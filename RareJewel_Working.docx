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0" w:type="dxa"/>
        <w:tblW w:w="0" w:type="auto"/>
        <w:tblCellMar>
          <w:left w:w="0" w:type="dxa"/>
          <w:top w:w="0" w:type="dxa"/>
          <w:right w:w="0" w:type="dxa"/>
          <w:bottom w:w="0" w:type="dxa"/>
        </w:tblCellMa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Change w:id="0" w:author="Derek" w:date="2026-09-28T17:06:07Z" oouserid="Derek">
          <w:tblPr>
            <w:tblInd w:w="0" w:type="dxa"/>
            <w:tblW w:w="0" w:type="auto"/>
            <w:tblCellMar>
              <w:left w:w="0" w:type="dxa"/>
              <w:top w:w="0" w:type="dxa"/>
              <w:right w:w="0" w:type="dxa"/>
              <w:bottom w:w="0" w:type="dxa"/>
            </w:tblCellMa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Pr>
        </w:tblPrChange>
      </w:tblPr>
      <w:tblGrid>
        <w:gridCol w:w="2864"/>
        <w:gridCol w:w="4067"/>
        <w:gridCol w:w="3608"/>
      </w:tblGrid>
      <w:tr>
        <w:trPr>
          <w:jc w:val="left"/>
          <w:ins w:id="1" w:author="Derek" w:date="2026-09-28T17:06:07Z" oouserid="Derek"/>
        </w:trPr>
        <w:tc>
          <w:tcPr>
            <w:tcBorders/>
            <w:tcMar>
              <w:left w:w="28" w:type="dxa"/>
              <w:top w:w="28" w:type="dxa"/>
              <w:right w:w="28" w:type="dxa"/>
              <w:bottom w:w="28" w:type="dxa"/>
            </w:tcMar>
            <w:tcW w:w="2864" w:type="dxa"/>
            <w:vAlign w:val="center"/>
          </w:tcPr>
          <w:p w14:paraId="1F9D8FD2">
            <w:pPr>
              <w:pStyle w:val="1164"/>
              <w:pBdr/>
              <w:spacing w:after="0" w:before="0" w:line="240" w:lineRule="auto"/>
              <w:ind/>
              <w:jc w:val="center"/>
              <w:rPr>
                <w:ins w:id="2" w:author="Derek" w:date="2026-09-28T17:06:07Z" oouserid="Derek"/>
                <w:b/>
                <w:bCs/>
                <w:sz w:val="24"/>
                <w:szCs w:val="24"/>
                <w:u w:val="none"/>
                <w:cs/>
              </w:rPr>
            </w:pPr>
            <w:ins w:id="3" w:author="Derek" w:date="2026-09-28T17:06:07Z" oouserid="Derek">
              <w:r>
                <w:rPr>
                  <w:rFonts w:ascii="Liberation Serif" w:hAnsi="Liberation Serif" w:eastAsia="Liberation Serif" w:cs="Liberation Serif"/>
                  <w:b/>
                  <w:bCs/>
                  <w:sz w:val="24"/>
                  <w:szCs w:val="24"/>
                  <w:u w:val="none"/>
                  <w:cs/>
                </w:rPr>
                <w:t xml:space="preserve">What you see</w:t>
              </w:r>
            </w:ins>
            <w:ins w:id="4" w:author="Derek" w:date="2026-09-28T17:06:07Z" oouserid="Derek">
              <w:r>
                <w:rPr>
                  <w:b/>
                  <w:bCs/>
                  <w:sz w:val="24"/>
                  <w:szCs w:val="24"/>
                  <w:u w:val="none"/>
                  <w:cs/>
                </w:rPr>
              </w:r>
            </w:ins>
            <w:ins w:id="5" w:author="Derek" w:date="2026-09-28T17:06:07Z" oouserid="Derek">
              <w:r>
                <w:rPr>
                  <w:b/>
                  <w:bCs/>
                  <w:sz w:val="24"/>
                  <w:szCs w:val="24"/>
                  <w:u w:val="none"/>
                  <w:cs/>
                </w:rPr>
              </w:r>
            </w:ins>
          </w:p>
        </w:tc>
        <w:tc>
          <w:tcPr>
            <w:tcBorders/>
            <w:tcMar>
              <w:left w:w="28" w:type="dxa"/>
              <w:top w:w="28" w:type="dxa"/>
              <w:right w:w="28" w:type="dxa"/>
              <w:bottom w:w="28" w:type="dxa"/>
            </w:tcMar>
            <w:tcW w:w="4067" w:type="dxa"/>
            <w:vAlign w:val="center"/>
          </w:tcPr>
          <w:p w14:paraId="31DF43F7">
            <w:pPr>
              <w:pStyle w:val="1164"/>
              <w:pBdr/>
              <w:spacing w:after="0" w:before="0" w:line="240" w:lineRule="auto"/>
              <w:ind/>
              <w:jc w:val="center"/>
              <w:rPr>
                <w:ins w:id="6" w:author="Derek" w:date="2026-09-28T17:06:07Z" oouserid="Derek"/>
                <w:b/>
                <w:bCs/>
                <w:sz w:val="24"/>
                <w:szCs w:val="24"/>
                <w:u w:val="none"/>
                <w:cs/>
              </w:rPr>
            </w:pPr>
            <w:ins w:id="7" w:author="Derek" w:date="2026-09-28T17:06:07Z" oouserid="Derek">
              <w:r>
                <w:rPr>
                  <w:rFonts w:ascii="Liberation Serif" w:hAnsi="Liberation Serif" w:eastAsia="Liberation Serif" w:cs="Liberation Serif"/>
                  <w:b/>
                  <w:bCs/>
                  <w:sz w:val="24"/>
                  <w:szCs w:val="24"/>
                  <w:u w:val="none"/>
                  <w:cs/>
                </w:rPr>
                <w:t xml:space="preserve">What it generally means</w:t>
              </w:r>
            </w:ins>
            <w:ins w:id="8" w:author="Derek" w:date="2026-09-28T17:06:07Z" oouserid="Derek">
              <w:r>
                <w:rPr>
                  <w:b/>
                  <w:bCs/>
                  <w:sz w:val="24"/>
                  <w:szCs w:val="24"/>
                  <w:u w:val="none"/>
                  <w:cs/>
                </w:rPr>
              </w:r>
            </w:ins>
            <w:ins w:id="9" w:author="Derek" w:date="2026-09-28T17:06:07Z" oouserid="Derek">
              <w:r>
                <w:rPr>
                  <w:b/>
                  <w:bCs/>
                  <w:sz w:val="24"/>
                  <w:szCs w:val="24"/>
                  <w:u w:val="none"/>
                  <w:cs/>
                </w:rPr>
              </w:r>
            </w:ins>
          </w:p>
        </w:tc>
        <w:tc>
          <w:tcPr>
            <w:tcBorders/>
            <w:tcMar>
              <w:left w:w="28" w:type="dxa"/>
              <w:top w:w="28" w:type="dxa"/>
              <w:right w:w="28" w:type="dxa"/>
              <w:bottom w:w="28" w:type="dxa"/>
            </w:tcMar>
            <w:tcW w:w="3608" w:type="dxa"/>
            <w:vAlign w:val="center"/>
          </w:tcPr>
          <w:p w14:paraId="78721B24">
            <w:pPr>
              <w:pStyle w:val="1164"/>
              <w:pBdr/>
              <w:spacing w:after="0" w:before="0" w:line="240" w:lineRule="auto"/>
              <w:ind/>
              <w:jc w:val="center"/>
              <w:rPr>
                <w:ins w:id="10" w:author="Derek" w:date="2026-09-28T17:06:07Z" oouserid="Derek"/>
                <w:b/>
                <w:bCs/>
                <w:sz w:val="24"/>
                <w:szCs w:val="24"/>
                <w:u w:val="none"/>
                <w:cs/>
              </w:rPr>
            </w:pPr>
            <w:ins w:id="11" w:author="Derek" w:date="2026-09-28T17:06:07Z" oouserid="Derek">
              <w:r>
                <w:rPr>
                  <w:rFonts w:ascii="Liberation Serif" w:hAnsi="Liberation Serif" w:eastAsia="Liberation Serif" w:cs="Liberation Serif"/>
                  <w:b/>
                  <w:bCs/>
                  <w:sz w:val="24"/>
                  <w:szCs w:val="24"/>
                  <w:u w:val="none"/>
                  <w:cs/>
                </w:rPr>
                <w:t xml:space="preserve">Keep in your edition?</w:t>
              </w:r>
            </w:ins>
            <w:ins w:id="12" w:author="Derek" w:date="2026-09-28T17:06:07Z" oouserid="Derek">
              <w:r>
                <w:rPr>
                  <w:b/>
                  <w:bCs/>
                  <w:sz w:val="24"/>
                  <w:szCs w:val="24"/>
                  <w:u w:val="none"/>
                  <w:cs/>
                </w:rPr>
              </w:r>
            </w:ins>
            <w:ins w:id="13" w:author="Derek" w:date="2026-09-28T17:06:07Z" oouserid="Derek">
              <w:r>
                <w:rPr>
                  <w:b/>
                  <w:bCs/>
                  <w:sz w:val="24"/>
                  <w:szCs w:val="24"/>
                  <w:u w:val="none"/>
                  <w:cs/>
                </w:rPr>
              </w:r>
            </w:ins>
          </w:p>
        </w:tc>
      </w:tr>
      <w:tr>
        <w:trPr>
          <w:jc w:val="left"/>
          <w:ins w:id="14" w:author="Derek" w:date="2026-09-28T17:06:07Z" oouserid="Derek"/>
        </w:trPr>
        <w:tc>
          <w:tcPr>
            <w:tcBorders/>
            <w:tcMar>
              <w:left w:w="28" w:type="dxa"/>
              <w:top w:w="28" w:type="dxa"/>
              <w:right w:w="28" w:type="dxa"/>
              <w:bottom w:w="28" w:type="dxa"/>
            </w:tcMar>
            <w:tcW w:w="2864" w:type="dxa"/>
            <w:vAlign w:val="center"/>
          </w:tcPr>
          <w:p w14:paraId="393EFA47">
            <w:pPr>
              <w:pStyle w:val="1165"/>
              <w:pBdr/>
              <w:spacing w:after="0" w:before="0" w:line="240" w:lineRule="auto"/>
              <w:ind/>
              <w:rPr>
                <w:ins w:id="15" w:author="Derek" w:date="2026-09-28T17:06:07Z" oouserid="Derek"/>
                <w:sz w:val="24"/>
                <w:u w:val="none"/>
              </w:rPr>
            </w:pPr>
            <w:ins w:id="16" w:author="Derek" w:date="2026-09-28T17:06:07Z" oouserid="Derek">
              <w:r>
                <w:rPr>
                  <w:rStyle w:val="1166"/>
                  <w:rFonts w:ascii="Liberation Serif" w:hAnsi="Liberation Serif" w:eastAsia="Liberation Serif" w:cs="Liberation Serif"/>
                  <w:sz w:val="24"/>
                  <w:szCs w:val="24"/>
                  <w:u w:val="none"/>
                  <w:cs/>
                </w:rPr>
                <w:t xml:space="preserve">∣</w:t>
              </w:r>
            </w:ins>
            <w:ins w:id="17" w:author="Derek" w:date="2026-09-28T17:06:07Z" oouserid="Derek">
              <w:r>
                <w:rPr>
                  <w:rFonts w:ascii="Liberation Serif" w:hAnsi="Liberation Serif" w:eastAsia="Liberation Serif" w:cs="Liberation Serif"/>
                  <w:sz w:val="24"/>
                  <w:u w:val="none"/>
                </w:rPr>
                <w:t xml:space="preserve"> inside a word</w:t>
              </w:r>
            </w:ins>
            <w:ins w:id="18" w:author="Derek" w:date="2026-09-28T17:06:07Z" oouserid="Derek">
              <w:r>
                <w:rPr>
                  <w:sz w:val="24"/>
                  <w:u w:val="none"/>
                </w:rPr>
              </w:r>
            </w:ins>
            <w:ins w:id="19" w:author="Derek" w:date="2026-09-28T17:06:07Z" oouserid="Derek">
              <w:r>
                <w:rPr>
                  <w:sz w:val="24"/>
                  <w:u w:val="none"/>
                </w:rPr>
              </w:r>
            </w:ins>
          </w:p>
        </w:tc>
        <w:tc>
          <w:tcPr>
            <w:tcBorders/>
            <w:tcMar>
              <w:left w:w="28" w:type="dxa"/>
              <w:top w:w="28" w:type="dxa"/>
              <w:right w:w="28" w:type="dxa"/>
              <w:bottom w:w="28" w:type="dxa"/>
            </w:tcMar>
            <w:tcW w:w="4067" w:type="dxa"/>
            <w:vAlign w:val="center"/>
          </w:tcPr>
          <w:p w14:paraId="62FA60C9">
            <w:pPr>
              <w:pStyle w:val="1165"/>
              <w:pBdr/>
              <w:spacing w:after="0" w:before="0" w:line="240" w:lineRule="auto"/>
              <w:ind/>
              <w:rPr>
                <w:ins w:id="20" w:author="Derek" w:date="2026-09-28T17:06:07Z" oouserid="Derek"/>
                <w:sz w:val="24"/>
                <w:u w:val="none"/>
              </w:rPr>
            </w:pPr>
            <w:ins w:id="21" w:author="Derek" w:date="2026-09-28T17:06:07Z" oouserid="Derek">
              <w:r>
                <w:rPr>
                  <w:rFonts w:ascii="Liberation Serif" w:hAnsi="Liberation Serif" w:eastAsia="Liberation Serif" w:cs="Liberation Serif"/>
                  <w:sz w:val="24"/>
                  <w:u w:val="none"/>
                </w:rPr>
                <w:t xml:space="preserve">Word was divided across a line in the original</w:t>
              </w:r>
            </w:ins>
            <w:ins w:id="22" w:author="Derek" w:date="2026-09-28T17:06:07Z" oouserid="Derek">
              <w:r>
                <w:rPr>
                  <w:sz w:val="24"/>
                  <w:u w:val="none"/>
                </w:rPr>
              </w:r>
            </w:ins>
            <w:ins w:id="23" w:author="Derek" w:date="2026-09-28T17:06:07Z" oouserid="Derek">
              <w:r>
                <w:rPr>
                  <w:sz w:val="24"/>
                  <w:u w:val="none"/>
                </w:rPr>
              </w:r>
            </w:ins>
          </w:p>
        </w:tc>
        <w:tc>
          <w:tcPr>
            <w:tcBorders/>
            <w:tcMar>
              <w:left w:w="28" w:type="dxa"/>
              <w:top w:w="28" w:type="dxa"/>
              <w:right w:w="28" w:type="dxa"/>
              <w:bottom w:w="28" w:type="dxa"/>
            </w:tcMar>
            <w:tcW w:w="3608" w:type="dxa"/>
            <w:vAlign w:val="center"/>
          </w:tcPr>
          <w:p w14:paraId="6B192F00">
            <w:pPr>
              <w:pStyle w:val="1165"/>
              <w:pBdr/>
              <w:spacing w:after="0" w:before="0" w:line="240" w:lineRule="auto"/>
              <w:ind/>
              <w:rPr>
                <w:ins w:id="24" w:author="Derek" w:date="2026-09-28T17:06:07Z" oouserid="Derek"/>
                <w:sz w:val="24"/>
                <w:u w:val="none"/>
              </w:rPr>
            </w:pPr>
            <w:ins w:id="25" w:author="Derek" w:date="2026-09-28T17:06:07Z" oouserid="Derek">
              <w:r>
                <w:rPr>
                  <w:rStyle w:val="1068"/>
                  <w:rFonts w:ascii="Liberation Serif" w:hAnsi="Liberation Serif" w:eastAsia="Liberation Serif" w:cs="Liberation Serif"/>
                  <w:b/>
                  <w:bCs/>
                  <w:sz w:val="24"/>
                  <w:szCs w:val="24"/>
                  <w:u w:val="none"/>
                  <w:cs/>
                </w:rPr>
                <w:t xml:space="preserve">No</w:t>
              </w:r>
            </w:ins>
            <w:ins w:id="26" w:author="Derek" w:date="2026-09-28T17:06:07Z" oouserid="Derek">
              <w:r>
                <w:rPr>
                  <w:sz w:val="24"/>
                  <w:u w:val="none"/>
                </w:rPr>
              </w:r>
            </w:ins>
            <w:ins w:id="27" w:author="Derek" w:date="2026-09-28T17:06:07Z" oouserid="Derek">
              <w:r>
                <w:rPr>
                  <w:sz w:val="24"/>
                  <w:u w:val="none"/>
                </w:rPr>
              </w:r>
            </w:ins>
          </w:p>
        </w:tc>
      </w:tr>
      <w:tr>
        <w:trPr>
          <w:jc w:val="left"/>
          <w:ins w:id="28" w:author="Derek" w:date="2026-09-28T17:06:07Z" oouserid="Derek"/>
        </w:trPr>
        <w:tc>
          <w:tcPr>
            <w:tcBorders/>
            <w:tcMar>
              <w:left w:w="28" w:type="dxa"/>
              <w:top w:w="28" w:type="dxa"/>
              <w:right w:w="28" w:type="dxa"/>
              <w:bottom w:w="28" w:type="dxa"/>
            </w:tcMar>
            <w:tcW w:w="2864" w:type="dxa"/>
            <w:vAlign w:val="center"/>
          </w:tcPr>
          <w:p w14:paraId="5471DB96">
            <w:pPr>
              <w:pStyle w:val="1165"/>
              <w:pBdr/>
              <w:spacing w:after="0" w:before="0" w:line="240" w:lineRule="auto"/>
              <w:ind/>
              <w:rPr>
                <w:ins w:id="29" w:author="Derek" w:date="2026-09-28T17:06:07Z" oouserid="Derek"/>
                <w:sz w:val="24"/>
                <w:u w:val="none"/>
              </w:rPr>
            </w:pPr>
            <w:ins w:id="30" w:author="Derek" w:date="2026-09-28T17:06:07Z" oouserid="Derek">
              <w:r>
                <w:rPr>
                  <w:rStyle w:val="1166"/>
                  <w:rFonts w:ascii="Liberation Mono" w:hAnsi="Liberation Mono" w:eastAsia="Liberation Mono" w:cs="Liberation Mono"/>
                  <w:sz w:val="24"/>
                  <w:szCs w:val="24"/>
                  <w:u w:val="none"/>
                  <w:cs/>
                </w:rPr>
                <w:t xml:space="preserve">[word]</w:t>
              </w:r>
            </w:ins>
            <w:ins w:id="31" w:author="Derek" w:date="2026-09-28T17:06:07Z" oouserid="Derek">
              <w:r>
                <w:rPr>
                  <w:sz w:val="24"/>
                  <w:u w:val="none"/>
                </w:rPr>
              </w:r>
            </w:ins>
            <w:ins w:id="32" w:author="Derek" w:date="2026-09-28T17:06:07Z" oouserid="Derek">
              <w:r>
                <w:rPr>
                  <w:sz w:val="24"/>
                  <w:u w:val="none"/>
                </w:rPr>
              </w:r>
            </w:ins>
          </w:p>
        </w:tc>
        <w:tc>
          <w:tcPr>
            <w:tcBorders/>
            <w:tcMar>
              <w:left w:w="28" w:type="dxa"/>
              <w:top w:w="28" w:type="dxa"/>
              <w:right w:w="28" w:type="dxa"/>
              <w:bottom w:w="28" w:type="dxa"/>
            </w:tcMar>
            <w:tcW w:w="4067" w:type="dxa"/>
            <w:vAlign w:val="center"/>
          </w:tcPr>
          <w:p w14:paraId="7FFC5F59">
            <w:pPr>
              <w:pStyle w:val="1165"/>
              <w:pBdr/>
              <w:spacing w:after="0" w:before="0" w:line="240" w:lineRule="auto"/>
              <w:ind/>
              <w:rPr>
                <w:ins w:id="33" w:author="Derek" w:date="2026-09-28T17:06:07Z" oouserid="Derek"/>
                <w:sz w:val="24"/>
                <w:u w:val="none"/>
              </w:rPr>
            </w:pPr>
            <w:ins w:id="34" w:author="Derek" w:date="2026-09-28T17:06:07Z" oouserid="Derek">
              <w:r>
                <w:rPr>
                  <w:rFonts w:ascii="Liberation Serif" w:hAnsi="Liberation Serif" w:eastAsia="Liberation Serif" w:cs="Liberation Serif"/>
                  <w:sz w:val="24"/>
                  <w:u w:val="none"/>
                </w:rPr>
                <w:t xml:space="preserve">Could be Burroughs's brackets </w:t>
              </w:r>
            </w:ins>
            <w:ins w:id="35" w:author="Derek" w:date="2026-09-28T17:06:07Z" oouserid="Derek">
              <w:r>
                <w:rPr>
                  <w:rStyle w:val="1068"/>
                  <w:rFonts w:ascii="Liberation Serif" w:hAnsi="Liberation Serif" w:eastAsia="Liberation Serif" w:cs="Liberation Serif"/>
                  <w:b/>
                  <w:bCs/>
                  <w:sz w:val="24"/>
                  <w:szCs w:val="24"/>
                  <w:u w:val="none"/>
                  <w:cs/>
                </w:rPr>
                <w:t xml:space="preserve">or TCP-supplied material</w:t>
              </w:r>
            </w:ins>
            <w:ins w:id="36" w:author="Derek" w:date="2026-09-28T17:06:07Z" oouserid="Derek">
              <w:r>
                <w:rPr>
                  <w:rFonts w:ascii="Liberation Serif" w:hAnsi="Liberation Serif" w:eastAsia="Liberation Serif" w:cs="Liberation Serif"/>
                  <w:sz w:val="24"/>
                  <w:u w:val="none"/>
                </w:rPr>
                <w:t xml:space="preserve">; must inspect context</w:t>
              </w:r>
            </w:ins>
            <w:ins w:id="37" w:author="Derek" w:date="2026-09-28T17:06:07Z" oouserid="Derek">
              <w:r>
                <w:rPr>
                  <w:sz w:val="24"/>
                  <w:u w:val="none"/>
                </w:rPr>
              </w:r>
            </w:ins>
            <w:ins w:id="38" w:author="Derek" w:date="2026-09-28T17:06:07Z" oouserid="Derek">
              <w:r>
                <w:rPr>
                  <w:sz w:val="24"/>
                  <w:u w:val="none"/>
                </w:rPr>
              </w:r>
            </w:ins>
          </w:p>
        </w:tc>
        <w:tc>
          <w:tcPr>
            <w:tcBorders/>
            <w:tcMar>
              <w:left w:w="28" w:type="dxa"/>
              <w:top w:w="28" w:type="dxa"/>
              <w:right w:w="28" w:type="dxa"/>
              <w:bottom w:w="28" w:type="dxa"/>
            </w:tcMar>
            <w:tcW w:w="3608" w:type="dxa"/>
            <w:vAlign w:val="center"/>
          </w:tcPr>
          <w:p w14:paraId="34D0EA3A">
            <w:pPr>
              <w:pStyle w:val="1165"/>
              <w:pBdr/>
              <w:spacing w:after="0" w:before="0" w:line="240" w:lineRule="auto"/>
              <w:ind/>
              <w:rPr>
                <w:ins w:id="39" w:author="Derek" w:date="2026-09-28T17:06:07Z" oouserid="Derek"/>
                <w:sz w:val="24"/>
                <w:u w:val="none"/>
              </w:rPr>
            </w:pPr>
            <w:ins w:id="40" w:author="Derek" w:date="2026-09-28T17:06:07Z" oouserid="Derek">
              <w:r>
                <w:rPr>
                  <w:rStyle w:val="1068"/>
                  <w:rFonts w:ascii="Liberation Serif" w:hAnsi="Liberation Serif" w:eastAsia="Liberation Serif" w:cs="Liberation Serif"/>
                  <w:b/>
                  <w:bCs/>
                  <w:sz w:val="24"/>
                  <w:szCs w:val="24"/>
                  <w:u w:val="none"/>
                  <w:cs/>
                </w:rPr>
                <w:t xml:space="preserve">Depends</w:t>
              </w:r>
            </w:ins>
            <w:ins w:id="41" w:author="Derek" w:date="2026-09-28T17:06:07Z" oouserid="Derek">
              <w:r>
                <w:rPr>
                  <w:sz w:val="24"/>
                  <w:u w:val="none"/>
                </w:rPr>
              </w:r>
            </w:ins>
            <w:ins w:id="42" w:author="Derek" w:date="2026-09-28T17:06:07Z" oouserid="Derek">
              <w:r>
                <w:rPr>
                  <w:sz w:val="24"/>
                  <w:u w:val="none"/>
                </w:rPr>
              </w:r>
            </w:ins>
          </w:p>
        </w:tc>
      </w:tr>
      <w:tr>
        <w:trPr>
          <w:jc w:val="left"/>
          <w:ins w:id="43" w:author="Derek" w:date="2026-09-28T17:06:07Z" oouserid="Derek"/>
        </w:trPr>
        <w:tc>
          <w:tcPr>
            <w:tcBorders/>
            <w:tcMar>
              <w:left w:w="28" w:type="dxa"/>
              <w:top w:w="28" w:type="dxa"/>
              <w:right w:w="28" w:type="dxa"/>
              <w:bottom w:w="28" w:type="dxa"/>
            </w:tcMar>
            <w:tcW w:w="2864" w:type="dxa"/>
            <w:vAlign w:val="center"/>
          </w:tcPr>
          <w:p w14:paraId="0F631824">
            <w:pPr>
              <w:pStyle w:val="1165"/>
              <w:pBdr/>
              <w:spacing w:after="0" w:before="0" w:line="240" w:lineRule="auto"/>
              <w:ind/>
              <w:rPr>
                <w:ins w:id="44" w:author="Derek" w:date="2026-09-28T17:06:07Z" oouserid="Derek"/>
                <w:sz w:val="24"/>
                <w:u w:val="none"/>
              </w:rPr>
            </w:pPr>
            <w:ins w:id="45" w:author="Derek" w:date="2026-09-28T17:06:07Z" oouserid="Derek">
              <w:r>
                <w:rPr>
                  <w:rStyle w:val="1166"/>
                  <w:rFonts w:ascii="Liberation Mono" w:hAnsi="Liberation Mono" w:eastAsia="Liberation Mono" w:cs="Liberation Mono"/>
                  <w:sz w:val="24"/>
                  <w:szCs w:val="24"/>
                  <w:u w:val="none"/>
                  <w:cs/>
                </w:rPr>
                <w:t xml:space="preserve">* 1.1</w:t>
              </w:r>
            </w:ins>
            <w:ins w:id="46" w:author="Derek" w:date="2026-09-28T17:06:07Z" oouserid="Derek">
              <w:r>
                <w:rPr>
                  <w:rFonts w:ascii="Liberation Serif" w:hAnsi="Liberation Serif" w:eastAsia="Liberation Serif" w:cs="Liberation Serif"/>
                  <w:sz w:val="24"/>
                  <w:u w:val="none"/>
                </w:rPr>
                <w:t xml:space="preserve">, </w:t>
              </w:r>
            </w:ins>
            <w:ins w:id="47" w:author="Derek" w:date="2026-09-28T17:06:07Z" oouserid="Derek">
              <w:r>
                <w:rPr>
                  <w:rStyle w:val="1166"/>
                  <w:rFonts w:ascii="Liberation Mono" w:hAnsi="Liberation Mono" w:eastAsia="Liberation Mono" w:cs="Liberation Mono"/>
                  <w:sz w:val="24"/>
                  <w:szCs w:val="24"/>
                  <w:u w:val="none"/>
                  <w:cs/>
                </w:rPr>
                <w:t xml:space="preserve">* 1.2</w:t>
              </w:r>
            </w:ins>
            <w:ins w:id="48" w:author="Derek" w:date="2026-09-28T17:06:07Z" oouserid="Derek">
              <w:r>
                <w:rPr>
                  <w:sz w:val="24"/>
                  <w:u w:val="none"/>
                </w:rPr>
              </w:r>
            </w:ins>
            <w:ins w:id="49" w:author="Derek" w:date="2026-09-28T17:06:07Z" oouserid="Derek">
              <w:r>
                <w:rPr>
                  <w:sz w:val="24"/>
                  <w:u w:val="none"/>
                </w:rPr>
              </w:r>
            </w:ins>
          </w:p>
        </w:tc>
        <w:tc>
          <w:tcPr>
            <w:tcBorders/>
            <w:tcMar>
              <w:left w:w="28" w:type="dxa"/>
              <w:top w:w="28" w:type="dxa"/>
              <w:right w:w="28" w:type="dxa"/>
              <w:bottom w:w="28" w:type="dxa"/>
            </w:tcMar>
            <w:tcW w:w="4067" w:type="dxa"/>
            <w:vAlign w:val="center"/>
          </w:tcPr>
          <w:p w14:paraId="31AB4462">
            <w:pPr>
              <w:pStyle w:val="1165"/>
              <w:pBdr/>
              <w:spacing w:after="0" w:before="0" w:line="240" w:lineRule="auto"/>
              <w:ind/>
              <w:rPr>
                <w:ins w:id="50" w:author="Derek" w:date="2026-09-28T17:06:07Z" oouserid="Derek"/>
                <w:sz w:val="24"/>
                <w:u w:val="none"/>
              </w:rPr>
            </w:pPr>
            <w:ins w:id="51" w:author="Derek" w:date="2026-09-28T17:06:07Z" oouserid="Derek">
              <w:r>
                <w:rPr>
                  <w:rFonts w:ascii="Liberation Serif" w:hAnsi="Liberation Serif" w:eastAsia="Liberation Serif" w:cs="Liberation Serif"/>
                  <w:sz w:val="24"/>
                  <w:u w:val="none"/>
                </w:rPr>
                <w:t xml:space="preserve">TCP apparatus/footnote references associated with non-Latin text or other encoded material</w:t>
              </w:r>
            </w:ins>
            <w:ins w:id="52" w:author="Derek" w:date="2026-09-28T17:06:07Z" oouserid="Derek">
              <w:r>
                <w:rPr>
                  <w:sz w:val="24"/>
                  <w:u w:val="none"/>
                </w:rPr>
              </w:r>
            </w:ins>
            <w:ins w:id="53" w:author="Derek" w:date="2026-09-28T17:06:07Z" oouserid="Derek">
              <w:r>
                <w:rPr>
                  <w:sz w:val="24"/>
                  <w:u w:val="none"/>
                </w:rPr>
              </w:r>
            </w:ins>
          </w:p>
        </w:tc>
        <w:tc>
          <w:tcPr>
            <w:tcBorders/>
            <w:tcMar>
              <w:left w:w="28" w:type="dxa"/>
              <w:top w:w="28" w:type="dxa"/>
              <w:right w:w="28" w:type="dxa"/>
              <w:bottom w:w="28" w:type="dxa"/>
            </w:tcMar>
            <w:tcW w:w="3608" w:type="dxa"/>
            <w:vAlign w:val="center"/>
          </w:tcPr>
          <w:p w14:paraId="4CC1EF98">
            <w:pPr>
              <w:pStyle w:val="1165"/>
              <w:pBdr/>
              <w:spacing w:after="0" w:before="0" w:line="240" w:lineRule="auto"/>
              <w:ind/>
              <w:rPr>
                <w:ins w:id="54" w:author="Derek" w:date="2026-09-28T17:06:07Z" oouserid="Derek"/>
                <w:sz w:val="24"/>
                <w:u w:val="none"/>
              </w:rPr>
            </w:pPr>
            <w:ins w:id="55" w:author="Derek" w:date="2026-09-28T17:06:07Z" oouserid="Derek">
              <w:r>
                <w:rPr>
                  <w:rStyle w:val="1068"/>
                  <w:rFonts w:ascii="Liberation Serif" w:hAnsi="Liberation Serif" w:eastAsia="Liberation Serif" w:cs="Liberation Serif"/>
                  <w:b/>
                  <w:bCs/>
                  <w:sz w:val="24"/>
                  <w:szCs w:val="24"/>
                  <w:u w:val="none"/>
                  <w:cs/>
                </w:rPr>
                <w:t xml:space="preserve">No</w:t>
              </w:r>
            </w:ins>
            <w:ins w:id="56" w:author="Derek" w:date="2026-09-28T17:06:07Z" oouserid="Derek">
              <w:r>
                <w:rPr>
                  <w:rFonts w:ascii="Liberation Serif" w:hAnsi="Liberation Serif" w:eastAsia="Liberation Serif" w:cs="Liberation Serif"/>
                  <w:sz w:val="24"/>
                  <w:u w:val="none"/>
                </w:rPr>
                <w:t xml:space="preserve"> — replace with your own apparatus if useful</w:t>
              </w:r>
            </w:ins>
            <w:ins w:id="57" w:author="Derek" w:date="2026-09-28T17:06:07Z" oouserid="Derek">
              <w:r>
                <w:rPr>
                  <w:sz w:val="24"/>
                  <w:u w:val="none"/>
                </w:rPr>
              </w:r>
            </w:ins>
            <w:ins w:id="58" w:author="Derek" w:date="2026-09-28T17:06:07Z" oouserid="Derek">
              <w:r>
                <w:rPr>
                  <w:sz w:val="24"/>
                  <w:u w:val="none"/>
                </w:rPr>
              </w:r>
            </w:ins>
          </w:p>
        </w:tc>
      </w:tr>
      <w:tr>
        <w:trPr>
          <w:jc w:val="left"/>
          <w:ins w:id="59" w:author="Derek" w:date="2026-09-28T17:06:07Z" oouserid="Derek"/>
        </w:trPr>
        <w:tc>
          <w:tcPr>
            <w:tcBorders/>
            <w:tcMar>
              <w:left w:w="28" w:type="dxa"/>
              <w:top w:w="28" w:type="dxa"/>
              <w:right w:w="28" w:type="dxa"/>
              <w:bottom w:w="28" w:type="dxa"/>
            </w:tcMar>
            <w:tcW w:w="2864" w:type="dxa"/>
            <w:vAlign w:val="center"/>
          </w:tcPr>
          <w:p w14:paraId="6E31C2AC">
            <w:pPr>
              <w:pStyle w:val="1165"/>
              <w:pBdr/>
              <w:spacing w:after="0" w:before="0" w:line="240" w:lineRule="auto"/>
              <w:ind/>
              <w:rPr>
                <w:ins w:id="60" w:author="Derek" w:date="2026-09-28T17:06:07Z" oouserid="Derek"/>
                <w:sz w:val="24"/>
                <w:u w:val="none"/>
              </w:rPr>
            </w:pPr>
            <w:ins w:id="61" w:author="Derek" w:date="2026-09-28T17:06:07Z" oouserid="Derek">
              <w:r>
                <w:rPr>
                  <w:rStyle w:val="1166"/>
                  <w:rFonts w:ascii="NSimSun" w:hAnsi="NSimSun" w:eastAsia="NSimSun" w:cs="NSimSun"/>
                  <w:sz w:val="24"/>
                  <w:szCs w:val="24"/>
                  <w:u w:val="none"/>
                  <w:cs/>
                </w:rPr>
                <w:t xml:space="preserve">〈 </w:t>
              </w:r>
            </w:ins>
            <w:ins w:id="62" w:author="Derek" w:date="2026-09-28T17:06:07Z" oouserid="Derek">
              <w:r>
                <w:rPr>
                  <w:rStyle w:val="1166"/>
                  <w:rFonts w:ascii="Liberation Mono" w:hAnsi="Liberation Mono" w:eastAsia="Liberation Mono" w:cs="Liberation Mono"/>
                  <w:sz w:val="24"/>
                  <w:szCs w:val="24"/>
                  <w:u w:val="none"/>
                  <w:cs/>
                </w:rPr>
                <w:t xml:space="preserve">in non-Latin alphabet </w:t>
              </w:r>
            </w:ins>
            <w:ins w:id="63" w:author="Derek" w:date="2026-09-28T17:06:07Z" oouserid="Derek">
              <w:r>
                <w:rPr>
                  <w:rStyle w:val="1166"/>
                  <w:rFonts w:ascii="NSimSun" w:hAnsi="NSimSun" w:eastAsia="NSimSun" w:cs="NSimSun"/>
                  <w:sz w:val="24"/>
                  <w:szCs w:val="24"/>
                  <w:u w:val="none"/>
                  <w:cs/>
                </w:rPr>
                <w:t xml:space="preserve">〉</w:t>
              </w:r>
            </w:ins>
            <w:ins w:id="64" w:author="Derek" w:date="2026-09-28T17:06:07Z" oouserid="Derek">
              <w:r>
                <w:rPr>
                  <w:sz w:val="24"/>
                  <w:u w:val="none"/>
                </w:rPr>
              </w:r>
            </w:ins>
            <w:ins w:id="65" w:author="Derek" w:date="2026-09-28T17:06:07Z" oouserid="Derek">
              <w:r>
                <w:rPr>
                  <w:sz w:val="24"/>
                  <w:u w:val="none"/>
                </w:rPr>
              </w:r>
            </w:ins>
          </w:p>
        </w:tc>
        <w:tc>
          <w:tcPr>
            <w:tcBorders/>
            <w:tcMar>
              <w:left w:w="28" w:type="dxa"/>
              <w:top w:w="28" w:type="dxa"/>
              <w:right w:w="28" w:type="dxa"/>
              <w:bottom w:w="28" w:type="dxa"/>
            </w:tcMar>
            <w:tcW w:w="4067" w:type="dxa"/>
            <w:vAlign w:val="center"/>
          </w:tcPr>
          <w:p w14:paraId="1579C8F7">
            <w:pPr>
              <w:pStyle w:val="1165"/>
              <w:pBdr/>
              <w:spacing w:after="0" w:before="0" w:line="240" w:lineRule="auto"/>
              <w:ind/>
              <w:rPr>
                <w:ins w:id="66" w:author="Derek" w:date="2026-09-28T17:06:07Z" oouserid="Derek"/>
                <w:sz w:val="24"/>
                <w:u w:val="none"/>
              </w:rPr>
            </w:pPr>
            <w:ins w:id="67" w:author="Derek" w:date="2026-09-28T17:06:07Z" oouserid="Derek">
              <w:r>
                <w:rPr>
                  <w:rFonts w:ascii="Liberation Serif" w:hAnsi="Liberation Serif" w:eastAsia="Liberation Serif" w:cs="Liberation Serif"/>
                  <w:sz w:val="24"/>
                  <w:u w:val="none"/>
                </w:rPr>
                <w:t xml:space="preserve">TCP is indicating non-Latin characters (e.g. Greek/Hebrew) that aren't being displayed normally</w:t>
              </w:r>
            </w:ins>
            <w:ins w:id="68" w:author="Derek" w:date="2026-09-28T17:06:07Z" oouserid="Derek">
              <w:r>
                <w:rPr>
                  <w:sz w:val="24"/>
                  <w:u w:val="none"/>
                </w:rPr>
              </w:r>
            </w:ins>
            <w:ins w:id="69" w:author="Derek" w:date="2026-09-28T17:06:07Z" oouserid="Derek">
              <w:r>
                <w:rPr>
                  <w:sz w:val="24"/>
                  <w:u w:val="none"/>
                </w:rPr>
              </w:r>
            </w:ins>
          </w:p>
        </w:tc>
        <w:tc>
          <w:tcPr>
            <w:tcBorders/>
            <w:tcMar>
              <w:left w:w="28" w:type="dxa"/>
              <w:top w:w="28" w:type="dxa"/>
              <w:right w:w="28" w:type="dxa"/>
              <w:bottom w:w="28" w:type="dxa"/>
            </w:tcMar>
            <w:tcW w:w="3608" w:type="dxa"/>
            <w:vAlign w:val="center"/>
          </w:tcPr>
          <w:p w14:paraId="12BFEF5A">
            <w:pPr>
              <w:pStyle w:val="1165"/>
              <w:pBdr/>
              <w:spacing w:after="0" w:before="0" w:line="240" w:lineRule="auto"/>
              <w:ind/>
              <w:rPr>
                <w:ins w:id="70" w:author="Derek" w:date="2026-09-28T17:06:07Z" oouserid="Derek"/>
                <w:sz w:val="24"/>
                <w:u w:val="none"/>
              </w:rPr>
            </w:pPr>
            <w:ins w:id="71" w:author="Derek" w:date="2026-09-28T17:06:07Z" oouserid="Derek">
              <w:r>
                <w:rPr>
                  <w:rStyle w:val="1068"/>
                  <w:rFonts w:ascii="Liberation Serif" w:hAnsi="Liberation Serif" w:eastAsia="Liberation Serif" w:cs="Liberation Serif"/>
                  <w:b/>
                  <w:bCs/>
                  <w:sz w:val="24"/>
                  <w:szCs w:val="24"/>
                  <w:u w:val="none"/>
                  <w:cs/>
                </w:rPr>
                <w:t xml:space="preserve">No</w:t>
              </w:r>
            </w:ins>
            <w:ins w:id="72" w:author="Derek" w:date="2026-09-28T17:06:07Z" oouserid="Derek">
              <w:r>
                <w:rPr>
                  <w:rFonts w:ascii="Liberation Serif" w:hAnsi="Liberation Serif" w:eastAsia="Liberation Serif" w:cs="Liberation Serif"/>
                  <w:sz w:val="24"/>
                  <w:u w:val="none"/>
                </w:rPr>
                <w:t xml:space="preserve"> — reconstruct the actual word if confidently identifiable</w:t>
              </w:r>
            </w:ins>
            <w:ins w:id="73" w:author="Derek" w:date="2026-09-28T17:06:07Z" oouserid="Derek">
              <w:r>
                <w:rPr>
                  <w:sz w:val="24"/>
                  <w:u w:val="none"/>
                </w:rPr>
              </w:r>
            </w:ins>
            <w:ins w:id="74" w:author="Derek" w:date="2026-09-28T17:06:07Z" oouserid="Derek">
              <w:r>
                <w:rPr>
                  <w:sz w:val="24"/>
                  <w:u w:val="none"/>
                </w:rPr>
              </w:r>
            </w:ins>
          </w:p>
        </w:tc>
      </w:tr>
      <w:tr>
        <w:trPr>
          <w:jc w:val="left"/>
          <w:ins w:id="75" w:author="Derek" w:date="2026-09-28T17:06:07Z" oouserid="Derek"/>
        </w:trPr>
        <w:tc>
          <w:tcPr>
            <w:tcBorders/>
            <w:tcMar>
              <w:left w:w="28" w:type="dxa"/>
              <w:top w:w="28" w:type="dxa"/>
              <w:right w:w="28" w:type="dxa"/>
              <w:bottom w:w="28" w:type="dxa"/>
            </w:tcMar>
            <w:tcW w:w="2864" w:type="dxa"/>
            <w:vAlign w:val="center"/>
          </w:tcPr>
          <w:p w14:paraId="2B291AC9">
            <w:pPr>
              <w:pStyle w:val="1165"/>
              <w:pBdr/>
              <w:spacing w:after="0" w:before="0" w:line="240" w:lineRule="auto"/>
              <w:ind/>
              <w:rPr>
                <w:ins w:id="76" w:author="Derek" w:date="2026-09-28T17:06:07Z" oouserid="Derek"/>
                <w:sz w:val="24"/>
                <w:u w:val="none"/>
              </w:rPr>
            </w:pPr>
            <w:ins w:id="77" w:author="Derek" w:date="2026-09-28T17:06:07Z" oouserid="Derek">
              <w:r>
                <w:rPr>
                  <w:rStyle w:val="1166"/>
                  <w:rFonts w:ascii="Liberation Mono" w:hAnsi="Liberation Mono" w:eastAsia="Liberation Mono" w:cs="Liberation Mono"/>
                  <w:sz w:val="24"/>
                  <w:szCs w:val="24"/>
                  <w:u w:val="none"/>
                  <w:cs/>
                </w:rPr>
                <w:t xml:space="preserve">*</w:t>
              </w:r>
            </w:ins>
            <w:ins w:id="78" w:author="Derek" w:date="2026-09-28T17:06:07Z" oouserid="Derek">
              <w:r>
                <w:rPr>
                  <w:rFonts w:ascii="Liberation Serif" w:hAnsi="Liberation Serif" w:eastAsia="Liberation Serif" w:cs="Liberation Serif"/>
                  <w:sz w:val="24"/>
                  <w:u w:val="none"/>
                </w:rPr>
                <w:t xml:space="preserve"> / superscript reference numbers</w:t>
              </w:r>
            </w:ins>
            <w:ins w:id="79" w:author="Derek" w:date="2026-09-28T17:06:07Z" oouserid="Derek">
              <w:r>
                <w:rPr>
                  <w:sz w:val="24"/>
                  <w:u w:val="none"/>
                </w:rPr>
              </w:r>
            </w:ins>
            <w:ins w:id="80" w:author="Derek" w:date="2026-09-28T17:06:07Z" oouserid="Derek">
              <w:r>
                <w:rPr>
                  <w:sz w:val="24"/>
                  <w:u w:val="none"/>
                </w:rPr>
              </w:r>
            </w:ins>
          </w:p>
        </w:tc>
        <w:tc>
          <w:tcPr>
            <w:tcBorders/>
            <w:tcMar>
              <w:left w:w="28" w:type="dxa"/>
              <w:top w:w="28" w:type="dxa"/>
              <w:right w:w="28" w:type="dxa"/>
              <w:bottom w:w="28" w:type="dxa"/>
            </w:tcMar>
            <w:tcW w:w="4067" w:type="dxa"/>
            <w:vAlign w:val="center"/>
          </w:tcPr>
          <w:p w14:paraId="62DC4251">
            <w:pPr>
              <w:pStyle w:val="1165"/>
              <w:pBdr/>
              <w:spacing w:after="0" w:before="0" w:line="240" w:lineRule="auto"/>
              <w:ind/>
              <w:rPr>
                <w:ins w:id="81" w:author="Derek" w:date="2026-09-28T17:06:07Z" oouserid="Derek"/>
                <w:sz w:val="24"/>
                <w:u w:val="none"/>
              </w:rPr>
            </w:pPr>
            <w:ins w:id="82" w:author="Derek" w:date="2026-09-28T17:06:07Z" oouserid="Derek">
              <w:r>
                <w:rPr>
                  <w:rFonts w:ascii="Liberation Serif" w:hAnsi="Liberation Serif" w:eastAsia="Liberation Serif" w:cs="Liberation Serif"/>
                  <w:sz w:val="24"/>
                  <w:u w:val="none"/>
                </w:rPr>
                <w:t xml:space="preserve">Usually links to an annotation/footnote or encoded apparatus</w:t>
              </w:r>
            </w:ins>
            <w:ins w:id="83" w:author="Derek" w:date="2026-09-28T17:06:07Z" oouserid="Derek">
              <w:r>
                <w:rPr>
                  <w:sz w:val="24"/>
                  <w:u w:val="none"/>
                </w:rPr>
              </w:r>
            </w:ins>
            <w:ins w:id="84" w:author="Derek" w:date="2026-09-28T17:06:07Z" oouserid="Derek">
              <w:r>
                <w:rPr>
                  <w:sz w:val="24"/>
                  <w:u w:val="none"/>
                </w:rPr>
              </w:r>
            </w:ins>
          </w:p>
        </w:tc>
        <w:tc>
          <w:tcPr>
            <w:tcBorders/>
            <w:tcMar>
              <w:left w:w="28" w:type="dxa"/>
              <w:top w:w="28" w:type="dxa"/>
              <w:right w:w="28" w:type="dxa"/>
              <w:bottom w:w="28" w:type="dxa"/>
            </w:tcMar>
            <w:tcW w:w="3608" w:type="dxa"/>
            <w:vAlign w:val="center"/>
          </w:tcPr>
          <w:p w14:paraId="57B4A551">
            <w:pPr>
              <w:pStyle w:val="1165"/>
              <w:pBdr/>
              <w:spacing w:after="0" w:before="0" w:line="240" w:lineRule="auto"/>
              <w:ind/>
              <w:rPr>
                <w:ins w:id="85" w:author="Derek" w:date="2026-09-28T17:06:07Z" oouserid="Derek"/>
                <w:sz w:val="24"/>
                <w:u w:val="none"/>
              </w:rPr>
            </w:pPr>
            <w:ins w:id="86" w:author="Derek" w:date="2026-09-28T17:06:07Z" oouserid="Derek">
              <w:r>
                <w:rPr>
                  <w:rStyle w:val="1068"/>
                  <w:rFonts w:ascii="Liberation Serif" w:hAnsi="Liberation Serif" w:eastAsia="Liberation Serif" w:cs="Liberation Serif"/>
                  <w:b/>
                  <w:bCs/>
                  <w:sz w:val="24"/>
                  <w:szCs w:val="24"/>
                  <w:u w:val="none"/>
                  <w:cs/>
                </w:rPr>
                <w:t xml:space="preserve">Investigate</w:t>
              </w:r>
            </w:ins>
            <w:ins w:id="87" w:author="Derek" w:date="2026-09-28T17:06:07Z" oouserid="Derek">
              <w:r>
                <w:rPr>
                  <w:sz w:val="24"/>
                  <w:u w:val="none"/>
                </w:rPr>
              </w:r>
            </w:ins>
            <w:ins w:id="88" w:author="Derek" w:date="2026-09-28T17:06:07Z" oouserid="Derek">
              <w:r>
                <w:rPr>
                  <w:sz w:val="24"/>
                  <w:u w:val="none"/>
                </w:rPr>
              </w:r>
            </w:ins>
          </w:p>
        </w:tc>
      </w:tr>
      <w:tr>
        <w:trPr>
          <w:jc w:val="left"/>
          <w:ins w:id="89" w:author="Derek" w:date="2026-09-28T17:06:07Z" oouserid="Derek"/>
        </w:trPr>
        <w:tc>
          <w:tcPr>
            <w:tcBorders/>
            <w:tcMar>
              <w:left w:w="28" w:type="dxa"/>
              <w:top w:w="28" w:type="dxa"/>
              <w:right w:w="28" w:type="dxa"/>
              <w:bottom w:w="28" w:type="dxa"/>
            </w:tcMar>
            <w:tcW w:w="2864" w:type="dxa"/>
            <w:vAlign w:val="center"/>
          </w:tcPr>
          <w:p w14:paraId="50541334">
            <w:pPr>
              <w:pStyle w:val="1165"/>
              <w:pBdr/>
              <w:spacing w:after="0" w:before="0" w:line="240" w:lineRule="auto"/>
              <w:ind/>
              <w:rPr>
                <w:ins w:id="90" w:author="Derek" w:date="2026-09-28T17:06:07Z" oouserid="Derek"/>
                <w:sz w:val="24"/>
                <w:u w:val="none"/>
              </w:rPr>
            </w:pPr>
            <w:ins w:id="91" w:author="Derek" w:date="2026-09-28T17:06:07Z" oouserid="Derek">
              <w:r>
                <w:rPr>
                  <w:rStyle w:val="1166"/>
                  <w:rFonts w:ascii="Liberation Mono" w:hAnsi="Liberation Mono" w:eastAsia="Liberation Mono" w:cs="Liberation Mono"/>
                  <w:sz w:val="24"/>
                  <w:szCs w:val="24"/>
                  <w:u w:val="none"/>
                  <w:cs/>
                </w:rPr>
                <w:t xml:space="preserve">ſ</w:t>
              </w:r>
            </w:ins>
            <w:ins w:id="92" w:author="Derek" w:date="2026-09-28T17:06:07Z" oouserid="Derek">
              <w:r>
                <w:rPr>
                  <w:sz w:val="24"/>
                  <w:u w:val="none"/>
                </w:rPr>
              </w:r>
            </w:ins>
            <w:ins w:id="93" w:author="Derek" w:date="2026-09-28T17:06:07Z" oouserid="Derek">
              <w:r>
                <w:rPr>
                  <w:sz w:val="24"/>
                  <w:u w:val="none"/>
                </w:rPr>
              </w:r>
            </w:ins>
          </w:p>
        </w:tc>
        <w:tc>
          <w:tcPr>
            <w:tcBorders/>
            <w:tcMar>
              <w:left w:w="28" w:type="dxa"/>
              <w:top w:w="28" w:type="dxa"/>
              <w:right w:w="28" w:type="dxa"/>
              <w:bottom w:w="28" w:type="dxa"/>
            </w:tcMar>
            <w:tcW w:w="4067" w:type="dxa"/>
            <w:vAlign w:val="center"/>
          </w:tcPr>
          <w:p w14:paraId="7C250FAA">
            <w:pPr>
              <w:pStyle w:val="1165"/>
              <w:pBdr/>
              <w:spacing w:after="0" w:before="0" w:line="240" w:lineRule="auto"/>
              <w:ind/>
              <w:rPr>
                <w:ins w:id="94" w:author="Derek" w:date="2026-09-28T17:06:07Z" oouserid="Derek"/>
                <w:sz w:val="24"/>
                <w:u w:val="none"/>
              </w:rPr>
            </w:pPr>
            <w:ins w:id="95" w:author="Derek" w:date="2026-09-28T17:06:07Z" oouserid="Derek">
              <w:r>
                <w:rPr>
                  <w:rFonts w:ascii="Liberation Serif" w:hAnsi="Liberation Serif" w:eastAsia="Liberation Serif" w:cs="Liberation Serif"/>
                  <w:sz w:val="24"/>
                  <w:u w:val="none"/>
                </w:rPr>
                <w:t xml:space="preserve">Long </w:t>
              </w:r>
            </w:ins>
            <w:ins w:id="96" w:author="Derek" w:date="2026-09-28T17:06:07Z" oouserid="Derek">
              <w:r>
                <w:rPr>
                  <w:rStyle w:val="1067"/>
                  <w:rFonts w:ascii="Liberation Serif" w:hAnsi="Liberation Serif" w:eastAsia="Liberation Serif" w:cs="Liberation Serif"/>
                  <w:i/>
                  <w:iCs/>
                  <w:sz w:val="24"/>
                  <w:szCs w:val="24"/>
                  <w:u w:val="none"/>
                  <w:cs/>
                </w:rPr>
                <w:t xml:space="preserve">s</w:t>
              </w:r>
            </w:ins>
            <w:ins w:id="97" w:author="Derek" w:date="2026-09-28T17:06:07Z" oouserid="Derek">
              <w:r>
                <w:rPr>
                  <w:rFonts w:ascii="Liberation Serif" w:hAnsi="Liberation Serif" w:eastAsia="Liberation Serif" w:cs="Liberation Serif"/>
                  <w:sz w:val="24"/>
                  <w:u w:val="none"/>
                </w:rPr>
                <w:t xml:space="preserve">, an actual early-modern typographical form</w:t>
              </w:r>
            </w:ins>
            <w:ins w:id="98" w:author="Derek" w:date="2026-09-28T17:06:07Z" oouserid="Derek">
              <w:r>
                <w:rPr>
                  <w:sz w:val="24"/>
                  <w:u w:val="none"/>
                </w:rPr>
              </w:r>
            </w:ins>
            <w:ins w:id="99" w:author="Derek" w:date="2026-09-28T17:06:07Z" oouserid="Derek">
              <w:r>
                <w:rPr>
                  <w:sz w:val="24"/>
                  <w:u w:val="none"/>
                </w:rPr>
              </w:r>
            </w:ins>
          </w:p>
        </w:tc>
        <w:tc>
          <w:tcPr>
            <w:tcBorders/>
            <w:tcMar>
              <w:left w:w="28" w:type="dxa"/>
              <w:top w:w="28" w:type="dxa"/>
              <w:right w:w="28" w:type="dxa"/>
              <w:bottom w:w="28" w:type="dxa"/>
            </w:tcMar>
            <w:tcW w:w="3608" w:type="dxa"/>
            <w:vAlign w:val="center"/>
          </w:tcPr>
          <w:p w14:paraId="6017B24E">
            <w:pPr>
              <w:pStyle w:val="1165"/>
              <w:pBdr/>
              <w:spacing w:after="0" w:before="0" w:line="240" w:lineRule="auto"/>
              <w:ind/>
              <w:rPr>
                <w:ins w:id="100" w:author="Derek" w:date="2026-09-28T17:06:07Z" oouserid="Derek"/>
                <w:sz w:val="24"/>
                <w:u w:val="none"/>
              </w:rPr>
            </w:pPr>
            <w:ins w:id="101" w:author="Derek" w:date="2026-09-28T17:06:07Z" oouserid="Derek">
              <w:r>
                <w:rPr>
                  <w:rStyle w:val="1068"/>
                  <w:rFonts w:ascii="Liberation Serif" w:hAnsi="Liberation Serif" w:eastAsia="Liberation Serif" w:cs="Liberation Serif"/>
                  <w:b/>
                  <w:bCs/>
                  <w:sz w:val="24"/>
                  <w:szCs w:val="24"/>
                  <w:u w:val="none"/>
                  <w:cs/>
                </w:rPr>
                <w:t xml:space="preserve">Usually no</w:t>
              </w:r>
            </w:ins>
            <w:ins w:id="102" w:author="Derek" w:date="2026-09-28T17:06:07Z" oouserid="Derek">
              <w:r>
                <w:rPr>
                  <w:rFonts w:ascii="Liberation Serif" w:hAnsi="Liberation Serif" w:eastAsia="Liberation Serif" w:cs="Liberation Serif"/>
                  <w:sz w:val="24"/>
                  <w:u w:val="none"/>
                </w:rPr>
                <w:t xml:space="preserve"> — render as ordinary </w:t>
              </w:r>
            </w:ins>
            <w:ins w:id="103" w:author="Derek" w:date="2026-09-28T17:06:07Z" oouserid="Derek">
              <w:r>
                <w:rPr>
                  <w:rStyle w:val="1166"/>
                  <w:rFonts w:ascii="Liberation Mono" w:hAnsi="Liberation Mono" w:eastAsia="Liberation Mono" w:cs="Liberation Mono"/>
                  <w:sz w:val="24"/>
                  <w:szCs w:val="24"/>
                  <w:u w:val="none"/>
                  <w:cs/>
                </w:rPr>
                <w:t xml:space="preserve">s</w:t>
              </w:r>
            </w:ins>
            <w:ins w:id="104" w:author="Derek" w:date="2026-09-28T17:06:07Z" oouserid="Derek">
              <w:r>
                <w:rPr>
                  <w:rFonts w:ascii="Liberation Serif" w:hAnsi="Liberation Serif" w:eastAsia="Liberation Serif" w:cs="Liberation Serif"/>
                  <w:sz w:val="24"/>
                  <w:u w:val="none"/>
                </w:rPr>
                <w:t xml:space="preserve"> unless reproducing typography</w:t>
              </w:r>
            </w:ins>
            <w:ins w:id="105" w:author="Derek" w:date="2026-09-28T17:06:07Z" oouserid="Derek">
              <w:r>
                <w:rPr>
                  <w:sz w:val="24"/>
                  <w:u w:val="none"/>
                </w:rPr>
              </w:r>
            </w:ins>
            <w:ins w:id="106" w:author="Derek" w:date="2026-09-28T17:06:07Z" oouserid="Derek">
              <w:r>
                <w:rPr>
                  <w:sz w:val="24"/>
                  <w:u w:val="none"/>
                </w:rPr>
              </w:r>
            </w:ins>
          </w:p>
        </w:tc>
      </w:tr>
      <w:tr>
        <w:trPr>
          <w:jc w:val="left"/>
          <w:ins w:id="107" w:author="Derek" w:date="2026-09-28T17:06:07Z" oouserid="Derek"/>
        </w:trPr>
        <w:tc>
          <w:tcPr>
            <w:tcBorders/>
            <w:tcMar>
              <w:left w:w="28" w:type="dxa"/>
              <w:top w:w="28" w:type="dxa"/>
              <w:right w:w="28" w:type="dxa"/>
              <w:bottom w:w="28" w:type="dxa"/>
            </w:tcMar>
            <w:tcW w:w="2864" w:type="dxa"/>
            <w:vAlign w:val="center"/>
          </w:tcPr>
          <w:p w14:paraId="1FCD0A67">
            <w:pPr>
              <w:pStyle w:val="1165"/>
              <w:pBdr/>
              <w:spacing w:after="0" w:before="0" w:line="240" w:lineRule="auto"/>
              <w:ind/>
              <w:rPr>
                <w:ins w:id="108" w:author="Derek" w:date="2026-09-28T17:06:07Z" oouserid="Derek"/>
                <w:sz w:val="24"/>
                <w:u w:val="none"/>
              </w:rPr>
            </w:pPr>
            <w:ins w:id="109" w:author="Derek" w:date="2026-09-28T17:06:07Z" oouserid="Derek">
              <w:r>
                <w:rPr>
                  <w:rStyle w:val="1166"/>
                  <w:rFonts w:ascii="Liberation Mono" w:hAnsi="Liberation Mono" w:eastAsia="Liberation Mono" w:cs="Liberation Mono"/>
                  <w:sz w:val="24"/>
                  <w:szCs w:val="24"/>
                  <w:u w:val="none"/>
                  <w:cs/>
                </w:rPr>
                <w:t xml:space="preserve">u</w:t>
              </w:r>
            </w:ins>
            <w:ins w:id="110" w:author="Derek" w:date="2026-09-28T17:06:07Z" oouserid="Derek">
              <w:r>
                <w:rPr>
                  <w:rFonts w:ascii="Liberation Serif" w:hAnsi="Liberation Serif" w:eastAsia="Liberation Serif" w:cs="Liberation Serif"/>
                  <w:sz w:val="24"/>
                  <w:u w:val="none"/>
                </w:rPr>
                <w:t xml:space="preserve"> / </w:t>
              </w:r>
            </w:ins>
            <w:ins w:id="111" w:author="Derek" w:date="2026-09-28T17:06:07Z" oouserid="Derek">
              <w:r>
                <w:rPr>
                  <w:rStyle w:val="1166"/>
                  <w:rFonts w:ascii="Liberation Mono" w:hAnsi="Liberation Mono" w:eastAsia="Liberation Mono" w:cs="Liberation Mono"/>
                  <w:sz w:val="24"/>
                  <w:szCs w:val="24"/>
                  <w:u w:val="none"/>
                  <w:cs/>
                </w:rPr>
                <w:t xml:space="preserve">v</w:t>
              </w:r>
            </w:ins>
            <w:ins w:id="112" w:author="Derek" w:date="2026-09-28T17:06:07Z" oouserid="Derek">
              <w:r>
                <w:rPr>
                  <w:rFonts w:ascii="Liberation Serif" w:hAnsi="Liberation Serif" w:eastAsia="Liberation Serif" w:cs="Liberation Serif"/>
                  <w:sz w:val="24"/>
                  <w:u w:val="none"/>
                </w:rPr>
                <w:t xml:space="preserve"> variations</w:t>
              </w:r>
            </w:ins>
            <w:ins w:id="113" w:author="Derek" w:date="2026-09-28T17:06:07Z" oouserid="Derek">
              <w:r>
                <w:rPr>
                  <w:sz w:val="24"/>
                  <w:u w:val="none"/>
                </w:rPr>
              </w:r>
            </w:ins>
            <w:ins w:id="114" w:author="Derek" w:date="2026-09-28T17:06:07Z" oouserid="Derek">
              <w:r>
                <w:rPr>
                  <w:sz w:val="24"/>
                  <w:u w:val="none"/>
                </w:rPr>
              </w:r>
            </w:ins>
          </w:p>
        </w:tc>
        <w:tc>
          <w:tcPr>
            <w:tcBorders/>
            <w:tcMar>
              <w:left w:w="28" w:type="dxa"/>
              <w:top w:w="28" w:type="dxa"/>
              <w:right w:w="28" w:type="dxa"/>
              <w:bottom w:w="28" w:type="dxa"/>
            </w:tcMar>
            <w:tcW w:w="4067" w:type="dxa"/>
            <w:vAlign w:val="center"/>
          </w:tcPr>
          <w:p w14:paraId="7F30925E">
            <w:pPr>
              <w:pStyle w:val="1165"/>
              <w:pBdr/>
              <w:spacing w:after="0" w:before="0" w:line="240" w:lineRule="auto"/>
              <w:ind/>
              <w:rPr>
                <w:ins w:id="115" w:author="Derek" w:date="2026-09-28T17:06:07Z" oouserid="Derek"/>
                <w:sz w:val="24"/>
                <w:u w:val="none"/>
              </w:rPr>
            </w:pPr>
            <w:ins w:id="116" w:author="Derek" w:date="2026-09-28T17:06:07Z" oouserid="Derek">
              <w:r>
                <w:rPr>
                  <w:rFonts w:ascii="Liberation Serif" w:hAnsi="Liberation Serif" w:eastAsia="Liberation Serif" w:cs="Liberation Serif"/>
                  <w:sz w:val="24"/>
                  <w:u w:val="none"/>
                </w:rPr>
                <w:t xml:space="preserve">Early-modern spelling/typography</w:t>
              </w:r>
            </w:ins>
            <w:ins w:id="117" w:author="Derek" w:date="2026-09-28T17:06:07Z" oouserid="Derek">
              <w:r>
                <w:rPr>
                  <w:sz w:val="24"/>
                  <w:u w:val="none"/>
                </w:rPr>
              </w:r>
            </w:ins>
            <w:ins w:id="118" w:author="Derek" w:date="2026-09-28T17:06:07Z" oouserid="Derek">
              <w:r>
                <w:rPr>
                  <w:sz w:val="24"/>
                  <w:u w:val="none"/>
                </w:rPr>
              </w:r>
            </w:ins>
          </w:p>
        </w:tc>
        <w:tc>
          <w:tcPr>
            <w:tcBorders/>
            <w:tcMar>
              <w:left w:w="28" w:type="dxa"/>
              <w:top w:w="28" w:type="dxa"/>
              <w:right w:w="28" w:type="dxa"/>
              <w:bottom w:w="28" w:type="dxa"/>
            </w:tcMar>
            <w:tcW w:w="3608" w:type="dxa"/>
            <w:vAlign w:val="center"/>
          </w:tcPr>
          <w:p w14:paraId="11A48AE8">
            <w:pPr>
              <w:pStyle w:val="1165"/>
              <w:pBdr/>
              <w:spacing w:after="0" w:before="0" w:line="240" w:lineRule="auto"/>
              <w:ind/>
              <w:rPr>
                <w:ins w:id="119" w:author="Derek" w:date="2026-09-28T17:06:07Z" oouserid="Derek"/>
                <w:sz w:val="24"/>
                <w:u w:val="none"/>
              </w:rPr>
            </w:pPr>
            <w:ins w:id="120" w:author="Derek" w:date="2026-09-28T17:06:07Z" oouserid="Derek">
              <w:r>
                <w:rPr>
                  <w:rStyle w:val="1068"/>
                  <w:rFonts w:ascii="Liberation Serif" w:hAnsi="Liberation Serif" w:eastAsia="Liberation Serif" w:cs="Liberation Serif"/>
                  <w:b/>
                  <w:bCs/>
                  <w:sz w:val="24"/>
                  <w:szCs w:val="24"/>
                  <w:u w:val="none"/>
                  <w:cs/>
                </w:rPr>
                <w:t xml:space="preserve">Preserve the spelling, but normalize only the typographical form if appropriate</w:t>
              </w:r>
            </w:ins>
            <w:ins w:id="121" w:author="Derek" w:date="2026-09-28T17:06:07Z" oouserid="Derek">
              <w:r>
                <w:rPr>
                  <w:sz w:val="24"/>
                  <w:u w:val="none"/>
                </w:rPr>
              </w:r>
            </w:ins>
            <w:ins w:id="122" w:author="Derek" w:date="2026-09-28T17:06:07Z" oouserid="Derek">
              <w:r>
                <w:rPr>
                  <w:sz w:val="24"/>
                  <w:u w:val="none"/>
                </w:rPr>
              </w:r>
            </w:ins>
          </w:p>
        </w:tc>
      </w:tr>
      <w:tr>
        <w:trPr>
          <w:jc w:val="left"/>
          <w:ins w:id="123" w:author="Derek" w:date="2026-09-28T17:06:07Z" oouserid="Derek"/>
        </w:trPr>
        <w:tc>
          <w:tcPr>
            <w:tcBorders/>
            <w:tcMar>
              <w:left w:w="28" w:type="dxa"/>
              <w:top w:w="28" w:type="dxa"/>
              <w:right w:w="28" w:type="dxa"/>
              <w:bottom w:w="28" w:type="dxa"/>
            </w:tcMar>
            <w:tcW w:w="2864" w:type="dxa"/>
            <w:vAlign w:val="center"/>
          </w:tcPr>
          <w:p w14:paraId="2CC24029">
            <w:pPr>
              <w:pStyle w:val="1165"/>
              <w:pBdr/>
              <w:spacing w:after="0" w:before="0" w:line="240" w:lineRule="auto"/>
              <w:ind/>
              <w:rPr>
                <w:ins w:id="124" w:author="Derek" w:date="2026-09-28T17:06:07Z" oouserid="Derek"/>
                <w:sz w:val="24"/>
                <w:u w:val="none"/>
              </w:rPr>
            </w:pPr>
            <w:ins w:id="125" w:author="Derek" w:date="2026-09-28T17:06:07Z" oouserid="Derek">
              <w:r>
                <w:rPr>
                  <w:rStyle w:val="1166"/>
                  <w:rFonts w:ascii="Liberation Mono" w:hAnsi="Liberation Mono" w:eastAsia="Liberation Mono" w:cs="Liberation Mono"/>
                  <w:sz w:val="24"/>
                  <w:szCs w:val="24"/>
                  <w:u w:val="none"/>
                  <w:cs/>
                </w:rPr>
                <w:t xml:space="preserve">i</w:t>
              </w:r>
            </w:ins>
            <w:ins w:id="126" w:author="Derek" w:date="2026-09-28T17:06:07Z" oouserid="Derek">
              <w:r>
                <w:rPr>
                  <w:rFonts w:ascii="Liberation Serif" w:hAnsi="Liberation Serif" w:eastAsia="Liberation Serif" w:cs="Liberation Serif"/>
                  <w:sz w:val="24"/>
                  <w:u w:val="none"/>
                </w:rPr>
                <w:t xml:space="preserve"> / </w:t>
              </w:r>
            </w:ins>
            <w:ins w:id="127" w:author="Derek" w:date="2026-09-28T17:06:07Z" oouserid="Derek">
              <w:r>
                <w:rPr>
                  <w:rStyle w:val="1166"/>
                  <w:rFonts w:ascii="Liberation Mono" w:hAnsi="Liberation Mono" w:eastAsia="Liberation Mono" w:cs="Liberation Mono"/>
                  <w:sz w:val="24"/>
                  <w:szCs w:val="24"/>
                  <w:u w:val="none"/>
                  <w:cs/>
                </w:rPr>
                <w:t xml:space="preserve">j</w:t>
              </w:r>
            </w:ins>
            <w:ins w:id="128" w:author="Derek" w:date="2026-09-28T17:06:07Z" oouserid="Derek">
              <w:r>
                <w:rPr>
                  <w:rFonts w:ascii="Liberation Serif" w:hAnsi="Liberation Serif" w:eastAsia="Liberation Serif" w:cs="Liberation Serif"/>
                  <w:sz w:val="24"/>
                  <w:u w:val="none"/>
                </w:rPr>
                <w:t xml:space="preserve"> variations</w:t>
              </w:r>
            </w:ins>
            <w:ins w:id="129" w:author="Derek" w:date="2026-09-28T17:06:07Z" oouserid="Derek">
              <w:r>
                <w:rPr>
                  <w:sz w:val="24"/>
                  <w:u w:val="none"/>
                </w:rPr>
              </w:r>
            </w:ins>
            <w:ins w:id="130" w:author="Derek" w:date="2026-09-28T17:06:07Z" oouserid="Derek">
              <w:r>
                <w:rPr>
                  <w:sz w:val="24"/>
                  <w:u w:val="none"/>
                </w:rPr>
              </w:r>
            </w:ins>
          </w:p>
        </w:tc>
        <w:tc>
          <w:tcPr>
            <w:tcBorders/>
            <w:tcMar>
              <w:left w:w="28" w:type="dxa"/>
              <w:top w:w="28" w:type="dxa"/>
              <w:right w:w="28" w:type="dxa"/>
              <w:bottom w:w="28" w:type="dxa"/>
            </w:tcMar>
            <w:tcW w:w="4067" w:type="dxa"/>
            <w:vAlign w:val="center"/>
          </w:tcPr>
          <w:p w14:paraId="406EE21D">
            <w:pPr>
              <w:pStyle w:val="1165"/>
              <w:pBdr/>
              <w:spacing w:after="0" w:before="0" w:line="240" w:lineRule="auto"/>
              <w:ind/>
              <w:rPr>
                <w:ins w:id="131" w:author="Derek" w:date="2026-09-28T17:06:07Z" oouserid="Derek"/>
                <w:sz w:val="24"/>
                <w:u w:val="none"/>
              </w:rPr>
            </w:pPr>
            <w:ins w:id="132" w:author="Derek" w:date="2026-09-28T17:06:07Z" oouserid="Derek">
              <w:r>
                <w:rPr>
                  <w:rFonts w:ascii="Liberation Serif" w:hAnsi="Liberation Serif" w:eastAsia="Liberation Serif" w:cs="Liberation Serif"/>
                  <w:sz w:val="24"/>
                  <w:u w:val="none"/>
                </w:rPr>
                <w:t xml:space="preserve">Early-modern typography</w:t>
              </w:r>
            </w:ins>
            <w:ins w:id="133" w:author="Derek" w:date="2026-09-28T17:06:07Z" oouserid="Derek">
              <w:r>
                <w:rPr>
                  <w:sz w:val="24"/>
                  <w:u w:val="none"/>
                </w:rPr>
              </w:r>
            </w:ins>
            <w:ins w:id="134" w:author="Derek" w:date="2026-09-28T17:06:07Z" oouserid="Derek">
              <w:r>
                <w:rPr>
                  <w:sz w:val="24"/>
                  <w:u w:val="none"/>
                </w:rPr>
              </w:r>
            </w:ins>
          </w:p>
        </w:tc>
        <w:tc>
          <w:tcPr>
            <w:tcBorders/>
            <w:tcMar>
              <w:left w:w="28" w:type="dxa"/>
              <w:top w:w="28" w:type="dxa"/>
              <w:right w:w="28" w:type="dxa"/>
              <w:bottom w:w="28" w:type="dxa"/>
            </w:tcMar>
            <w:tcW w:w="3608" w:type="dxa"/>
            <w:vAlign w:val="center"/>
          </w:tcPr>
          <w:p w14:paraId="75D56177">
            <w:pPr>
              <w:pStyle w:val="1165"/>
              <w:pBdr/>
              <w:spacing w:after="0" w:before="0" w:line="240" w:lineRule="auto"/>
              <w:ind/>
              <w:rPr>
                <w:ins w:id="135" w:author="Derek" w:date="2026-09-28T17:06:07Z" oouserid="Derek"/>
                <w:sz w:val="24"/>
                <w:u w:val="none"/>
              </w:rPr>
            </w:pPr>
            <w:ins w:id="136" w:author="Derek" w:date="2026-09-28T17:06:07Z" oouserid="Derek">
              <w:r>
                <w:rPr>
                  <w:rFonts w:ascii="Liberation Serif" w:hAnsi="Liberation Serif" w:eastAsia="Liberation Serif" w:cs="Liberation Serif"/>
                  <w:sz w:val="24"/>
                  <w:u w:val="none"/>
                </w:rPr>
                <w:t xml:space="preserve">Same principle</w:t>
              </w:r>
            </w:ins>
            <w:ins w:id="137" w:author="Derek" w:date="2026-09-28T17:06:07Z" oouserid="Derek">
              <w:r>
                <w:rPr>
                  <w:sz w:val="24"/>
                  <w:u w:val="none"/>
                </w:rPr>
              </w:r>
            </w:ins>
            <w:ins w:id="138" w:author="Derek" w:date="2026-09-28T17:06:07Z" oouserid="Derek">
              <w:r>
                <w:rPr>
                  <w:sz w:val="24"/>
                  <w:u w:val="none"/>
                </w:rPr>
              </w:r>
            </w:ins>
          </w:p>
        </w:tc>
      </w:tr>
      <w:tr>
        <w:trPr>
          <w:jc w:val="left"/>
          <w:ins w:id="139" w:author="Derek" w:date="2026-09-28T17:06:07Z" oouserid="Derek"/>
        </w:trPr>
        <w:tc>
          <w:tcPr>
            <w:tcBorders/>
            <w:tcMar>
              <w:left w:w="28" w:type="dxa"/>
              <w:top w:w="28" w:type="dxa"/>
              <w:right w:w="28" w:type="dxa"/>
              <w:bottom w:w="28" w:type="dxa"/>
            </w:tcMar>
            <w:tcW w:w="2864" w:type="dxa"/>
            <w:vAlign w:val="center"/>
          </w:tcPr>
          <w:p w14:paraId="3ABAB19F">
            <w:pPr>
              <w:pStyle w:val="1165"/>
              <w:pBdr/>
              <w:spacing w:after="0" w:before="0" w:line="240" w:lineRule="auto"/>
              <w:ind/>
              <w:rPr>
                <w:ins w:id="140" w:author="Derek" w:date="2026-09-28T17:06:07Z" oouserid="Derek"/>
                <w:sz w:val="24"/>
                <w:u w:val="none"/>
              </w:rPr>
            </w:pPr>
            <w:ins w:id="141" w:author="Derek" w:date="2026-09-28T17:06:07Z" oouserid="Derek">
              <w:r>
                <w:rPr>
                  <w:rStyle w:val="1166"/>
                  <w:rFonts w:ascii="Liberation Mono" w:hAnsi="Liberation Mono" w:eastAsia="Liberation Mono" w:cs="Liberation Mono"/>
                  <w:sz w:val="24"/>
                  <w:szCs w:val="24"/>
                  <w:u w:val="none"/>
                  <w:cs/>
                </w:rPr>
                <w:t xml:space="preserve">cleer</w:t>
              </w:r>
            </w:ins>
            <w:ins w:id="142" w:author="Derek" w:date="2026-09-28T17:06:07Z" oouserid="Derek">
              <w:r>
                <w:rPr>
                  <w:rFonts w:ascii="Liberation Serif" w:hAnsi="Liberation Serif" w:eastAsia="Liberation Serif" w:cs="Liberation Serif"/>
                  <w:sz w:val="24"/>
                  <w:u w:val="none"/>
                </w:rPr>
                <w:t xml:space="preserve">, </w:t>
              </w:r>
            </w:ins>
            <w:ins w:id="143" w:author="Derek" w:date="2026-09-28T17:06:07Z" oouserid="Derek">
              <w:r>
                <w:rPr>
                  <w:rStyle w:val="1166"/>
                  <w:rFonts w:ascii="Liberation Mono" w:hAnsi="Liberation Mono" w:eastAsia="Liberation Mono" w:cs="Liberation Mono"/>
                  <w:sz w:val="24"/>
                  <w:szCs w:val="24"/>
                  <w:u w:val="none"/>
                  <w:cs/>
                </w:rPr>
                <w:t xml:space="preserve">indeavour</w:t>
              </w:r>
            </w:ins>
            <w:ins w:id="144" w:author="Derek" w:date="2026-09-28T17:06:07Z" oouserid="Derek">
              <w:r>
                <w:rPr>
                  <w:rFonts w:ascii="Liberation Serif" w:hAnsi="Liberation Serif" w:eastAsia="Liberation Serif" w:cs="Liberation Serif"/>
                  <w:sz w:val="24"/>
                  <w:u w:val="none"/>
                </w:rPr>
                <w:t xml:space="preserve">, </w:t>
              </w:r>
            </w:ins>
            <w:ins w:id="145" w:author="Derek" w:date="2026-09-28T17:06:07Z" oouserid="Derek">
              <w:r>
                <w:rPr>
                  <w:rStyle w:val="1166"/>
                  <w:rFonts w:ascii="Liberation Mono" w:hAnsi="Liberation Mono" w:eastAsia="Liberation Mono" w:cs="Liberation Mono"/>
                  <w:sz w:val="24"/>
                  <w:szCs w:val="24"/>
                  <w:u w:val="none"/>
                  <w:cs/>
                </w:rPr>
                <w:t xml:space="preserve">labour</w:t>
              </w:r>
            </w:ins>
            <w:ins w:id="146" w:author="Derek" w:date="2026-09-28T17:06:07Z" oouserid="Derek">
              <w:r>
                <w:rPr>
                  <w:rFonts w:ascii="Liberation Serif" w:hAnsi="Liberation Serif" w:eastAsia="Liberation Serif" w:cs="Liberation Serif"/>
                  <w:sz w:val="24"/>
                  <w:u w:val="none"/>
                </w:rPr>
                <w:t xml:space="preserve">, etc.</w:t>
              </w:r>
            </w:ins>
            <w:ins w:id="147" w:author="Derek" w:date="2026-09-28T17:06:07Z" oouserid="Derek">
              <w:r>
                <w:rPr>
                  <w:sz w:val="24"/>
                  <w:u w:val="none"/>
                </w:rPr>
              </w:r>
            </w:ins>
            <w:ins w:id="148" w:author="Derek" w:date="2026-09-28T17:06:07Z" oouserid="Derek">
              <w:r>
                <w:rPr>
                  <w:sz w:val="24"/>
                  <w:u w:val="none"/>
                </w:rPr>
              </w:r>
            </w:ins>
          </w:p>
        </w:tc>
        <w:tc>
          <w:tcPr>
            <w:tcBorders/>
            <w:tcMar>
              <w:left w:w="28" w:type="dxa"/>
              <w:top w:w="28" w:type="dxa"/>
              <w:right w:w="28" w:type="dxa"/>
              <w:bottom w:w="28" w:type="dxa"/>
            </w:tcMar>
            <w:tcW w:w="4067" w:type="dxa"/>
            <w:vAlign w:val="center"/>
          </w:tcPr>
          <w:p w14:paraId="6F2C1EFA">
            <w:pPr>
              <w:pStyle w:val="1165"/>
              <w:pBdr/>
              <w:spacing w:after="0" w:before="0" w:line="240" w:lineRule="auto"/>
              <w:ind/>
              <w:rPr>
                <w:ins w:id="149" w:author="Derek" w:date="2026-09-28T17:06:07Z" oouserid="Derek"/>
                <w:sz w:val="24"/>
                <w:u w:val="none"/>
              </w:rPr>
            </w:pPr>
            <w:ins w:id="150" w:author="Derek" w:date="2026-09-28T17:06:07Z" oouserid="Derek">
              <w:r>
                <w:rPr>
                  <w:rFonts w:ascii="Liberation Serif" w:hAnsi="Liberation Serif" w:eastAsia="Liberation Serif" w:cs="Liberation Serif"/>
                  <w:sz w:val="24"/>
                  <w:u w:val="none"/>
                </w:rPr>
                <w:t xml:space="preserve">Historical spelling</w:t>
              </w:r>
            </w:ins>
            <w:ins w:id="151" w:author="Derek" w:date="2026-09-28T17:06:07Z" oouserid="Derek">
              <w:r>
                <w:rPr>
                  <w:sz w:val="24"/>
                  <w:u w:val="none"/>
                </w:rPr>
              </w:r>
            </w:ins>
            <w:ins w:id="152" w:author="Derek" w:date="2026-09-28T17:06:07Z" oouserid="Derek">
              <w:r>
                <w:rPr>
                  <w:sz w:val="24"/>
                  <w:u w:val="none"/>
                </w:rPr>
              </w:r>
            </w:ins>
          </w:p>
        </w:tc>
        <w:tc>
          <w:tcPr>
            <w:tcBorders/>
            <w:tcMar>
              <w:left w:w="28" w:type="dxa"/>
              <w:top w:w="28" w:type="dxa"/>
              <w:right w:w="28" w:type="dxa"/>
              <w:bottom w:w="28" w:type="dxa"/>
            </w:tcMar>
            <w:tcW w:w="3608" w:type="dxa"/>
            <w:vAlign w:val="center"/>
          </w:tcPr>
          <w:p w14:paraId="6E31956B">
            <w:pPr>
              <w:pStyle w:val="1165"/>
              <w:pBdr/>
              <w:spacing w:after="0" w:before="0" w:line="240" w:lineRule="auto"/>
              <w:ind/>
              <w:rPr>
                <w:ins w:id="153" w:author="Derek" w:date="2026-09-28T17:06:07Z" oouserid="Derek"/>
                <w:sz w:val="24"/>
                <w:u w:val="none"/>
              </w:rPr>
            </w:pPr>
            <w:ins w:id="154" w:author="Derek" w:date="2026-09-28T17:06:07Z" oouserid="Derek">
              <w:r>
                <w:rPr>
                  <w:rStyle w:val="1068"/>
                  <w:rFonts w:ascii="Liberation Serif" w:hAnsi="Liberation Serif" w:eastAsia="Liberation Serif" w:cs="Liberation Serif"/>
                  <w:b/>
                  <w:bCs/>
                  <w:sz w:val="24"/>
                  <w:szCs w:val="24"/>
                  <w:u w:val="none"/>
                  <w:cs/>
                </w:rPr>
                <w:t xml:space="preserve">Yes</w:t>
              </w:r>
            </w:ins>
            <w:ins w:id="155" w:author="Derek" w:date="2026-09-28T17:06:07Z" oouserid="Derek">
              <w:r>
                <w:rPr>
                  <w:sz w:val="24"/>
                  <w:u w:val="none"/>
                </w:rPr>
              </w:r>
            </w:ins>
            <w:ins w:id="156" w:author="Derek" w:date="2026-09-28T17:06:07Z" oouserid="Derek">
              <w:r>
                <w:rPr>
                  <w:sz w:val="24"/>
                  <w:u w:val="none"/>
                </w:rPr>
              </w:r>
            </w:ins>
          </w:p>
        </w:tc>
      </w:tr>
      <w:tr>
        <w:trPr>
          <w:jc w:val="left"/>
          <w:ins w:id="157" w:author="Derek" w:date="2026-09-28T17:06:07Z" oouserid="Derek"/>
        </w:trPr>
        <w:tc>
          <w:tcPr>
            <w:tcBorders/>
            <w:tcMar>
              <w:left w:w="28" w:type="dxa"/>
              <w:top w:w="28" w:type="dxa"/>
              <w:right w:w="28" w:type="dxa"/>
              <w:bottom w:w="28" w:type="dxa"/>
            </w:tcMar>
            <w:tcW w:w="2864" w:type="dxa"/>
            <w:vAlign w:val="center"/>
          </w:tcPr>
          <w:p w14:paraId="3FDAF105">
            <w:pPr>
              <w:pStyle w:val="1165"/>
              <w:pBdr/>
              <w:spacing w:after="0" w:before="0" w:line="240" w:lineRule="auto"/>
              <w:ind/>
              <w:rPr>
                <w:ins w:id="158" w:author="Derek" w:date="2026-09-28T17:06:07Z" oouserid="Derek"/>
                <w:sz w:val="24"/>
                <w:u w:val="none"/>
              </w:rPr>
            </w:pPr>
            <w:ins w:id="159" w:author="Derek" w:date="2026-09-28T17:06:07Z" oouserid="Derek">
              <w:r>
                <w:rPr>
                  <w:rFonts w:ascii="Liberation Serif" w:hAnsi="Liberation Serif" w:eastAsia="Liberation Serif" w:cs="Liberation Serif"/>
                  <w:sz w:val="24"/>
                  <w:u w:val="none"/>
                </w:rPr>
                <w:t xml:space="preserve">Capitalized nouns such as </w:t>
              </w:r>
            </w:ins>
            <w:ins w:id="160" w:author="Derek" w:date="2026-09-28T17:06:07Z" oouserid="Derek">
              <w:r>
                <w:rPr>
                  <w:rStyle w:val="1166"/>
                  <w:rFonts w:ascii="Liberation Mono" w:hAnsi="Liberation Mono" w:eastAsia="Liberation Mono" w:cs="Liberation Mono"/>
                  <w:sz w:val="24"/>
                  <w:szCs w:val="24"/>
                  <w:u w:val="none"/>
                  <w:cs/>
                </w:rPr>
                <w:t xml:space="preserve">Mystery</w:t>
              </w:r>
            </w:ins>
            <w:ins w:id="161" w:author="Derek" w:date="2026-09-28T17:06:07Z" oouserid="Derek">
              <w:r>
                <w:rPr>
                  <w:rFonts w:ascii="Liberation Serif" w:hAnsi="Liberation Serif" w:eastAsia="Liberation Serif" w:cs="Liberation Serif"/>
                  <w:sz w:val="24"/>
                  <w:u w:val="none"/>
                </w:rPr>
                <w:t xml:space="preserve">, </w:t>
              </w:r>
            </w:ins>
            <w:ins w:id="162" w:author="Derek" w:date="2026-09-28T17:06:07Z" oouserid="Derek">
              <w:r>
                <w:rPr>
                  <w:rStyle w:val="1166"/>
                  <w:rFonts w:ascii="Liberation Mono" w:hAnsi="Liberation Mono" w:eastAsia="Liberation Mono" w:cs="Liberation Mono"/>
                  <w:sz w:val="24"/>
                  <w:szCs w:val="24"/>
                  <w:u w:val="none"/>
                  <w:cs/>
                </w:rPr>
                <w:t xml:space="preserve">State</w:t>
              </w:r>
            </w:ins>
            <w:ins w:id="163" w:author="Derek" w:date="2026-09-28T17:06:07Z" oouserid="Derek">
              <w:r>
                <w:rPr>
                  <w:rFonts w:ascii="Liberation Serif" w:hAnsi="Liberation Serif" w:eastAsia="Liberation Serif" w:cs="Liberation Serif"/>
                  <w:sz w:val="24"/>
                  <w:u w:val="none"/>
                </w:rPr>
                <w:t xml:space="preserve">, etc.</w:t>
              </w:r>
            </w:ins>
            <w:ins w:id="164" w:author="Derek" w:date="2026-09-28T17:06:07Z" oouserid="Derek">
              <w:r>
                <w:rPr>
                  <w:sz w:val="24"/>
                  <w:u w:val="none"/>
                </w:rPr>
              </w:r>
            </w:ins>
            <w:ins w:id="165" w:author="Derek" w:date="2026-09-28T17:06:07Z" oouserid="Derek">
              <w:r>
                <w:rPr>
                  <w:sz w:val="24"/>
                  <w:u w:val="none"/>
                </w:rPr>
              </w:r>
            </w:ins>
          </w:p>
        </w:tc>
        <w:tc>
          <w:tcPr>
            <w:tcBorders/>
            <w:tcMar>
              <w:left w:w="28" w:type="dxa"/>
              <w:top w:w="28" w:type="dxa"/>
              <w:right w:w="28" w:type="dxa"/>
              <w:bottom w:w="28" w:type="dxa"/>
            </w:tcMar>
            <w:tcW w:w="4067" w:type="dxa"/>
            <w:vAlign w:val="center"/>
          </w:tcPr>
          <w:p w14:paraId="4D7D91BD">
            <w:pPr>
              <w:pStyle w:val="1165"/>
              <w:pBdr/>
              <w:spacing w:after="0" w:before="0" w:line="240" w:lineRule="auto"/>
              <w:ind/>
              <w:rPr>
                <w:ins w:id="166" w:author="Derek" w:date="2026-09-28T17:06:07Z" oouserid="Derek"/>
                <w:sz w:val="24"/>
                <w:u w:val="none"/>
              </w:rPr>
            </w:pPr>
            <w:ins w:id="167" w:author="Derek" w:date="2026-09-28T17:06:07Z" oouserid="Derek">
              <w:r>
                <w:rPr>
                  <w:rFonts w:ascii="Liberation Serif" w:hAnsi="Liberation Serif" w:eastAsia="Liberation Serif" w:cs="Liberation Serif"/>
                  <w:sz w:val="24"/>
                  <w:u w:val="none"/>
                </w:rPr>
                <w:t xml:space="preserve">Historical capitalization</w:t>
              </w:r>
            </w:ins>
            <w:ins w:id="168" w:author="Derek" w:date="2026-09-28T17:06:07Z" oouserid="Derek">
              <w:r>
                <w:rPr>
                  <w:sz w:val="24"/>
                  <w:u w:val="none"/>
                </w:rPr>
              </w:r>
            </w:ins>
            <w:ins w:id="169" w:author="Derek" w:date="2026-09-28T17:06:07Z" oouserid="Derek">
              <w:r>
                <w:rPr>
                  <w:sz w:val="24"/>
                  <w:u w:val="none"/>
                </w:rPr>
              </w:r>
            </w:ins>
          </w:p>
        </w:tc>
        <w:tc>
          <w:tcPr>
            <w:tcBorders/>
            <w:tcMar>
              <w:left w:w="28" w:type="dxa"/>
              <w:top w:w="28" w:type="dxa"/>
              <w:right w:w="28" w:type="dxa"/>
              <w:bottom w:w="28" w:type="dxa"/>
            </w:tcMar>
            <w:tcW w:w="3608" w:type="dxa"/>
            <w:vAlign w:val="center"/>
          </w:tcPr>
          <w:p w14:paraId="1EA99F18">
            <w:pPr>
              <w:pStyle w:val="1165"/>
              <w:pBdr/>
              <w:spacing w:after="0" w:before="0" w:line="240" w:lineRule="auto"/>
              <w:ind/>
              <w:rPr>
                <w:ins w:id="170" w:author="Derek" w:date="2026-09-28T17:06:07Z" oouserid="Derek"/>
                <w:sz w:val="24"/>
                <w:u w:val="none"/>
              </w:rPr>
            </w:pPr>
            <w:ins w:id="171" w:author="Derek" w:date="2026-09-28T17:06:07Z" oouserid="Derek">
              <w:r>
                <w:rPr>
                  <w:rStyle w:val="1068"/>
                  <w:rFonts w:ascii="Liberation Serif" w:hAnsi="Liberation Serif" w:eastAsia="Liberation Serif" w:cs="Liberation Serif"/>
                  <w:b/>
                  <w:bCs/>
                  <w:sz w:val="24"/>
                  <w:szCs w:val="24"/>
                  <w:u w:val="none"/>
                  <w:cs/>
                </w:rPr>
                <w:t xml:space="preserve">Yes</w:t>
              </w:r>
            </w:ins>
            <w:ins w:id="172" w:author="Derek" w:date="2026-09-28T17:06:07Z" oouserid="Derek">
              <w:r>
                <w:rPr>
                  <w:rFonts w:ascii="Liberation Serif" w:hAnsi="Liberation Serif" w:eastAsia="Liberation Serif" w:cs="Liberation Serif"/>
                  <w:sz w:val="24"/>
                  <w:u w:val="none"/>
                </w:rPr>
                <w:t xml:space="preserve">, if actually in Burroughs</w:t>
              </w:r>
            </w:ins>
            <w:ins w:id="173" w:author="Derek" w:date="2026-09-28T17:06:07Z" oouserid="Derek">
              <w:r>
                <w:rPr>
                  <w:sz w:val="24"/>
                  <w:u w:val="none"/>
                </w:rPr>
              </w:r>
            </w:ins>
            <w:ins w:id="174" w:author="Derek" w:date="2026-09-28T17:06:07Z" oouserid="Derek">
              <w:r>
                <w:rPr>
                  <w:sz w:val="24"/>
                  <w:u w:val="none"/>
                </w:rPr>
              </w:r>
            </w:ins>
          </w:p>
        </w:tc>
      </w:tr>
      <w:tr>
        <w:trPr>
          <w:jc w:val="left"/>
          <w:ins w:id="175" w:author="Derek" w:date="2026-09-28T17:06:07Z" oouserid="Derek"/>
        </w:trPr>
        <w:tc>
          <w:tcPr>
            <w:tcBorders/>
            <w:tcMar>
              <w:left w:w="28" w:type="dxa"/>
              <w:top w:w="28" w:type="dxa"/>
              <w:right w:w="28" w:type="dxa"/>
              <w:bottom w:w="28" w:type="dxa"/>
            </w:tcMar>
            <w:tcW w:w="2864" w:type="dxa"/>
            <w:vAlign w:val="center"/>
          </w:tcPr>
          <w:p w14:paraId="16542D14">
            <w:pPr>
              <w:pStyle w:val="1165"/>
              <w:pBdr/>
              <w:spacing w:after="0" w:before="0" w:line="240" w:lineRule="auto"/>
              <w:ind/>
              <w:rPr>
                <w:ins w:id="176" w:author="Derek" w:date="2026-09-28T17:06:07Z" oouserid="Derek"/>
                <w:sz w:val="24"/>
                <w:u w:val="none"/>
              </w:rPr>
            </w:pPr>
            <w:ins w:id="177" w:author="Derek" w:date="2026-09-28T17:06:07Z" oouserid="Derek">
              <w:r>
                <w:rPr>
                  <w:rFonts w:ascii="Liberation Serif" w:hAnsi="Liberation Serif" w:eastAsia="Liberation Serif" w:cs="Liberation Serif"/>
                  <w:sz w:val="24"/>
                  <w:u w:val="none"/>
                </w:rPr>
                <w:t xml:space="preserve">Italicized words</w:t>
              </w:r>
            </w:ins>
            <w:ins w:id="178" w:author="Derek" w:date="2026-09-28T17:06:07Z" oouserid="Derek">
              <w:r>
                <w:rPr>
                  <w:sz w:val="24"/>
                  <w:u w:val="none"/>
                </w:rPr>
              </w:r>
            </w:ins>
            <w:ins w:id="179" w:author="Derek" w:date="2026-09-28T17:06:07Z" oouserid="Derek">
              <w:r>
                <w:rPr>
                  <w:sz w:val="24"/>
                  <w:u w:val="none"/>
                </w:rPr>
              </w:r>
            </w:ins>
          </w:p>
        </w:tc>
        <w:tc>
          <w:tcPr>
            <w:tcBorders/>
            <w:tcMar>
              <w:left w:w="28" w:type="dxa"/>
              <w:top w:w="28" w:type="dxa"/>
              <w:right w:w="28" w:type="dxa"/>
              <w:bottom w:w="28" w:type="dxa"/>
            </w:tcMar>
            <w:tcW w:w="4067" w:type="dxa"/>
            <w:vAlign w:val="center"/>
          </w:tcPr>
          <w:p w14:paraId="4BFA2E69">
            <w:pPr>
              <w:pStyle w:val="1165"/>
              <w:pBdr/>
              <w:spacing w:after="0" w:before="0" w:line="240" w:lineRule="auto"/>
              <w:ind/>
              <w:rPr>
                <w:ins w:id="180" w:author="Derek" w:date="2026-09-28T17:06:07Z" oouserid="Derek"/>
                <w:sz w:val="24"/>
                <w:u w:val="none"/>
              </w:rPr>
            </w:pPr>
            <w:ins w:id="181" w:author="Derek" w:date="2026-09-28T17:06:07Z" oouserid="Derek">
              <w:r>
                <w:rPr>
                  <w:rFonts w:ascii="Liberation Serif" w:hAnsi="Liberation Serif" w:eastAsia="Liberation Serif" w:cs="Liberation Serif"/>
                  <w:sz w:val="24"/>
                  <w:u w:val="none"/>
                </w:rPr>
                <w:t xml:space="preserve">Emphasis or foreign-language material in the original</w:t>
              </w:r>
            </w:ins>
            <w:ins w:id="182" w:author="Derek" w:date="2026-09-28T17:06:07Z" oouserid="Derek">
              <w:r>
                <w:rPr>
                  <w:sz w:val="24"/>
                  <w:u w:val="none"/>
                </w:rPr>
              </w:r>
            </w:ins>
            <w:ins w:id="183" w:author="Derek" w:date="2026-09-28T17:06:07Z" oouserid="Derek">
              <w:r>
                <w:rPr>
                  <w:sz w:val="24"/>
                  <w:u w:val="none"/>
                </w:rPr>
              </w:r>
            </w:ins>
          </w:p>
        </w:tc>
        <w:tc>
          <w:tcPr>
            <w:tcBorders/>
            <w:tcMar>
              <w:left w:w="28" w:type="dxa"/>
              <w:top w:w="28" w:type="dxa"/>
              <w:right w:w="28" w:type="dxa"/>
              <w:bottom w:w="28" w:type="dxa"/>
            </w:tcMar>
            <w:tcW w:w="3608" w:type="dxa"/>
            <w:vAlign w:val="center"/>
          </w:tcPr>
          <w:p w14:paraId="0EDB51BE">
            <w:pPr>
              <w:pStyle w:val="1165"/>
              <w:pBdr/>
              <w:spacing w:after="0" w:before="0" w:line="240" w:lineRule="auto"/>
              <w:ind/>
              <w:rPr>
                <w:ins w:id="184" w:author="Derek" w:date="2026-09-28T17:06:07Z" oouserid="Derek"/>
                <w:sz w:val="24"/>
                <w:u w:val="none"/>
              </w:rPr>
            </w:pPr>
            <w:ins w:id="185" w:author="Derek" w:date="2026-09-28T17:06:07Z" oouserid="Derek">
              <w:r>
                <w:rPr>
                  <w:rStyle w:val="1068"/>
                  <w:rFonts w:ascii="Liberation Serif" w:hAnsi="Liberation Serif" w:eastAsia="Liberation Serif" w:cs="Liberation Serif"/>
                  <w:b/>
                  <w:bCs/>
                  <w:sz w:val="24"/>
                  <w:szCs w:val="24"/>
                  <w:u w:val="none"/>
                  <w:cs/>
                </w:rPr>
                <w:t xml:space="preserve">Yes</w:t>
              </w:r>
            </w:ins>
            <w:ins w:id="186" w:author="Derek" w:date="2026-09-28T17:06:07Z" oouserid="Derek">
              <w:r>
                <w:rPr>
                  <w:rFonts w:ascii="Liberation Serif" w:hAnsi="Liberation Serif" w:eastAsia="Liberation Serif" w:cs="Liberation Serif"/>
                  <w:sz w:val="24"/>
                  <w:u w:val="none"/>
                </w:rPr>
                <w:t xml:space="preserve">, where recoverable</w:t>
              </w:r>
            </w:ins>
            <w:ins w:id="187" w:author="Derek" w:date="2026-09-28T17:06:07Z" oouserid="Derek">
              <w:r>
                <w:rPr>
                  <w:sz w:val="24"/>
                  <w:u w:val="none"/>
                </w:rPr>
              </w:r>
            </w:ins>
            <w:ins w:id="188" w:author="Derek" w:date="2026-09-28T17:06:07Z" oouserid="Derek">
              <w:r>
                <w:rPr>
                  <w:sz w:val="24"/>
                  <w:u w:val="none"/>
                </w:rPr>
              </w:r>
            </w:ins>
          </w:p>
        </w:tc>
      </w:tr>
      <w:tr>
        <w:trPr>
          <w:jc w:val="left"/>
          <w:ins w:id="189" w:author="Derek" w:date="2026-09-28T17:06:07Z" oouserid="Derek"/>
        </w:trPr>
        <w:tc>
          <w:tcPr>
            <w:tcBorders/>
            <w:tcMar>
              <w:left w:w="28" w:type="dxa"/>
              <w:top w:w="28" w:type="dxa"/>
              <w:right w:w="28" w:type="dxa"/>
              <w:bottom w:w="28" w:type="dxa"/>
            </w:tcMar>
            <w:tcW w:w="2864" w:type="dxa"/>
            <w:vAlign w:val="center"/>
          </w:tcPr>
          <w:p w14:paraId="36FA4DBB">
            <w:pPr>
              <w:pStyle w:val="1165"/>
              <w:pBdr/>
              <w:spacing w:after="0" w:before="0" w:line="240" w:lineRule="auto"/>
              <w:ind/>
              <w:rPr>
                <w:ins w:id="190" w:author="Derek" w:date="2026-09-28T17:06:07Z" oouserid="Derek"/>
                <w:sz w:val="24"/>
                <w:u w:val="none"/>
              </w:rPr>
            </w:pPr>
            <w:ins w:id="191" w:author="Derek" w:date="2026-09-28T17:06:07Z" oouserid="Derek">
              <w:r>
                <w:rPr>
                  <w:rStyle w:val="1166"/>
                  <w:rFonts w:ascii="Liberation Mono" w:hAnsi="Liberation Mono" w:eastAsia="Liberation Mono" w:cs="Liberation Mono"/>
                  <w:sz w:val="24"/>
                  <w:szCs w:val="24"/>
                  <w:u w:val="none"/>
                  <w:cs/>
                </w:rPr>
                <w:t xml:space="preserve">[...]</w:t>
              </w:r>
            </w:ins>
            <w:ins w:id="192" w:author="Derek" w:date="2026-09-28T17:06:07Z" oouserid="Derek">
              <w:r>
                <w:rPr>
                  <w:rFonts w:ascii="Liberation Serif" w:hAnsi="Liberation Serif" w:eastAsia="Liberation Serif" w:cs="Liberation Serif"/>
                  <w:sz w:val="24"/>
                  <w:u w:val="none"/>
                </w:rPr>
                <w:t xml:space="preserve"> where clearly printed by Burroughs</w:t>
              </w:r>
            </w:ins>
            <w:ins w:id="193" w:author="Derek" w:date="2026-09-28T17:06:07Z" oouserid="Derek">
              <w:r>
                <w:rPr>
                  <w:sz w:val="24"/>
                  <w:u w:val="none"/>
                </w:rPr>
              </w:r>
            </w:ins>
            <w:ins w:id="194" w:author="Derek" w:date="2026-09-28T17:06:07Z" oouserid="Derek">
              <w:r>
                <w:rPr>
                  <w:sz w:val="24"/>
                  <w:u w:val="none"/>
                </w:rPr>
              </w:r>
            </w:ins>
          </w:p>
        </w:tc>
        <w:tc>
          <w:tcPr>
            <w:tcBorders/>
            <w:tcMar>
              <w:left w:w="28" w:type="dxa"/>
              <w:top w:w="28" w:type="dxa"/>
              <w:right w:w="28" w:type="dxa"/>
              <w:bottom w:w="28" w:type="dxa"/>
            </w:tcMar>
            <w:tcW w:w="4067" w:type="dxa"/>
            <w:vAlign w:val="center"/>
          </w:tcPr>
          <w:p w14:paraId="1354EF48">
            <w:pPr>
              <w:pStyle w:val="1165"/>
              <w:pBdr/>
              <w:spacing w:after="0" w:before="0" w:line="240" w:lineRule="auto"/>
              <w:ind/>
              <w:rPr>
                <w:ins w:id="195" w:author="Derek" w:date="2026-09-28T17:06:07Z" oouserid="Derek"/>
                <w:sz w:val="24"/>
                <w:u w:val="none"/>
              </w:rPr>
            </w:pPr>
            <w:ins w:id="196" w:author="Derek" w:date="2026-09-28T17:06:07Z" oouserid="Derek">
              <w:r>
                <w:rPr>
                  <w:rFonts w:ascii="Liberation Serif" w:hAnsi="Liberation Serif" w:eastAsia="Liberation Serif" w:cs="Liberation Serif"/>
                  <w:sz w:val="24"/>
                  <w:u w:val="none"/>
                </w:rPr>
                <w:t xml:space="preserve">Burroughs's own editorial/interpolative brackets</w:t>
              </w:r>
            </w:ins>
            <w:ins w:id="197" w:author="Derek" w:date="2026-09-28T17:06:07Z" oouserid="Derek">
              <w:r>
                <w:rPr>
                  <w:sz w:val="24"/>
                  <w:u w:val="none"/>
                </w:rPr>
              </w:r>
            </w:ins>
            <w:ins w:id="198" w:author="Derek" w:date="2026-09-28T17:06:07Z" oouserid="Derek">
              <w:r>
                <w:rPr>
                  <w:sz w:val="24"/>
                  <w:u w:val="none"/>
                </w:rPr>
              </w:r>
            </w:ins>
          </w:p>
        </w:tc>
        <w:tc>
          <w:tcPr>
            <w:tcBorders/>
            <w:tcMar>
              <w:left w:w="28" w:type="dxa"/>
              <w:top w:w="28" w:type="dxa"/>
              <w:right w:w="28" w:type="dxa"/>
              <w:bottom w:w="28" w:type="dxa"/>
            </w:tcMar>
            <w:tcW w:w="3608" w:type="dxa"/>
            <w:vAlign w:val="center"/>
          </w:tcPr>
          <w:p w14:paraId="2CB5B7A2">
            <w:pPr>
              <w:pStyle w:val="1165"/>
              <w:pBdr/>
              <w:spacing w:after="0" w:before="0" w:line="240" w:lineRule="auto"/>
              <w:ind/>
              <w:rPr>
                <w:ins w:id="199" w:author="Derek" w:date="2026-09-28T17:06:07Z" oouserid="Derek"/>
                <w:sz w:val="24"/>
                <w:u w:val="none"/>
              </w:rPr>
            </w:pPr>
            <w:ins w:id="200" w:author="Derek" w:date="2026-09-28T17:06:07Z" oouserid="Derek">
              <w:r>
                <w:rPr>
                  <w:rStyle w:val="1068"/>
                  <w:rFonts w:ascii="Liberation Serif" w:hAnsi="Liberation Serif" w:eastAsia="Liberation Serif" w:cs="Liberation Serif"/>
                  <w:b/>
                  <w:bCs/>
                  <w:sz w:val="24"/>
                  <w:szCs w:val="24"/>
                  <w:u w:val="none"/>
                  <w:cs/>
                </w:rPr>
                <w:t xml:space="preserve">Yes</w:t>
              </w:r>
            </w:ins>
            <w:ins w:id="201" w:author="Derek" w:date="2026-09-28T17:06:07Z" oouserid="Derek">
              <w:r>
                <w:rPr>
                  <w:sz w:val="24"/>
                  <w:u w:val="none"/>
                </w:rPr>
              </w:r>
            </w:ins>
            <w:ins w:id="202" w:author="Derek" w:date="2026-09-28T17:06:07Z" oouserid="Derek">
              <w:r>
                <w:rPr>
                  <w:sz w:val="24"/>
                  <w:u w:val="none"/>
                </w:rPr>
              </w:r>
            </w:ins>
          </w:p>
        </w:tc>
      </w:tr>
      <w:tr>
        <w:trPr>
          <w:jc w:val="left"/>
          <w:ins w:id="203" w:author="Derek" w:date="2026-09-28T17:06:07Z" oouserid="Derek"/>
        </w:trPr>
        <w:tc>
          <w:tcPr>
            <w:tcBorders/>
            <w:tcMar>
              <w:left w:w="28" w:type="dxa"/>
              <w:top w:w="28" w:type="dxa"/>
              <w:right w:w="28" w:type="dxa"/>
              <w:bottom w:w="28" w:type="dxa"/>
            </w:tcMar>
            <w:tcW w:w="2864" w:type="dxa"/>
            <w:vAlign w:val="center"/>
          </w:tcPr>
          <w:p w14:paraId="0A446987">
            <w:pPr>
              <w:pStyle w:val="1165"/>
              <w:pBdr/>
              <w:spacing w:after="0" w:before="0" w:line="240" w:lineRule="auto"/>
              <w:ind/>
              <w:rPr>
                <w:ins w:id="204" w:author="Derek" w:date="2026-09-28T17:06:07Z" oouserid="Derek"/>
                <w:sz w:val="24"/>
                <w:u w:val="none"/>
              </w:rPr>
            </w:pPr>
            <w:ins w:id="205" w:author="Derek" w:date="2026-09-28T17:06:07Z" oouserid="Derek">
              <w:r>
                <w:rPr>
                  <w:rFonts w:ascii="Liberation Serif" w:hAnsi="Liberation Serif" w:eastAsia="Liberation Serif" w:cs="Liberation Serif"/>
                  <w:sz w:val="24"/>
                  <w:u w:val="none"/>
                </w:rPr>
                <w:t xml:space="preserve">Page numbers such as </w:t>
              </w:r>
            </w:ins>
            <w:ins w:id="206" w:author="Derek" w:date="2026-09-28T17:06:07Z" oouserid="Derek">
              <w:r>
                <w:rPr>
                  <w:rStyle w:val="1166"/>
                  <w:rFonts w:ascii="Liberation Mono" w:hAnsi="Liberation Mono" w:eastAsia="Liberation Mono" w:cs="Liberation Mono"/>
                  <w:sz w:val="24"/>
                  <w:szCs w:val="24"/>
                  <w:u w:val="none"/>
                  <w:cs/>
                </w:rPr>
                <w:t xml:space="preserve">[Page 12]</w:t>
              </w:r>
            </w:ins>
            <w:ins w:id="207" w:author="Derek" w:date="2026-09-28T17:06:07Z" oouserid="Derek">
              <w:r>
                <w:rPr>
                  <w:rFonts w:ascii="Liberation Serif" w:hAnsi="Liberation Serif" w:eastAsia="Liberation Serif" w:cs="Liberation Serif"/>
                  <w:sz w:val="24"/>
                  <w:u w:val="none"/>
                </w:rPr>
                <w:t xml:space="preserve"> or encoded page markers</w:t>
              </w:r>
            </w:ins>
            <w:ins w:id="208" w:author="Derek" w:date="2026-09-28T17:06:07Z" oouserid="Derek">
              <w:r>
                <w:rPr>
                  <w:sz w:val="24"/>
                  <w:u w:val="none"/>
                </w:rPr>
              </w:r>
            </w:ins>
            <w:ins w:id="209" w:author="Derek" w:date="2026-09-28T17:06:07Z" oouserid="Derek">
              <w:r>
                <w:rPr>
                  <w:sz w:val="24"/>
                  <w:u w:val="none"/>
                </w:rPr>
              </w:r>
            </w:ins>
          </w:p>
        </w:tc>
        <w:tc>
          <w:tcPr>
            <w:tcBorders/>
            <w:tcMar>
              <w:left w:w="28" w:type="dxa"/>
              <w:top w:w="28" w:type="dxa"/>
              <w:right w:w="28" w:type="dxa"/>
              <w:bottom w:w="28" w:type="dxa"/>
            </w:tcMar>
            <w:tcW w:w="4067" w:type="dxa"/>
            <w:vAlign w:val="center"/>
          </w:tcPr>
          <w:p w14:paraId="3ED46FEC">
            <w:pPr>
              <w:pStyle w:val="1165"/>
              <w:pBdr/>
              <w:spacing w:after="0" w:before="0" w:line="240" w:lineRule="auto"/>
              <w:ind/>
              <w:rPr>
                <w:ins w:id="210" w:author="Derek" w:date="2026-09-28T17:06:07Z" oouserid="Derek"/>
                <w:sz w:val="24"/>
                <w:u w:val="none"/>
              </w:rPr>
            </w:pPr>
            <w:ins w:id="211" w:author="Derek" w:date="2026-09-28T17:06:07Z" oouserid="Derek">
              <w:r>
                <w:rPr>
                  <w:rFonts w:ascii="Liberation Serif" w:hAnsi="Liberation Serif" w:eastAsia="Liberation Serif" w:cs="Liberation Serif"/>
                  <w:sz w:val="24"/>
                  <w:u w:val="none"/>
                </w:rPr>
                <w:t xml:space="preserve">TCP/page-image navigation information</w:t>
              </w:r>
            </w:ins>
            <w:ins w:id="212" w:author="Derek" w:date="2026-09-28T17:06:07Z" oouserid="Derek">
              <w:r>
                <w:rPr>
                  <w:sz w:val="24"/>
                  <w:u w:val="none"/>
                </w:rPr>
              </w:r>
            </w:ins>
            <w:ins w:id="213" w:author="Derek" w:date="2026-09-28T17:06:07Z" oouserid="Derek">
              <w:r>
                <w:rPr>
                  <w:sz w:val="24"/>
                  <w:u w:val="none"/>
                </w:rPr>
              </w:r>
            </w:ins>
          </w:p>
        </w:tc>
        <w:tc>
          <w:tcPr>
            <w:tcBorders/>
            <w:tcMar>
              <w:left w:w="28" w:type="dxa"/>
              <w:top w:w="28" w:type="dxa"/>
              <w:right w:w="28" w:type="dxa"/>
              <w:bottom w:w="28" w:type="dxa"/>
            </w:tcMar>
            <w:tcW w:w="3608" w:type="dxa"/>
            <w:vAlign w:val="center"/>
          </w:tcPr>
          <w:p w14:paraId="709ED9B2">
            <w:pPr>
              <w:pStyle w:val="1165"/>
              <w:pBdr/>
              <w:spacing w:after="0" w:before="0" w:line="240" w:lineRule="auto"/>
              <w:ind/>
              <w:rPr>
                <w:ins w:id="214" w:author="Derek" w:date="2026-09-28T17:06:07Z" oouserid="Derek"/>
                <w:sz w:val="24"/>
                <w:u w:val="none"/>
              </w:rPr>
            </w:pPr>
            <w:ins w:id="215" w:author="Derek" w:date="2026-09-28T17:06:07Z" oouserid="Derek">
              <w:r>
                <w:rPr>
                  <w:rStyle w:val="1068"/>
                  <w:rFonts w:ascii="Liberation Serif" w:hAnsi="Liberation Serif" w:eastAsia="Liberation Serif" w:cs="Liberation Serif"/>
                  <w:b/>
                  <w:bCs/>
                  <w:sz w:val="24"/>
                  <w:szCs w:val="24"/>
                  <w:u w:val="none"/>
                  <w:cs/>
                </w:rPr>
                <w:t xml:space="preserve">No</w:t>
              </w:r>
            </w:ins>
            <w:ins w:id="216" w:author="Derek" w:date="2026-09-28T17:06:07Z" oouserid="Derek">
              <w:r>
                <w:rPr>
                  <w:rFonts w:ascii="Liberation Serif" w:hAnsi="Liberation Serif" w:eastAsia="Liberation Serif" w:cs="Liberation Serif"/>
                  <w:sz w:val="24"/>
                  <w:u w:val="none"/>
                </w:rPr>
                <w:t xml:space="preserve"> as text; retain page references separately</w:t>
              </w:r>
            </w:ins>
            <w:ins w:id="217" w:author="Derek" w:date="2026-09-28T17:06:07Z" oouserid="Derek">
              <w:r>
                <w:rPr>
                  <w:sz w:val="24"/>
                  <w:u w:val="none"/>
                </w:rPr>
              </w:r>
            </w:ins>
            <w:ins w:id="218" w:author="Derek" w:date="2026-09-28T17:06:07Z" oouserid="Derek">
              <w:r>
                <w:rPr>
                  <w:sz w:val="24"/>
                  <w:u w:val="none"/>
                </w:rPr>
              </w:r>
            </w:ins>
          </w:p>
        </w:tc>
      </w:tr>
      <w:tr>
        <w:trPr>
          <w:jc w:val="left"/>
          <w:ins w:id="219" w:author="Derek" w:date="2026-09-28T17:06:07Z" oouserid="Derek"/>
        </w:trPr>
        <w:tc>
          <w:tcPr>
            <w:tcBorders/>
            <w:tcMar>
              <w:left w:w="28" w:type="dxa"/>
              <w:top w:w="28" w:type="dxa"/>
              <w:right w:w="28" w:type="dxa"/>
              <w:bottom w:w="28" w:type="dxa"/>
            </w:tcMar>
            <w:tcW w:w="2864" w:type="dxa"/>
            <w:vAlign w:val="center"/>
          </w:tcPr>
          <w:p w14:paraId="7CA0DF61">
            <w:pPr>
              <w:pStyle w:val="1165"/>
              <w:pBdr/>
              <w:spacing w:after="0" w:before="0" w:line="240" w:lineRule="auto"/>
              <w:ind/>
              <w:rPr>
                <w:ins w:id="220" w:author="Derek" w:date="2026-09-28T17:06:07Z" oouserid="Derek"/>
                <w:sz w:val="24"/>
                <w:u w:val="none"/>
              </w:rPr>
            </w:pPr>
            <w:ins w:id="221" w:author="Derek" w:date="2026-09-28T17:06:07Z" oouserid="Derek">
              <w:r>
                <w:rPr>
                  <w:rStyle w:val="1166"/>
                  <w:rFonts w:ascii="Liberation Mono" w:hAnsi="Liberation Mono" w:eastAsia="Liberation Mono" w:cs="Liberation Mono"/>
                  <w:sz w:val="24"/>
                  <w:szCs w:val="24"/>
                  <w:u w:val="none"/>
                  <w:cs/>
                </w:rPr>
                <w:t xml:space="preserve">¶</w:t>
              </w:r>
            </w:ins>
            <w:ins w:id="222" w:author="Derek" w:date="2026-09-28T17:06:07Z" oouserid="Derek">
              <w:r>
                <w:rPr>
                  <w:rFonts w:ascii="Liberation Serif" w:hAnsi="Liberation Serif" w:eastAsia="Liberation Serif" w:cs="Liberation Serif"/>
                  <w:sz w:val="24"/>
                  <w:u w:val="none"/>
                </w:rPr>
                <w:t xml:space="preserve"> or paragraph/section encoding</w:t>
              </w:r>
            </w:ins>
            <w:ins w:id="223" w:author="Derek" w:date="2026-09-28T17:06:07Z" oouserid="Derek">
              <w:r>
                <w:rPr>
                  <w:sz w:val="24"/>
                  <w:u w:val="none"/>
                </w:rPr>
              </w:r>
            </w:ins>
            <w:ins w:id="224" w:author="Derek" w:date="2026-09-28T17:06:07Z" oouserid="Derek">
              <w:r>
                <w:rPr>
                  <w:sz w:val="24"/>
                  <w:u w:val="none"/>
                </w:rPr>
              </w:r>
            </w:ins>
          </w:p>
        </w:tc>
        <w:tc>
          <w:tcPr>
            <w:tcBorders/>
            <w:tcMar>
              <w:left w:w="28" w:type="dxa"/>
              <w:top w:w="28" w:type="dxa"/>
              <w:right w:w="28" w:type="dxa"/>
              <w:bottom w:w="28" w:type="dxa"/>
            </w:tcMar>
            <w:tcW w:w="4067" w:type="dxa"/>
            <w:vAlign w:val="center"/>
          </w:tcPr>
          <w:p w14:paraId="222B882F">
            <w:pPr>
              <w:pStyle w:val="1165"/>
              <w:pBdr/>
              <w:spacing w:after="0" w:before="0" w:line="240" w:lineRule="auto"/>
              <w:ind/>
              <w:rPr>
                <w:ins w:id="225" w:author="Derek" w:date="2026-09-28T17:06:07Z" oouserid="Derek"/>
                <w:sz w:val="24"/>
                <w:u w:val="none"/>
              </w:rPr>
            </w:pPr>
            <w:ins w:id="226" w:author="Derek" w:date="2026-09-28T17:06:07Z" oouserid="Derek">
              <w:r>
                <w:rPr>
                  <w:rFonts w:ascii="Liberation Serif" w:hAnsi="Liberation Serif" w:eastAsia="Liberation Serif" w:cs="Liberation Serif"/>
                  <w:sz w:val="24"/>
                  <w:u w:val="none"/>
                </w:rPr>
                <w:t xml:space="preserve">May represent structural information rather than printed text</w:t>
              </w:r>
            </w:ins>
            <w:ins w:id="227" w:author="Derek" w:date="2026-09-28T17:06:07Z" oouserid="Derek">
              <w:r>
                <w:rPr>
                  <w:sz w:val="24"/>
                  <w:u w:val="none"/>
                </w:rPr>
              </w:r>
            </w:ins>
            <w:ins w:id="228" w:author="Derek" w:date="2026-09-28T17:06:07Z" oouserid="Derek">
              <w:r>
                <w:rPr>
                  <w:sz w:val="24"/>
                  <w:u w:val="none"/>
                </w:rPr>
              </w:r>
            </w:ins>
          </w:p>
        </w:tc>
        <w:tc>
          <w:tcPr>
            <w:tcBorders/>
            <w:tcMar>
              <w:left w:w="28" w:type="dxa"/>
              <w:top w:w="28" w:type="dxa"/>
              <w:right w:w="28" w:type="dxa"/>
              <w:bottom w:w="28" w:type="dxa"/>
            </w:tcMar>
            <w:tcW w:w="3608" w:type="dxa"/>
            <w:vAlign w:val="center"/>
          </w:tcPr>
          <w:p w14:paraId="6C645B81">
            <w:pPr>
              <w:pStyle w:val="1165"/>
              <w:pBdr/>
              <w:spacing w:after="0" w:before="0" w:line="240" w:lineRule="auto"/>
              <w:ind/>
              <w:rPr>
                <w:ins w:id="229" w:author="Derek" w:date="2026-09-28T17:06:07Z" oouserid="Derek"/>
                <w:sz w:val="24"/>
                <w:u w:val="none"/>
              </w:rPr>
            </w:pPr>
            <w:ins w:id="230" w:author="Derek" w:date="2026-09-28T17:06:07Z" oouserid="Derek">
              <w:r>
                <w:rPr>
                  <w:rStyle w:val="1068"/>
                  <w:rFonts w:ascii="Liberation Serif" w:hAnsi="Liberation Serif" w:eastAsia="Liberation Serif" w:cs="Liberation Serif"/>
                  <w:b/>
                  <w:bCs/>
                  <w:sz w:val="24"/>
                  <w:szCs w:val="24"/>
                  <w:u w:val="none"/>
                  <w:cs/>
                </w:rPr>
                <w:t xml:space="preserve">Usually no</w:t>
              </w:r>
            </w:ins>
            <w:ins w:id="231" w:author="Derek" w:date="2026-09-28T17:06:07Z" oouserid="Derek">
              <w:r>
                <w:rPr>
                  <w:sz w:val="24"/>
                  <w:u w:val="none"/>
                </w:rPr>
              </w:r>
            </w:ins>
            <w:ins w:id="232" w:author="Derek" w:date="2026-09-28T17:06:07Z" oouserid="Derek">
              <w:r>
                <w:rPr>
                  <w:sz w:val="24"/>
                  <w:u w:val="none"/>
                </w:rPr>
              </w:r>
            </w:ins>
          </w:p>
        </w:tc>
      </w:tr>
      <w:tr>
        <w:trPr>
          <w:jc w:val="left"/>
          <w:ins w:id="233" w:author="Derek" w:date="2026-09-28T17:06:07Z" oouserid="Derek"/>
        </w:trPr>
        <w:tc>
          <w:tcPr>
            <w:tcBorders/>
            <w:tcMar>
              <w:left w:w="28" w:type="dxa"/>
              <w:top w:w="28" w:type="dxa"/>
              <w:right w:w="28" w:type="dxa"/>
              <w:bottom w:w="28" w:type="dxa"/>
            </w:tcMar>
            <w:tcW w:w="2864" w:type="dxa"/>
            <w:vAlign w:val="center"/>
          </w:tcPr>
          <w:p w14:paraId="2BD27E87">
            <w:pPr>
              <w:pStyle w:val="1165"/>
              <w:pBdr/>
              <w:spacing w:after="0" w:before="0" w:line="240" w:lineRule="auto"/>
              <w:ind/>
              <w:rPr>
                <w:ins w:id="234" w:author="Derek" w:date="2026-09-28T17:06:07Z" oouserid="Derek"/>
                <w:sz w:val="24"/>
                <w:u w:val="none"/>
              </w:rPr>
            </w:pPr>
            <w:ins w:id="235" w:author="Derek" w:date="2026-09-28T17:06:07Z" oouserid="Derek">
              <w:r>
                <w:rPr>
                  <w:rFonts w:ascii="Liberation Serif" w:hAnsi="Liberation Serif" w:eastAsia="Liberation Serif" w:cs="Liberation Serif"/>
                  <w:sz w:val="24"/>
                  <w:u w:val="none"/>
                </w:rPr>
                <w:t xml:space="preserve">Strange spacing around words</w:t>
              </w:r>
            </w:ins>
            <w:ins w:id="236" w:author="Derek" w:date="2026-09-28T17:06:07Z" oouserid="Derek">
              <w:r>
                <w:rPr>
                  <w:sz w:val="24"/>
                  <w:u w:val="none"/>
                </w:rPr>
              </w:r>
            </w:ins>
            <w:ins w:id="237" w:author="Derek" w:date="2026-09-28T17:06:07Z" oouserid="Derek">
              <w:r>
                <w:rPr>
                  <w:sz w:val="24"/>
                  <w:u w:val="none"/>
                </w:rPr>
              </w:r>
            </w:ins>
          </w:p>
        </w:tc>
        <w:tc>
          <w:tcPr>
            <w:tcBorders/>
            <w:tcMar>
              <w:left w:w="28" w:type="dxa"/>
              <w:top w:w="28" w:type="dxa"/>
              <w:right w:w="28" w:type="dxa"/>
              <w:bottom w:w="28" w:type="dxa"/>
            </w:tcMar>
            <w:tcW w:w="4067" w:type="dxa"/>
            <w:vAlign w:val="center"/>
          </w:tcPr>
          <w:p w14:paraId="43FCD99E">
            <w:pPr>
              <w:pStyle w:val="1165"/>
              <w:pBdr/>
              <w:spacing w:after="0" w:before="0" w:line="240" w:lineRule="auto"/>
              <w:ind/>
              <w:rPr>
                <w:ins w:id="238" w:author="Derek" w:date="2026-09-28T17:06:07Z" oouserid="Derek"/>
                <w:sz w:val="24"/>
                <w:u w:val="none"/>
              </w:rPr>
            </w:pPr>
            <w:ins w:id="239" w:author="Derek" w:date="2026-09-28T17:06:07Z" oouserid="Derek">
              <w:r>
                <w:rPr>
                  <w:rFonts w:ascii="Liberation Serif" w:hAnsi="Liberation Serif" w:eastAsia="Liberation Serif" w:cs="Liberation Serif"/>
                  <w:sz w:val="24"/>
                  <w:u w:val="none"/>
                </w:rPr>
                <w:t xml:space="preserve">Often transcription/encoding rather than original typography</w:t>
              </w:r>
            </w:ins>
            <w:ins w:id="240" w:author="Derek" w:date="2026-09-28T17:06:07Z" oouserid="Derek">
              <w:r>
                <w:rPr>
                  <w:sz w:val="24"/>
                  <w:u w:val="none"/>
                </w:rPr>
              </w:r>
            </w:ins>
            <w:ins w:id="241" w:author="Derek" w:date="2026-09-28T17:06:07Z" oouserid="Derek">
              <w:r>
                <w:rPr>
                  <w:sz w:val="24"/>
                  <w:u w:val="none"/>
                </w:rPr>
              </w:r>
            </w:ins>
          </w:p>
        </w:tc>
        <w:tc>
          <w:tcPr>
            <w:tcBorders/>
            <w:tcMar>
              <w:left w:w="28" w:type="dxa"/>
              <w:top w:w="28" w:type="dxa"/>
              <w:right w:w="28" w:type="dxa"/>
              <w:bottom w:w="28" w:type="dxa"/>
            </w:tcMar>
            <w:tcW w:w="3608" w:type="dxa"/>
            <w:vAlign w:val="center"/>
          </w:tcPr>
          <w:p w14:paraId="658A10DD">
            <w:pPr>
              <w:pStyle w:val="1165"/>
              <w:pBdr/>
              <w:spacing w:after="0" w:before="0" w:line="240" w:lineRule="auto"/>
              <w:ind/>
              <w:rPr>
                <w:ins w:id="242" w:author="Derek" w:date="2026-09-28T17:06:07Z" oouserid="Derek"/>
                <w:sz w:val="24"/>
                <w:u w:val="none"/>
              </w:rPr>
            </w:pPr>
            <w:ins w:id="243" w:author="Derek" w:date="2026-09-28T17:06:07Z" oouserid="Derek">
              <w:r>
                <w:rPr>
                  <w:rStyle w:val="1068"/>
                  <w:rFonts w:ascii="Liberation Serif" w:hAnsi="Liberation Serif" w:eastAsia="Liberation Serif" w:cs="Liberation Serif"/>
                  <w:b/>
                  <w:bCs/>
                  <w:sz w:val="24"/>
                  <w:szCs w:val="24"/>
                  <w:u w:val="none"/>
                  <w:cs/>
                </w:rPr>
                <w:t xml:space="preserve">Normalize</w:t>
              </w:r>
            </w:ins>
            <w:ins w:id="244" w:author="Derek" w:date="2026-09-28T17:06:07Z" oouserid="Derek">
              <w:r>
                <w:rPr>
                  <w:sz w:val="24"/>
                  <w:u w:val="none"/>
                </w:rPr>
              </w:r>
            </w:ins>
            <w:ins w:id="245" w:author="Derek" w:date="2026-09-28T17:06:07Z" oouserid="Derek">
              <w:r>
                <w:rPr>
                  <w:sz w:val="24"/>
                  <w:u w:val="none"/>
                </w:rPr>
              </w:r>
            </w:ins>
          </w:p>
        </w:tc>
      </w:tr>
    </w:tbl>
    <w:p w14:paraId="10D2492C">
      <w:pPr>
        <w:pBdr/>
        <w:shd w:val="nil" w:color="auto"/>
        <w:spacing/>
        <w:ind/>
        <w:rPr/>
      </w:pPr>
      <w:r>
        <w:br w:type="page" w:clear="all"/>
      </w:r>
      <w:r/>
    </w:p>
    <w:p w14:paraId="59C62F7D">
      <w:pPr>
        <w:pBdr/>
        <w:shd w:val="nil" w:color="auto"/>
        <w:spacing/>
        <w:ind/>
        <w:rPr/>
      </w:pPr>
      <w:r/>
      <w:r/>
    </w:p>
    <w:p w14:paraId="5F4D4B86">
      <w:pPr>
        <w:pStyle w:val="1132"/>
        <w:pBdr/>
        <w:spacing/>
        <w:ind/>
        <w:rPr/>
      </w:pPr>
      <w:r>
        <w:rPr>
          <w:rStyle w:val="1111"/>
          <w:highlight w:val="none"/>
        </w:rPr>
      </w:r>
      <w:r>
        <w:rPr>
          <w:rStyle w:val="1111"/>
          <w:highlight w:val="none"/>
        </w:rPr>
      </w:r>
      <w:r/>
    </w:p>
    <w:p>
      <w:pPr>
        <w:pStyle w:val="1132"/>
        <w:pBdr/>
        <w:spacing/>
        <w:ind/>
        <w:rPr>
          <w:rStyle w:val="1111"/>
          <w:highlight w:val="none"/>
        </w:rPr>
      </w:pPr>
      <w:r/>
      <w:bookmarkStart w:id="8" w:name="anchor-9"/>
      <w:r/>
      <w:bookmarkEnd w:id="8"/>
      <w:r>
        <w:rPr>
          <w:rStyle w:val="1111"/>
        </w:rPr>
        <w:t xml:space="preserve">Page</w:t>
      </w:r>
      <w:r>
        <w:rPr>
          <w:rStyle w:val="1111"/>
        </w:rPr>
        <w:t xml:space="preserve"> 1</w:t>
      </w:r>
      <w:r>
        <w:rPr>
          <w:rStyle w:val="1111"/>
          <w:highlight w:val="none"/>
        </w:rPr>
      </w:r>
      <w:r>
        <w:rPr>
          <w:rStyle w:val="1111"/>
          <w:highlight w:val="none"/>
        </w:rPr>
      </w:r>
    </w:p>
    <w:p>
      <w:pPr>
        <w:pBdr/>
        <w:shd w:val="nil" w:color="auto"/>
        <w:spacing/>
        <w:ind/>
        <w:rPr>
          <w:ins w:id="246" w:author="Derek" w:date="2026-09-28T17:07:14Z" oouserid="Derek"/>
          <w:rStyle w:val="1136"/>
          <w:highlight w:val="none"/>
        </w:rPr>
      </w:pPr>
      <w:r/>
      <w:bookmarkStart w:id="9" w:name="anchor-10"/>
      <w:r/>
      <w:bookmarkEnd w:id="9"/>
      <w:del w:id="247" w:author="Derek" w:date="2026-09-28T17:24:46Z" oouserid="Derek">
        <w:r>
          <w:rPr>
            <w:rStyle w:val="1136"/>
          </w:rPr>
          <w:delText xml:space="preserve">THE </w:delText>
        </w:r>
      </w:del>
      <w:del w:id="248" w:author="Derek" w:date="2026-09-28T17:24:46Z" oouserid="Derek">
        <w:r>
          <w:rPr>
            <w:rStyle w:val="1137"/>
            <w:color w:val="auto"/>
            <w:highlight w:val="none"/>
            <w:rPrChange w:id="249" w:author="Derek" w:date="2026-09-28T17:06:44Z" oouserid="Derek">
              <w:rPr>
                <w:color w:val="auto"/>
              </w:rPr>
            </w:rPrChange>
          </w:rPr>
          <w:delText xml:space="preserve">RARE JEWEL OF CHRIS</w:delText>
        </w:r>
      </w:del>
      <w:del w:id="250" w:author="Derek" w:date="2026-09-28T17:24:46Z" oouserid="Derek">
        <w:r>
          <w:rPr>
            <w:rStyle w:val="1137"/>
            <w:color w:val="auto"/>
            <w:highlight w:val="none"/>
            <w:rPrChange w:id="251" w:author="Derek" w:date="2026-09-28T17:06:44Z" oouserid="Derek">
              <w:rPr/>
            </w:rPrChange>
          </w:rPr>
          <w:delText xml:space="preserve">TIAN Contentment</w:delText>
        </w:r>
      </w:del>
      <w:del w:id="252" w:author="Derek" w:date="2026-09-28T17:24:46Z" oouserid="Derek">
        <w:r>
          <w:rPr>
            <w:rStyle w:val="1136"/>
          </w:rPr>
          <w:delText xml:space="preserve">.</w:delText>
        </w:r>
      </w:del>
      <w:ins w:id="253" w:author="Derek" w:date="2026-09-28T17:07:14Z" oouserid="Derek">
        <w:r>
          <w:rPr>
            <w:rStyle w:val="1136"/>
            <w:highlight w:val="none"/>
          </w:rPr>
        </w:r>
      </w:ins>
      <w:ins w:id="254" w:author="Derek" w:date="2026-09-28T17:07:14Z" oouserid="Derek">
        <w:r>
          <w:rPr>
            <w:rStyle w:val="1136"/>
            <w:highlight w:val="none"/>
          </w:rPr>
        </w:r>
      </w:ins>
    </w:p>
    <w:p w14:paraId="5090E797">
      <w:pPr>
        <w:pBdr/>
        <w:shd w:val="nil" w:color="000000"/>
        <w:spacing/>
        <w:ind/>
        <w:rPr>
          <w:ins w:id="255" w:author=""/>
        </w:rPr>
        <w:pPrChange w:author="Derek" w:date="2026-09-28T17:05:19Z" w:id="256" oouserid="Derek">
          <w:pPr>
            <w:pStyle w:val="1134"/>
            <w:pBdr/>
            <w:spacing/>
            <w:ind/>
          </w:pPr>
        </w:pPrChange>
      </w:pPr>
      <w:ins w:id="257" w:author="Derek" w:date="2026-09-28T17:07:23Z" oouserid="Derek">
        <w:r>
          <w:rPr>
            <w:rStyle w:val="1136"/>
            <w:highlight w:val="none"/>
          </w:rPr>
          <w:t xml:space="preserve">THE RARE JEWEL OF CHRISTIAN CONTENTMENT</w:t>
        </w:r>
      </w:ins>
      <w:ins w:id="258">
        <w:r>
          <w:rPr>
            <w:rStyle w:val="1136"/>
            <w:highlight w:val="none"/>
          </w:rPr>
        </w:r>
      </w:ins>
      <w:ins w:id="259">
        <w:r/>
      </w:ins>
    </w:p>
    <w:p>
      <w:pPr>
        <w:pStyle w:val="1138"/>
        <w:pBdr/>
        <w:spacing/>
        <w:ind/>
        <w:rPr/>
      </w:pPr>
      <w:r/>
      <w:bookmarkStart w:id="10" w:name="W2-2-article_2"/>
      <w:r/>
      <w:bookmarkEnd w:id="10"/>
      <w:r>
        <w:rPr>
          <w:rStyle w:val="1139"/>
        </w:rPr>
        <w:t xml:space="preserve">PHILIPPIANS. 4.11.</w:t>
      </w:r>
      <w:r/>
    </w:p>
    <w:p>
      <w:pPr>
        <w:pStyle w:val="1138"/>
        <w:pBdr/>
        <w:spacing/>
        <w:ind/>
        <w:rPr/>
      </w:pPr>
      <w:r/>
      <w:bookmarkStart w:id="10" w:name="W2-2-article_3"/>
      <w:r/>
      <w:bookmarkEnd w:id="10"/>
      <w:r>
        <w:rPr>
          <w:rStyle w:val="1139"/>
        </w:rPr>
        <w:t xml:space="preserve">For I have learned in whatsoever state I am, therewith to be content.</w:t>
      </w:r>
      <w:r/>
    </w:p>
    <w:p>
      <w:pPr>
        <w:pStyle w:val="1132"/>
        <w:pBdr/>
        <w:spacing/>
        <w:ind/>
        <w:rPr/>
      </w:pPr>
      <w:r/>
      <w:bookmarkStart w:id="10" w:name="W2-2-article_4"/>
      <w:r/>
      <w:bookmarkEnd w:id="10"/>
      <w:r>
        <w:rPr>
          <w:rStyle w:val="1111"/>
        </w:rPr>
        <w:t xml:space="preserve">H</w:t>
      </w:r>
      <w:r>
        <w:rPr>
          <w:rStyle w:val="1111"/>
        </w:rPr>
        <w:t xml:space="preserve">ERE is a very </w:t>
      </w:r>
      <w:r>
        <w:rPr>
          <w:rStyle w:val="1111"/>
        </w:rPr>
        <w:t xml:space="preserve">seasonable Cordial</w:t>
      </w:r>
      <w:r>
        <w:rPr>
          <w:rStyle w:val="1111"/>
        </w:rPr>
        <w:t xml:space="preserve"> to revive the drooping spirits of the Saints in these sad and sinking times: For the </w:t>
      </w:r>
      <w:r>
        <w:rPr>
          <w:rStyle w:val="1111"/>
        </w:rPr>
        <w:t xml:space="preserve">hour of temptation</w:t>
      </w:r>
      <w:r>
        <w:rPr>
          <w:rStyle w:val="1111"/>
        </w:rPr>
        <w:t xml:space="preserve"> is already come upon all the world to try the </w:t>
      </w:r>
      <w:del w:id="260" w:author="Derek" w:date="2026-09-28T17:07:54Z" oouserid="Derek">
        <w:r>
          <w:rPr>
            <w:rStyle w:val="1111"/>
          </w:rPr>
          <w:delText xml:space="preserve">I</w:delText>
        </w:r>
      </w:del>
      <w:ins w:id="261" w:author="Derek" w:date="2026-09-28T17:07:54Z" oouserid="Derek">
        <w:r>
          <w:rPr>
            <w:rStyle w:val="1111"/>
          </w:rPr>
          <w:t xml:space="preserve">I</w:t>
        </w:r>
      </w:ins>
      <w:r>
        <w:rPr>
          <w:rStyle w:val="1111"/>
        </w:rPr>
        <w:t xml:space="preserve">nhabitants of the earth; and in special, this is the day of </w:t>
      </w:r>
      <w:r>
        <w:rPr>
          <w:rStyle w:val="1111"/>
        </w:rPr>
        <w:t xml:space="preserve">Jacobs</w:t>
      </w:r>
      <w:r>
        <w:rPr>
          <w:rStyle w:val="1111"/>
        </w:rPr>
        <w:t xml:space="preserve"> troubles in our own</w:t>
      </w:r>
      <w:del w:id="262" w:author="Derek" w:date="2026-09-28T17:08:00Z" oouserid="Derek">
        <w:r>
          <w:rPr>
            <w:rStyle w:val="1111"/>
          </w:rPr>
          <w:delText xml:space="preserve">e</w:delText>
        </w:r>
      </w:del>
      <w:r>
        <w:rPr>
          <w:rStyle w:val="1111"/>
        </w:rPr>
        <w:t xml:space="preserve"> bowels.</w:t>
      </w:r>
      <w:r/>
    </w:p>
    <w:p>
      <w:pPr>
        <w:pStyle w:val="1132"/>
        <w:pBdr/>
        <w:spacing/>
        <w:ind/>
        <w:rPr/>
      </w:pPr>
      <w:r/>
      <w:bookmarkStart w:id="10" w:name="W2-2-article_5"/>
      <w:r/>
      <w:bookmarkEnd w:id="10"/>
      <w:r>
        <w:rPr>
          <w:rStyle w:val="1111"/>
        </w:rPr>
        <w:t xml:space="preserve">Our </w:t>
      </w:r>
      <w:r>
        <w:rPr>
          <w:rStyle w:val="1111"/>
        </w:rPr>
        <w:t xml:space="preserve">great </w:t>
      </w:r>
      <w:del w:id="263" w:author="Derek" w:date="2026-09-28T17:08:07Z" oouserid="Derek">
        <w:r>
          <w:rPr>
            <w:rStyle w:val="1111"/>
          </w:rPr>
          <w:delText xml:space="preserve">A</w:delText>
        </w:r>
      </w:del>
      <w:ins w:id="264" w:author="Derek" w:date="2026-09-28T17:08:13Z" oouserid="Derek">
        <w:r>
          <w:rPr>
            <w:rStyle w:val="1111"/>
          </w:rPr>
          <w:t xml:space="preserve">a</w:t>
        </w:r>
      </w:ins>
      <w:r>
        <w:rPr>
          <w:rStyle w:val="1111"/>
        </w:rPr>
        <w:t xml:space="preserve">postle</w:t>
      </w:r>
      <w:r>
        <w:rPr>
          <w:rStyle w:val="1111"/>
        </w:rPr>
        <w:t xml:space="preserve"> experimentally holds forth in this </w:t>
      </w:r>
      <w:del w:id="265" w:author="Derek" w:date="2026-09-28T17:08:19Z" oouserid="Derek">
        <w:r>
          <w:rPr>
            <w:rStyle w:val="1111"/>
          </w:rPr>
          <w:delText xml:space="preserve">G</w:delText>
        </w:r>
      </w:del>
      <w:ins w:id="266" w:author="Derek" w:date="2026-09-28T17:08:19Z" oouserid="Derek">
        <w:r>
          <w:rPr>
            <w:rStyle w:val="1111"/>
          </w:rPr>
          <w:t xml:space="preserve">g</w:t>
        </w:r>
      </w:ins>
      <w:r>
        <w:rPr>
          <w:rStyle w:val="1111"/>
        </w:rPr>
        <w:t xml:space="preserve">ospel</w:t>
      </w:r>
      <w:del w:id="267" w:author="Derek" w:date="2026-09-28T17:08:22Z" oouserid="Derek">
        <w:r>
          <w:rPr>
            <w:rStyle w:val="1111"/>
          </w:rPr>
          <w:delText xml:space="preserve">-T</w:delText>
        </w:r>
      </w:del>
      <w:ins w:id="268" w:author="Derek" w:date="2026-09-28T17:08:22Z" oouserid="Derek">
        <w:r>
          <w:rPr>
            <w:rStyle w:val="1111"/>
          </w:rPr>
          <w:t xml:space="preserve">t</w:t>
        </w:r>
      </w:ins>
      <w:r>
        <w:rPr>
          <w:rStyle w:val="1111"/>
        </w:rPr>
        <w:t xml:space="preserve">ex</w:t>
      </w:r>
      <w:r>
        <w:rPr>
          <w:rStyle w:val="1111"/>
        </w:rPr>
        <w:t xml:space="preserve">t, the very life and soul of all practical </w:t>
      </w:r>
      <w:del w:id="269" w:author="Derek" w:date="2026-09-28T17:08:27Z" oouserid="Derek">
        <w:r>
          <w:rPr>
            <w:rStyle w:val="1111"/>
          </w:rPr>
          <w:delText xml:space="preserve">D</w:delText>
        </w:r>
      </w:del>
      <w:ins w:id="270" w:author="Derek" w:date="2026-09-28T17:08:59Z" oouserid="Derek">
        <w:r>
          <w:rPr>
            <w:rStyle w:val="1111"/>
          </w:rPr>
          <w:t xml:space="preserve">D</w:t>
        </w:r>
      </w:ins>
      <w:r>
        <w:rPr>
          <w:rStyle w:val="1111"/>
        </w:rPr>
        <w:t xml:space="preserve">ivinity; wherein we may plainly read</w:t>
      </w:r>
      <w:del w:id="271" w:author="Derek" w:date="2026-09-28T17:08:42Z" oouserid="Derek">
        <w:r>
          <w:rPr>
            <w:rStyle w:val="1111"/>
          </w:rPr>
          <w:delText xml:space="preserve">e</w:delText>
        </w:r>
      </w:del>
      <w:r>
        <w:rPr>
          <w:rStyle w:val="1111"/>
        </w:rPr>
        <w:t xml:space="preserve"> his own proficiency in Christ</w:t>
      </w:r>
      <w:ins w:id="272" w:author="Derek" w:date="2026-09-28T17:08:47Z" oouserid="Derek">
        <w:r>
          <w:rPr>
            <w:rStyle w:val="1111"/>
          </w:rPr>
          <w:t xml:space="preserve">’</w:t>
        </w:r>
      </w:ins>
      <w:r>
        <w:rPr>
          <w:rStyle w:val="1111"/>
        </w:rPr>
        <w:t xml:space="preserve">s </w:t>
      </w:r>
      <w:del w:id="273" w:author="Derek" w:date="2026-09-28T17:08:48Z" oouserid="Derek">
        <w:r>
          <w:rPr>
            <w:rStyle w:val="1111"/>
          </w:rPr>
          <w:delText xml:space="preserve">S</w:delText>
        </w:r>
      </w:del>
      <w:ins w:id="274" w:author="Derek" w:date="2026-09-28T17:08:48Z" oouserid="Derek">
        <w:r>
          <w:rPr>
            <w:rStyle w:val="1111"/>
          </w:rPr>
          <w:t xml:space="preserve">s</w:t>
        </w:r>
      </w:ins>
      <w:r>
        <w:rPr>
          <w:rStyle w:val="1111"/>
        </w:rPr>
        <w:t xml:space="preserve">chool; and what lesson every Christian that would evidence the power and growth of godliness in his own soul, must necessarily learn from him.</w:t>
      </w:r>
      <w:r/>
    </w:p>
    <w:p>
      <w:pPr>
        <w:pStyle w:val="1132"/>
        <w:pBdr/>
        <w:spacing/>
        <w:ind/>
        <w:rPr/>
      </w:pPr>
      <w:r/>
      <w:bookmarkStart w:id="10" w:name="anchor-11"/>
      <w:r/>
      <w:bookmarkEnd w:id="10"/>
      <w:r>
        <w:rPr>
          <w:rStyle w:val="1111"/>
        </w:rPr>
        <w:t xml:space="preserve">Page</w:t>
      </w:r>
      <w:r>
        <w:rPr>
          <w:rStyle w:val="1111"/>
        </w:rPr>
        <w:t xml:space="preserve"> 2</w:t>
      </w:r>
      <w:r/>
    </w:p>
    <w:p>
      <w:pPr>
        <w:pStyle w:val="1132"/>
        <w:pBdr/>
        <w:spacing/>
        <w:ind/>
        <w:rPr/>
      </w:pPr>
      <w:r/>
      <w:bookmarkStart w:id="11" w:name="anchor-12"/>
      <w:r/>
      <w:bookmarkEnd w:id="11"/>
      <w:r>
        <w:rPr>
          <w:rStyle w:val="1111"/>
        </w:rPr>
        <w:t xml:space="preserve">These words are brought in by </w:t>
      </w:r>
      <w:r>
        <w:rPr>
          <w:rStyle w:val="1111"/>
        </w:rPr>
        <w:t xml:space="preserve">Paul,</w:t>
      </w:r>
      <w:r>
        <w:rPr>
          <w:rStyle w:val="1111"/>
        </w:rPr>
        <w:t xml:space="preserve"> as a plain argument to persuade</w:t>
      </w:r>
      <w:del w:id="275" w:author="Derek" w:date="2026-09-28T17:09:27Z" oouserid="Derek">
        <w:r>
          <w:rPr>
            <w:rStyle w:val="1111"/>
          </w:rPr>
          <w:delText xml:space="preserve">perswade</w:delText>
        </w:r>
      </w:del>
      <w:r>
        <w:rPr>
          <w:rStyle w:val="1111"/>
        </w:rPr>
        <w:t xml:space="preserve"> the Philippians that he did not seek after great things in the world, and that he sought not </w:t>
      </w:r>
      <w:r>
        <w:rPr>
          <w:rStyle w:val="1111"/>
        </w:rPr>
        <w:t xml:space="preserve">theirs,</w:t>
      </w:r>
      <w:r>
        <w:rPr>
          <w:rStyle w:val="1111"/>
        </w:rPr>
        <w:t xml:space="preserve"> but </w:t>
      </w:r>
      <w:r>
        <w:rPr>
          <w:rStyle w:val="1111"/>
        </w:rPr>
        <w:t xml:space="preserve">them</w:t>
      </w:r>
      <w:r>
        <w:rPr>
          <w:rStyle w:val="1111"/>
        </w:rPr>
        <w:t xml:space="preserve">: He did not pass</w:t>
      </w:r>
      <w:del w:id="276" w:author="Derek" w:date="2026-09-28T17:09:40Z" oouserid="Derek">
        <w:r>
          <w:rPr>
            <w:rStyle w:val="1111"/>
          </w:rPr>
          <w:delText xml:space="preserve">e</w:delText>
        </w:r>
      </w:del>
      <w:r>
        <w:rPr>
          <w:rStyle w:val="1111"/>
        </w:rPr>
        <w:t xml:space="preserve"> for a great estate; he had better things to take up his heart withal. I do not speak (sa</w:t>
      </w:r>
      <w:del w:id="277" w:author="Derek" w:date="2026-09-28T17:09:51Z" oouserid="Derek">
        <w:r>
          <w:rPr>
            <w:rStyle w:val="1111"/>
          </w:rPr>
          <w:delText xml:space="preserve">ith</w:delText>
        </w:r>
      </w:del>
      <w:ins w:id="278" w:author="Derek" w:date="2026-09-28T17:09:53Z" oouserid="Derek">
        <w:r>
          <w:rPr>
            <w:rStyle w:val="1111"/>
          </w:rPr>
          <w:t xml:space="preserve">ys</w:t>
        </w:r>
      </w:ins>
      <w:r>
        <w:rPr>
          <w:rStyle w:val="1111"/>
        </w:rPr>
        <w:t xml:space="preserve"> he) in respect of want, [</w:t>
      </w:r>
      <w:r>
        <w:rPr>
          <w:rStyle w:val="1111"/>
        </w:rPr>
        <w:t xml:space="preserve">For</w:t>
      </w:r>
      <w:r>
        <w:rPr>
          <w:rStyle w:val="1111"/>
        </w:rPr>
        <w:t xml:space="preserve">] whether I have or have not, my heart is fully satisfied, I have enough; </w:t>
      </w:r>
      <w:r>
        <w:rPr>
          <w:rStyle w:val="1111"/>
        </w:rPr>
        <w:t xml:space="preserve">I have learned in whatsoever state I am, therewith to be content.</w:t>
      </w:r>
      <w:r/>
    </w:p>
    <w:p>
      <w:pPr>
        <w:pStyle w:val="1132"/>
        <w:pBdr/>
        <w:spacing/>
        <w:ind/>
        <w:rPr/>
      </w:pPr>
      <w:r/>
      <w:bookmarkStart w:id="12" w:name="W3-3-article_2"/>
      <w:r/>
      <w:bookmarkEnd w:id="12"/>
      <w:ins w:id="279" w:author="Derek" w:date="2026-09-28T17:10:18Z" oouserid="Derek">
        <w:r>
          <w:rPr>
            <w:rStyle w:val="1111"/>
          </w:rPr>
          <w:t xml:space="preserve">“</w:t>
        </w:r>
      </w:ins>
      <w:r>
        <w:rPr>
          <w:rStyle w:val="1111"/>
        </w:rPr>
        <w:t xml:space="preserve">I have learned</w:t>
      </w:r>
      <w:del w:id="280" w:author="Derek" w:date="2026-09-28T17:14:45Z" oouserid="Derek">
        <w:r>
          <w:rPr>
            <w:rStyle w:val="1111"/>
          </w:rPr>
          <w:delText xml:space="preserve">.</w:delText>
        </w:r>
      </w:del>
      <w:ins w:id="281" w:author="Derek" w:date="2026-09-28T17:10:22Z" oouserid="Derek">
        <w:r>
          <w:rPr>
            <w:rStyle w:val="1111"/>
          </w:rPr>
          <w:t xml:space="preserve">”</w:t>
        </w:r>
      </w:ins>
      <w:del w:id="282" w:author="Derek" w:date="2026-09-28T17:10:22Z" oouserid="Derek">
        <w:r>
          <w:rPr>
            <w:rStyle w:val="1111"/>
          </w:rPr>
          <w:delText xml:space="preserve">]</w:delText>
        </w:r>
      </w:del>
      <w:r>
        <w:rPr>
          <w:rStyle w:val="1111"/>
        </w:rPr>
        <w:t xml:space="preserve"> Contentment in every condition is a great art, a spiritual mystery: It is to be learned, and so to be learned as a mystery; And therefore verse 12. he affirms, </w:t>
      </w:r>
      <w:ins w:id="283" w:author="Derek" w:date="2026-09-28T17:10:50Z" oouserid="Derek">
        <w:r>
          <w:rPr>
            <w:rStyle w:val="1111"/>
          </w:rPr>
          <w:t xml:space="preserve">“</w:t>
        </w:r>
      </w:ins>
      <w:r>
        <w:rPr>
          <w:rStyle w:val="1111"/>
        </w:rPr>
        <w:t xml:space="preserve">I know how to be ab</w:t>
      </w:r>
      <w:del w:id="284" w:author="Derek" w:date="2026-09-28T17:10:39Z" oouserid="Derek">
        <w:r>
          <w:rPr>
            <w:rStyle w:val="1111"/>
          </w:rPr>
          <w:delText xml:space="preserve">•</w:delText>
        </w:r>
      </w:del>
      <w:del w:id="285" w:author="Derek" w:date="2026-09-28T17:10:39Z" oouserid="Derek">
        <w:r>
          <w:rPr>
            <w:rStyle w:val="1111"/>
          </w:rPr>
          <w:delText xml:space="preserve">•</w:delText>
        </w:r>
      </w:del>
      <w:ins w:id="286" w:author="Derek" w:date="2026-09-28T17:10:39Z" oouserid="Derek">
        <w:r>
          <w:rPr>
            <w:rStyle w:val="1111"/>
          </w:rPr>
          <w:t xml:space="preserve">a</w:t>
        </w:r>
      </w:ins>
      <w:r>
        <w:rPr>
          <w:rStyle w:val="1111"/>
        </w:rPr>
        <w:t xml:space="preserve">sed, and I know how to abound, every where and in all things I am instructed</w:t>
      </w:r>
      <w:ins w:id="287" w:author="Derek" w:date="2026-09-28T17:10:48Z" oouserid="Derek">
        <w:r>
          <w:rPr>
            <w:rStyle w:val="1111"/>
          </w:rPr>
          <w:t xml:space="preserve">”</w:t>
        </w:r>
      </w:ins>
      <w:r>
        <w:rPr>
          <w:rStyle w:val="1111"/>
        </w:rPr>
        <w:t xml:space="preserve">: The word </w:t>
      </w:r>
      <w:del w:id="288" w:author="Derek" w:date="2026-09-28T17:11:23Z" oouserid="Derek">
        <w:r>
          <w:rPr>
            <w:rStyle w:val="1111"/>
          </w:rPr>
        </w:r>
      </w:del>
      <w:hyperlink w:tooltip="#anchor-13" w:anchor="anchor-13" w:history="1">
        <w:del w:id="289" w:author="Derek" w:date="2026-09-28T17:11:23Z" oouserid="Derek">
          <w:r>
            <w:rPr>
              <w:rStyle w:val="1125"/>
            </w:rPr>
            <w:delText xml:space="preserve">* 1.1</w:delText>
          </w:r>
        </w:del>
        <w:ins w:id="290" w:author="Derek" w:date="2026-09-28T17:11:24Z" oouserid="Derek">
          <w:r>
            <w:rPr>
              <w:rStyle w:val="1125"/>
            </w:rPr>
            <w:t xml:space="preserve">memyēmai</w:t>
          </w:r>
        </w:ins>
        <w:del w:id="291" w:author="Derek" w:date="2026-09-28T17:11:23Z" oouserid="Derek">
          <w:r>
            <w:rPr>
              <w:rStyle w:val="1125"/>
            </w:rPr>
          </w:r>
        </w:del>
        <w:r>
          <w:rPr>
            <w:rStyle w:val="1111"/>
          </w:rPr>
          <w:t xml:space="preserve"> which is translated </w:t>
        </w:r>
        <w:del w:id="292" w:author="Derek" w:date="2026-09-28T17:11:29Z" oouserid="Derek">
          <w:r>
            <w:rPr>
              <w:rStyle w:val="1111"/>
            </w:rPr>
            <w:delText xml:space="preserve">[</w:delText>
          </w:r>
        </w:del>
        <w:ins w:id="293" w:author="Derek" w:date="2026-09-28T17:11:33Z" oouserid="Derek">
          <w:r>
            <w:rPr>
              <w:rStyle w:val="1111"/>
            </w:rPr>
            <w:t xml:space="preserve">“i</w:t>
          </w:r>
        </w:ins>
        <w:del w:id="294" w:author="Derek" w:date="2026-09-28T17:11:32Z" oouserid="Derek">
          <w:r>
            <w:rPr>
              <w:rStyle w:val="1111"/>
            </w:rPr>
            <w:delText xml:space="preserve">I</w:delText>
          </w:r>
        </w:del>
        <w:r>
          <w:rPr>
            <w:rStyle w:val="1111"/>
          </w:rPr>
          <w:t xml:space="preserve">nstructed</w:t>
        </w:r>
        <w:ins w:id="295" w:author="Derek" w:date="2026-09-28T17:11:35Z" oouserid="Derek">
          <w:r>
            <w:rPr>
              <w:rStyle w:val="1111"/>
            </w:rPr>
            <w:t xml:space="preserve">”</w:t>
          </w:r>
        </w:ins>
        <w:del w:id="296" w:author="Derek" w:date="2026-09-28T17:11:35Z" oouserid="Derek">
          <w:r>
            <w:rPr>
              <w:rStyle w:val="1111"/>
            </w:rPr>
          </w:r>
        </w:del>
        <w:del w:id="297" w:author="Derek" w:date="2026-09-28T17:11:35Z" oouserid="Derek">
          <w:r>
            <w:rPr>
              <w:rStyle w:val="1111"/>
            </w:rPr>
            <w:delText xml:space="preserve">]</w:delText>
          </w:r>
        </w:del>
        <w:r>
          <w:rPr>
            <w:rStyle w:val="1111"/>
          </w:rPr>
          <w:t xml:space="preserve"> is derived from that word </w:t>
        </w:r>
      </w:hyperlink>
      <w:r/>
      <w:hyperlink w:tooltip="#anchor-14" w:anchor="anchor-14" w:history="1">
        <w:del w:id="298" w:author="Derek" w:date="2026-09-28T17:12:08Z" oouserid="Derek">
          <w:r>
            <w:rPr>
              <w:rStyle w:val="1125"/>
            </w:rPr>
            <w:delText xml:space="preserve">* 1.2</w:delText>
          </w:r>
        </w:del>
        <w:ins w:id="299" w:author="Derek" w:date="2026-09-28T17:12:08Z" oouserid="Derek">
          <w:r>
            <w:rPr>
              <w:rStyle w:val="1125"/>
            </w:rPr>
            <w:t xml:space="preserve">mustérion</w:t>
          </w:r>
        </w:ins>
        <w:del w:id="300" w:author="Derek" w:date="2026-09-28T17:12:08Z" oouserid="Derek">
          <w:r>
            <w:rPr>
              <w:rStyle w:val="1125"/>
            </w:rPr>
          </w:r>
        </w:del>
        <w:r>
          <w:rPr>
            <w:rStyle w:val="1111"/>
          </w:rPr>
          <w:t xml:space="preserve"> which signifies </w:t>
        </w:r>
        <w:ins w:id="301" w:author="Derek" w:date="2026-09-28T17:12:36Z" oouserid="Derek">
          <w:r>
            <w:rPr>
              <w:rStyle w:val="1111"/>
            </w:rPr>
            <w:t xml:space="preserve">“m</w:t>
          </w:r>
        </w:ins>
        <w:del w:id="302" w:author="Derek" w:date="2026-09-28T17:12:32Z" oouserid="Derek">
          <w:r>
            <w:rPr>
              <w:rStyle w:val="1111"/>
            </w:rPr>
            <w:delText xml:space="preserve">M</w:delText>
          </w:r>
        </w:del>
        <w:r>
          <w:rPr>
            <w:rStyle w:val="1111"/>
          </w:rPr>
          <w:t xml:space="preserve">ystery</w:t>
        </w:r>
        <w:ins w:id="303" w:author="Derek" w:date="2026-09-28T17:12:39Z" oouserid="Derek">
          <w:r>
            <w:rPr>
              <w:rStyle w:val="1111"/>
            </w:rPr>
            <w:t xml:space="preserve">”</w:t>
          </w:r>
        </w:ins>
        <w:r>
          <w:rPr>
            <w:rStyle w:val="1111"/>
          </w:rPr>
          <w:t xml:space="preserve">; and it is as much as if he had said, </w:t>
        </w:r>
        <w:ins w:id="304" w:author="Derek" w:date="2026-09-28T17:12:44Z" oouserid="Derek">
          <w:r>
            <w:rPr>
              <w:rStyle w:val="1111"/>
            </w:rPr>
            <w:t xml:space="preserve">“</w:t>
          </w:r>
        </w:ins>
        <w:r>
          <w:rPr>
            <w:rStyle w:val="1111"/>
          </w:rPr>
          <w:t xml:space="preserve">I have learned the mystery of this business</w:t>
        </w:r>
        <w:ins w:id="305" w:author="Derek" w:date="2026-09-28T17:12:49Z" oouserid="Derek">
          <w:r>
            <w:rPr>
              <w:rStyle w:val="1111"/>
            </w:rPr>
            <w:t xml:space="preserve">”</w:t>
          </w:r>
        </w:ins>
        <w:r>
          <w:rPr>
            <w:rStyle w:val="1111"/>
          </w:rPr>
          <w:t xml:space="preserve">. Contentment is to be learned as a great mystery; and those that are throughly trained up in that art, have learned a deep </w:t>
        </w:r>
        <w:ins w:id="306" w:author="Derek" w:date="2026-09-28T17:13:31Z" oouserid="Derek">
          <w:r>
            <w:rPr>
              <w:rStyle w:val="1111"/>
            </w:rPr>
            <w:t xml:space="preserve">m</w:t>
          </w:r>
        </w:ins>
        <w:del w:id="307" w:author="Derek" w:date="2026-09-28T17:13:31Z" oouserid="Derek">
          <w:r>
            <w:rPr>
              <w:rStyle w:val="1111"/>
            </w:rPr>
            <w:delText xml:space="preserve">M</w:delText>
          </w:r>
        </w:del>
        <w:r>
          <w:rPr>
            <w:rStyle w:val="1111"/>
          </w:rPr>
          <w:t xml:space="preserve">ystery</w:t>
        </w:r>
        <w:r>
          <w:rPr>
            <w:rStyle w:val="1111"/>
          </w:rPr>
          <w:t xml:space="preserve">; The which is, as </w:t>
        </w:r>
        <w:r>
          <w:rPr>
            <w:rStyle w:val="1111"/>
          </w:rPr>
          <w:t xml:space="preserve">Sampson</w:t>
        </w:r>
        <w:ins w:id="308" w:author="Derek" w:date="2026-09-28T17:13:38Z" oouserid="Derek">
          <w:r>
            <w:rPr>
              <w:rStyle w:val="1111"/>
            </w:rPr>
            <w:t xml:space="preserve">’</w:t>
          </w:r>
        </w:ins>
        <w:r>
          <w:rPr>
            <w:rStyle w:val="1111"/>
          </w:rPr>
          <w:t xml:space="preserve">s</w:t>
        </w:r>
        <w:r>
          <w:rPr>
            <w:rStyle w:val="1111"/>
          </w:rPr>
          <w:t xml:space="preserve"> riddle to a natural</w:t>
        </w:r>
        <w:del w:id="309" w:author="Derek" w:date="2026-09-28T17:13:44Z" oouserid="Derek">
          <w:r>
            <w:rPr>
              <w:rStyle w:val="1111"/>
            </w:rPr>
            <w:delText xml:space="preserve">natural</w:delText>
          </w:r>
        </w:del>
        <w:r>
          <w:rPr>
            <w:rStyle w:val="1111"/>
          </w:rPr>
          <w:t xml:space="preserve"> man. </w:t>
        </w:r>
        <w:ins w:id="310" w:author="Derek" w:date="2026-09-28T17:14:05Z" oouserid="Derek">
          <w:r>
            <w:rPr>
              <w:rStyle w:val="1111"/>
            </w:rPr>
            <w:t xml:space="preserve">“</w:t>
          </w:r>
        </w:ins>
        <w:del w:id="311" w:author="Derek" w:date="2026-09-28T17:14:05Z" oouserid="Derek">
          <w:r>
            <w:rPr>
              <w:rStyle w:val="1111"/>
            </w:rPr>
            <w:delText xml:space="preserve">[</w:delText>
          </w:r>
        </w:del>
        <w:r>
          <w:rPr>
            <w:rStyle w:val="1111"/>
          </w:rPr>
          <w:t xml:space="preserve">I have learned it.</w:t>
        </w:r>
        <w:ins w:id="312" w:author="Derek" w:date="2026-09-28T17:14:10Z" oouserid="Derek">
          <w:r>
            <w:rPr>
              <w:rStyle w:val="1111"/>
            </w:rPr>
            <w:t xml:space="preserve">”</w:t>
          </w:r>
        </w:ins>
        <w:del w:id="313" w:author="Derek" w:date="2026-09-28T17:14:10Z" oouserid="Derek">
          <w:r>
            <w:rPr>
              <w:rStyle w:val="1111"/>
            </w:rPr>
          </w:r>
        </w:del>
        <w:del w:id="314" w:author="Derek" w:date="2026-09-28T17:14:10Z" oouserid="Derek">
          <w:r>
            <w:rPr>
              <w:rStyle w:val="1111"/>
            </w:rPr>
            <w:delText xml:space="preserve">]</w:delText>
          </w:r>
        </w:del>
        <w:r>
          <w:rPr>
            <w:rStyle w:val="1111"/>
          </w:rPr>
          <w:t xml:space="preserve"> </w:t>
        </w:r>
        <w:ins w:id="315" w:author="Derek" w:date="2026-09-28T17:14:13Z" oouserid="Derek">
          <w:r>
            <w:rPr>
              <w:rStyle w:val="1111"/>
            </w:rPr>
            <w:t xml:space="preserve">i</w:t>
          </w:r>
        </w:ins>
        <w:del w:id="316" w:author="Derek" w:date="2026-09-28T17:14:12Z" oouserid="Derek">
          <w:r>
            <w:rPr>
              <w:rStyle w:val="1111"/>
            </w:rPr>
            <w:delText xml:space="preserve">I</w:delText>
          </w:r>
        </w:del>
        <w:r>
          <w:rPr>
            <w:rStyle w:val="1111"/>
          </w:rPr>
          <w:t xml:space="preserve">t is not now to learn; neither had I it at first; I have attained it though with much ado, and now by the grace of God I am become master of this art.</w:t>
        </w:r>
      </w:hyperlink>
      <w:r/>
      <w:r/>
    </w:p>
    <w:p>
      <w:pPr>
        <w:pStyle w:val="1132"/>
        <w:pBdr/>
        <w:spacing/>
        <w:ind/>
        <w:rPr/>
      </w:pPr>
      <w:ins w:id="317" w:author="Derek" w:date="2026-09-28T17:14:36Z" oouserid="Derek">
        <w:r>
          <w:t xml:space="preserve">“</w:t>
        </w:r>
      </w:ins>
      <w:bookmarkStart w:id="12" w:name="W3-3-article_3"/>
      <w:r/>
      <w:bookmarkEnd w:id="12"/>
      <w:r>
        <w:rPr>
          <w:rStyle w:val="1111"/>
        </w:rPr>
        <w:t xml:space="preserve">In whatsoever state I am</w:t>
      </w:r>
      <w:ins w:id="318" w:author="Derek" w:date="2026-09-28T17:14:40Z" oouserid="Derek">
        <w:r>
          <w:rPr>
            <w:rStyle w:val="1111"/>
          </w:rPr>
          <w:t xml:space="preserve">”</w:t>
        </w:r>
      </w:ins>
      <w:del w:id="319" w:author="Derek" w:date="2026-09-28T17:14:40Z" oouserid="Derek">
        <w:r>
          <w:rPr>
            <w:rStyle w:val="1111"/>
          </w:rPr>
          <w:delText xml:space="preserve">.</w:delText>
        </w:r>
      </w:del>
      <w:del w:id="320" w:author="Derek" w:date="2026-09-28T17:14:40Z" oouserid="Derek">
        <w:r>
          <w:rPr>
            <w:rStyle w:val="1111"/>
          </w:rPr>
          <w:delText xml:space="preserve">]</w:delText>
        </w:r>
      </w:del>
      <w:r>
        <w:rPr>
          <w:rStyle w:val="1111"/>
        </w:rPr>
        <w:t xml:space="preserve"> The word </w:t>
      </w:r>
      <w:del w:id="321" w:author="Derek" w:date="2026-09-28T17:14:51Z" oouserid="Derek">
        <w:r>
          <w:rPr>
            <w:rStyle w:val="1111"/>
          </w:rPr>
          <w:delText xml:space="preserve">[</w:delText>
        </w:r>
      </w:del>
      <w:ins w:id="322" w:author="Derek" w:date="2026-09-28T17:14:51Z" oouserid="Derek">
        <w:r>
          <w:rPr>
            <w:rStyle w:val="1111"/>
          </w:rPr>
          <w:t xml:space="preserve">“</w:t>
        </w:r>
      </w:ins>
      <w:r>
        <w:rPr>
          <w:rStyle w:val="1111"/>
        </w:rPr>
        <w:t xml:space="preserve">State</w:t>
      </w:r>
      <w:ins w:id="323" w:author="Derek" w:date="2026-09-28T17:14:53Z" oouserid="Derek">
        <w:r>
          <w:rPr>
            <w:rStyle w:val="1111"/>
          </w:rPr>
          <w:t xml:space="preserve">”</w:t>
        </w:r>
      </w:ins>
      <w:del w:id="324" w:author="Derek" w:date="2026-09-28T17:14:53Z" oouserid="Derek">
        <w:r>
          <w:rPr>
            <w:rStyle w:val="1111"/>
          </w:rPr>
          <w:delText xml:space="preserve">]</w:delText>
        </w:r>
      </w:del>
      <w:r>
        <w:rPr>
          <w:rStyle w:val="1111"/>
        </w:rPr>
        <w:t xml:space="preserve"> is not in the </w:t>
      </w:r>
      <w:del w:id="325" w:author="Derek" w:date="2026-09-28T17:14:56Z" oouserid="Derek">
        <w:r>
          <w:rPr>
            <w:rStyle w:val="1111"/>
          </w:rPr>
          <w:delText xml:space="preserve">O</w:delText>
        </w:r>
      </w:del>
      <w:ins w:id="326" w:author="Derek" w:date="2026-09-28T17:14:57Z" oouserid="Derek">
        <w:r>
          <w:rPr>
            <w:rStyle w:val="1111"/>
          </w:rPr>
          <w:t xml:space="preserve">o</w:t>
        </w:r>
      </w:ins>
      <w:r>
        <w:rPr>
          <w:rStyle w:val="1111"/>
        </w:rPr>
        <w:t xml:space="preserve">riginal, but, </w:t>
      </w:r>
      <w:del w:id="327" w:author="Derek" w:date="2026-09-28T17:15:20Z" oouserid="Derek">
        <w:r>
          <w:rPr>
            <w:rStyle w:val="1111"/>
          </w:rPr>
        </w:r>
      </w:del>
      <w:hyperlink w:tooltip="#anchor-15" w:anchor="anchor-15" w:history="1">
        <w:del w:id="328" w:author="Derek" w:date="2026-09-28T17:15:20Z" oouserid="Derek">
          <w:r>
            <w:rPr>
              <w:rStyle w:val="1125"/>
            </w:rPr>
            <w:delText xml:space="preserve">* 1.3</w:delText>
          </w:r>
        </w:del>
        <w:ins w:id="329" w:author="Derek" w:date="2026-09-28T17:15:46Z" oouserid="Derek">
          <w:r>
            <w:rPr>
              <w:rStyle w:val="1125"/>
            </w:rPr>
            <w:t xml:space="preserve">en hos eimi “</w:t>
          </w:r>
        </w:ins>
        <w:del w:id="330" w:author="Derek" w:date="2026-09-28T17:15:20Z" oouserid="Derek">
          <w:r>
            <w:rPr>
              <w:rStyle w:val="1125"/>
            </w:rPr>
          </w:r>
        </w:del>
        <w:r>
          <w:rPr>
            <w:rStyle w:val="1111"/>
          </w:rPr>
          <w:t xml:space="preserve">In what I am</w:t>
        </w:r>
        <w:ins w:id="331" w:author="Derek" w:date="2026-09-28T17:15:50Z" oouserid="Derek">
          <w:r>
            <w:rPr>
              <w:rStyle w:val="1111"/>
            </w:rPr>
            <w:t xml:space="preserve">”</w:t>
          </w:r>
        </w:ins>
        <w:r>
          <w:rPr>
            <w:rStyle w:val="1111"/>
          </w:rPr>
          <w:t xml:space="preserve">,</w:t>
        </w:r>
        <w:r>
          <w:rPr>
            <w:rStyle w:val="1111"/>
          </w:rPr>
          <w:t xml:space="preserve"> that is, in whatsoever concerns or befalls</w:t>
        </w:r>
        <w:del w:id="332" w:author="Derek" w:date="2026-09-28T17:15:59Z" oouserid="Derek">
          <w:r>
            <w:rPr>
              <w:rStyle w:val="1111"/>
            </w:rPr>
            <w:delText xml:space="preserve">befals</w:delText>
          </w:r>
        </w:del>
        <w:r>
          <w:rPr>
            <w:rStyle w:val="1111"/>
          </w:rPr>
          <w:t xml:space="preserve"> me, whether I have little or nothing at all.</w:t>
        </w:r>
      </w:hyperlink>
      <w:r/>
      <w:r/>
    </w:p>
    <w:p>
      <w:pPr>
        <w:pStyle w:val="1132"/>
        <w:pBdr/>
        <w:spacing/>
        <w:ind/>
        <w:rPr/>
      </w:pPr>
      <w:ins w:id="333" w:author="Derek" w:date="2026-09-28T17:16:07Z" oouserid="Derek">
        <w:r>
          <w:t xml:space="preserve">“</w:t>
        </w:r>
      </w:ins>
      <w:bookmarkStart w:id="12" w:name="W3-3-article_4"/>
      <w:r/>
      <w:bookmarkEnd w:id="12"/>
      <w:r>
        <w:rPr>
          <w:rStyle w:val="1111"/>
        </w:rPr>
        <w:t xml:space="preserve">Therewith to be content</w:t>
      </w:r>
      <w:del w:id="334" w:author="Derek" w:date="2026-09-28T17:16:10Z" oouserid="Derek">
        <w:r>
          <w:rPr>
            <w:rStyle w:val="1111"/>
          </w:rPr>
          <w:delText xml:space="preserve">]</w:delText>
        </w:r>
      </w:del>
      <w:ins w:id="335" w:author="Derek" w:date="2026-09-28T17:16:10Z" oouserid="Derek">
        <w:r>
          <w:rPr>
            <w:rStyle w:val="1111"/>
          </w:rPr>
          <w:t xml:space="preserve">”</w:t>
        </w:r>
      </w:ins>
      <w:r>
        <w:rPr>
          <w:rStyle w:val="1111"/>
        </w:rPr>
        <w:t xml:space="preserve"> The word </w:t>
      </w:r>
      <w:ins w:id="336" w:author="Derek" w:date="2026-09-28T17:16:28Z" oouserid="Derek">
        <w:r>
          <w:rPr>
            <w:rStyle w:val="1111"/>
          </w:rPr>
          <w:t xml:space="preserve">autarkés</w:t>
        </w:r>
      </w:ins>
      <w:del w:id="337" w:author="Derek" w:date="2026-09-28T17:16:28Z" oouserid="Derek">
        <w:r>
          <w:rPr>
            <w:rStyle w:val="1111"/>
          </w:rPr>
        </w:r>
      </w:del>
      <w:hyperlink w:tooltip="#anchor-16" w:anchor="anchor-16" w:history="1">
        <w:del w:id="338" w:author="Derek" w:date="2026-09-28T17:16:28Z" oouserid="Derek">
          <w:r>
            <w:rPr>
              <w:rStyle w:val="1125"/>
            </w:rPr>
            <w:delText xml:space="preserve">* 1.4</w:delText>
          </w:r>
        </w:del>
        <w:r>
          <w:rPr>
            <w:rStyle w:val="1111"/>
          </w:rPr>
          <w:t xml:space="preserve"> which we render </w:t>
        </w:r>
        <w:ins w:id="339" w:author="Derek" w:date="2026-09-28T17:16:34Z" oouserid="Derek">
          <w:r>
            <w:rPr>
              <w:rStyle w:val="1111"/>
            </w:rPr>
            <w:t xml:space="preserve">“c</w:t>
          </w:r>
        </w:ins>
        <w:del w:id="340" w:author="Derek" w:date="2026-09-28T17:16:33Z" oouserid="Derek">
          <w:r>
            <w:rPr>
              <w:rStyle w:val="1111"/>
            </w:rPr>
            <w:delText xml:space="preserve">C</w:delText>
          </w:r>
        </w:del>
        <w:r>
          <w:rPr>
            <w:rStyle w:val="1111"/>
          </w:rPr>
          <w:t xml:space="preserve">ontent</w:t>
        </w:r>
        <w:ins w:id="341" w:author="Derek" w:date="2026-09-28T17:16:39Z" oouserid="Derek">
          <w:r>
            <w:rPr>
              <w:rStyle w:val="1111"/>
            </w:rPr>
            <w:t xml:space="preserve">”</w:t>
          </w:r>
        </w:ins>
        <w:r>
          <w:rPr>
            <w:rStyle w:val="1111"/>
          </w:rPr>
          <w:t xml:space="preserve"> here, ha</w:t>
        </w:r>
        <w:del w:id="342" w:author="Derek" w:date="2026-09-28T17:17:00Z" oouserid="Derek">
          <w:r>
            <w:rPr>
              <w:rStyle w:val="1111"/>
            </w:rPr>
            <w:delText xml:space="preserve">t</w:delText>
          </w:r>
        </w:del>
        <w:ins w:id="343" w:author="Derek" w:date="2026-09-28T17:17:01Z" oouserid="Derek">
          <w:r>
            <w:rPr>
              <w:rStyle w:val="1111"/>
            </w:rPr>
            <w:t xml:space="preserve">s</w:t>
          </w:r>
        </w:ins>
        <w:r>
          <w:rPr>
            <w:rStyle w:val="1111"/>
          </w:rPr>
          <w:t xml:space="preserve">h in the </w:t>
        </w:r>
        <w:ins w:id="344" w:author="Derek" w:date="2026-09-28T17:17:06Z" oouserid="Derek">
          <w:r>
            <w:rPr>
              <w:rStyle w:val="1111"/>
            </w:rPr>
            <w:t xml:space="preserve">o</w:t>
          </w:r>
        </w:ins>
        <w:del w:id="345" w:author="Derek" w:date="2026-09-28T17:17:06Z" oouserid="Derek">
          <w:r>
            <w:rPr>
              <w:rStyle w:val="1111"/>
            </w:rPr>
            <w:delText xml:space="preserve">O</w:delText>
          </w:r>
        </w:del>
        <w:r>
          <w:rPr>
            <w:rStyle w:val="1111"/>
          </w:rPr>
          <w:t xml:space="preserve">riginal much eleganc</w:t>
        </w:r>
        <w:ins w:id="346" w:author="Derek" w:date="2026-09-28T17:17:10Z" oouserid="Derek">
          <w:r>
            <w:rPr>
              <w:rStyle w:val="1111"/>
            </w:rPr>
            <w:t xml:space="preserve">e</w:t>
          </w:r>
        </w:ins>
        <w:del w:id="347" w:author="Derek" w:date="2026-09-28T17:17:10Z" oouserid="Derek">
          <w:r>
            <w:rPr>
              <w:rStyle w:val="1111"/>
            </w:rPr>
            <w:delText xml:space="preserve">y</w:delText>
          </w:r>
        </w:del>
        <w:r>
          <w:rPr>
            <w:rStyle w:val="1111"/>
          </w:rPr>
          <w:t xml:space="preserve"> and fulnesse of signification</w:t>
        </w:r>
        <w:ins w:id="348" w:author="Derek" w:date="2026-09-28T17:19:06Z" oouserid="Derek">
          <w:r>
            <w:rPr>
              <w:rStyle w:val="1095"/>
            </w:rPr>
            <w:footnoteReference w:id="2"/>
          </w:r>
        </w:ins>
        <w:r>
          <w:rPr>
            <w:rStyle w:val="1111"/>
          </w:rPr>
          <w:t xml:space="preserve"> in it. </w:t>
        </w:r>
        <w:ins w:id="349" w:author="Derek" w:date="2026-09-28T17:20:32Z" oouserid="Derek">
          <w:r>
            <w:rPr>
              <w:rStyle w:val="1111"/>
            </w:rPr>
            <w:t xml:space="preserve">Strictly speaking, </w:t>
          </w:r>
        </w:ins>
        <w:del w:id="350" w:author="Derek" w:date="2026-09-28T17:20:12Z" oouserid="Derek">
          <w:r>
            <w:rPr>
              <w:rStyle w:val="1111"/>
            </w:rPr>
            <w:delText xml:space="preserve">In strictnesse of phrase</w:delText>
          </w:r>
        </w:del>
        <w:r>
          <w:rPr>
            <w:rStyle w:val="1111"/>
          </w:rPr>
          <w:t xml:space="preserve"> it is only attributed unto God, who ha</w:t>
        </w:r>
        <w:ins w:id="351" w:author="Derek" w:date="2026-09-28T17:20:49Z" oouserid="Derek">
          <w:r>
            <w:rPr>
              <w:rStyle w:val="1111"/>
            </w:rPr>
            <w:t xml:space="preserve">s</w:t>
          </w:r>
        </w:ins>
        <w:del w:id="352" w:author="Derek" w:date="2026-09-28T17:20:45Z" oouserid="Derek">
          <w:r>
            <w:rPr>
              <w:rStyle w:val="1111"/>
            </w:rPr>
            <w:delText xml:space="preserve">t</w:delText>
          </w:r>
        </w:del>
        <w:r>
          <w:rPr>
            <w:rStyle w:val="1111"/>
          </w:rPr>
          <w:t xml:space="preserve">h </w:t>
        </w:r>
        <w:ins w:id="353" w:author="Derek" w:date="2026-09-28T17:21:06Z" oouserid="Derek">
          <w:r>
            <w:rPr>
              <w:rStyle w:val="1111"/>
            </w:rPr>
            <w:t xml:space="preserve">styled </w:t>
          </w:r>
        </w:ins>
        <w:del w:id="354" w:author="Derek" w:date="2026-09-28T17:21:04Z" oouserid="Derek">
          <w:r>
            <w:rPr>
              <w:rStyle w:val="1111"/>
            </w:rPr>
            <w:delText xml:space="preserve">sti</w:delText>
          </w:r>
        </w:del>
        <w:del w:id="355" w:author="Derek" w:date="2026-09-28T17:21:04Z" oouserid="Derek">
          <w:r>
            <w:rPr>
              <w:rStyle w:val="1111"/>
            </w:rPr>
            <w:delText xml:space="preserve">led </w:delText>
          </w:r>
        </w:del>
        <w:r>
          <w:rPr>
            <w:rStyle w:val="1111"/>
          </w:rPr>
          <w:t xml:space="preserve">himself </w:t>
        </w:r>
        <w:r>
          <w:rPr>
            <w:rStyle w:val="1111"/>
          </w:rPr>
          <w:t xml:space="preserve">God </w:t>
        </w:r>
        <w:del w:id="356" w:author="Derek" w:date="2026-09-28T17:21:48Z" oouserid="Derek">
          <w:r>
            <w:rPr>
              <w:rStyle w:val="1111"/>
            </w:rPr>
            <w:delText xml:space="preserve">alsufficiant</w:delText>
          </w:r>
        </w:del>
        <w:r>
          <w:rPr>
            <w:rStyle w:val="1111"/>
          </w:rPr>
          <w:t xml:space="preserve">All-Sufficient</w:t>
        </w:r>
        <w:del w:id="357" w:author="Derek" w:date="2026-09-28T17:21:48Z" oouserid="Derek">
          <w:r>
            <w:rPr>
              <w:rStyle w:val="1111"/>
            </w:rPr>
          </w:r>
        </w:del>
        <w:r>
          <w:rPr>
            <w:rStyle w:val="1111"/>
          </w:rPr>
          <w:t xml:space="preserve">,</w:t>
        </w:r>
        <w:r>
          <w:rPr>
            <w:rStyle w:val="1111"/>
          </w:rPr>
          <w:t xml:space="preserve"> as resting wholly satisfied in and with </w:t>
        </w:r>
        <w:ins w:id="358" w:author="Derek" w:date="2026-09-28T17:22:10Z" oouserid="Derek">
          <w:r>
            <w:rPr>
              <w:rStyle w:val="1111"/>
            </w:rPr>
            <w:t xml:space="preserve">H</w:t>
          </w:r>
        </w:ins>
        <w:del w:id="359" w:author="Derek" w:date="2026-09-28T17:22:09Z" oouserid="Derek">
          <w:r>
            <w:rPr>
              <w:rStyle w:val="1111"/>
            </w:rPr>
            <w:delText xml:space="preserve">h</w:delText>
          </w:r>
        </w:del>
        <w:r>
          <w:rPr>
            <w:rStyle w:val="1111"/>
          </w:rPr>
          <w:t xml:space="preserve">imself alone; but </w:t>
        </w:r>
        <w:ins w:id="360" w:author="Derek" w:date="2026-09-28T17:22:14Z" oouserid="Derek">
          <w:r>
            <w:rPr>
              <w:rStyle w:val="1111"/>
            </w:rPr>
            <w:t xml:space="preserve">H</w:t>
          </w:r>
        </w:ins>
        <w:del w:id="361" w:author="Derek" w:date="2026-09-28T17:22:13Z" oouserid="Derek">
          <w:r>
            <w:rPr>
              <w:rStyle w:val="1111"/>
            </w:rPr>
            <w:delText xml:space="preserve">h</w:delText>
          </w:r>
        </w:del>
        <w:r>
          <w:rPr>
            <w:rStyle w:val="1111"/>
          </w:rPr>
          <w:t xml:space="preserve">e is pleased freely to comunicate</w:t>
        </w:r>
        <w:ins w:id="362" w:author="Derek" w:date="2026-09-28T17:24:23Z" oouserid="Derek">
          <w:r>
            <w:rPr>
              <w:rStyle w:val="1095"/>
            </w:rPr>
            <w:footnoteReference w:id="3"/>
          </w:r>
        </w:ins>
        <w:r>
          <w:rPr>
            <w:rStyle w:val="1111"/>
          </w:rPr>
          <w:t xml:space="preserve"> of </w:t>
        </w:r>
        <w:ins w:id="363" w:author="Derek" w:date="2026-09-28T17:22:20Z" oouserid="Derek">
          <w:r>
            <w:rPr>
              <w:rStyle w:val="1111"/>
            </w:rPr>
            <w:t xml:space="preserve">H</w:t>
          </w:r>
        </w:ins>
        <w:del w:id="364" w:author="Derek" w:date="2026-09-28T17:22:19Z" oouserid="Derek">
          <w:r>
            <w:rPr>
              <w:rStyle w:val="1111"/>
            </w:rPr>
            <w:delText xml:space="preserve">h</w:delText>
          </w:r>
        </w:del>
        <w:r>
          <w:rPr>
            <w:rStyle w:val="1111"/>
          </w:rPr>
          <w:t xml:space="preserve">is fu</w:t>
        </w:r>
        <w:ins w:id="365" w:author="Derek" w:date="2026-09-28T17:22:26Z" oouserid="Derek">
          <w:r>
            <w:rPr>
              <w:rStyle w:val="1111"/>
            </w:rPr>
            <w:t xml:space="preserve">l</w:t>
          </w:r>
        </w:ins>
        <w:r>
          <w:rPr>
            <w:rStyle w:val="1111"/>
          </w:rPr>
          <w:t xml:space="preserve">lness to the creature so that from God in Christ the </w:t>
        </w:r>
        <w:ins w:id="366" w:author="Derek" w:date="2026-09-28T17:22:34Z" oouserid="Derek">
          <w:r>
            <w:rPr>
              <w:rStyle w:val="1111"/>
            </w:rPr>
            <w:t xml:space="preserve">s</w:t>
          </w:r>
        </w:ins>
        <w:del w:id="367" w:author="Derek" w:date="2026-09-28T17:22:33Z" oouserid="Derek">
          <w:r>
            <w:rPr>
              <w:rStyle w:val="1111"/>
            </w:rPr>
            <w:delText xml:space="preserve">S</w:delText>
          </w:r>
        </w:del>
        <w:r>
          <w:rPr>
            <w:rStyle w:val="1111"/>
          </w:rPr>
          <w:t xml:space="preserve">aints </w:t>
        </w:r>
        <w:r>
          <w:rPr>
            <w:rStyle w:val="1111"/>
          </w:rPr>
          <w:t xml:space="preserve">receive grace for grace, Joh.</w:t>
        </w:r>
        <w:r>
          <w:rPr>
            <w:rStyle w:val="1111"/>
          </w:rPr>
          <w:t xml:space="preserve"> 1.16. in so</w:t>
        </w:r>
        <w:ins w:id="368" w:author="Derek" w:date="2026-09-28T17:22:40Z" oouserid="Derek">
          <w:r>
            <w:rPr>
              <w:rStyle w:val="1111"/>
            </w:rPr>
            <w:t xml:space="preserve"> </w:t>
          </w:r>
        </w:ins>
        <w:r>
          <w:rPr>
            <w:rStyle w:val="1111"/>
          </w:rPr>
          <w:t xml:space="preserve">much that there is in them an answerablenesse</w:t>
        </w:r>
        <w:ins w:id="369" w:author="Derek" w:date="2026-09-28T17:25:22Z" oouserid="Derek">
          <w:r>
            <w:rPr>
              <w:rStyle w:val="1095"/>
            </w:rPr>
            <w:footnoteReference w:id="4"/>
          </w:r>
        </w:ins>
        <w:r>
          <w:rPr>
            <w:rStyle w:val="1111"/>
          </w:rPr>
          <w:t xml:space="preserve"> of the same grace in their proportion that is in Christ. And in this sense </w:t>
        </w:r>
        <w:r>
          <w:rPr>
            <w:rStyle w:val="1111"/>
          </w:rPr>
          <w:t xml:space="preserve">Paul</w:t>
        </w:r>
        <w:r>
          <w:rPr>
            <w:rStyle w:val="1111"/>
          </w:rPr>
          <w:t xml:space="preserve"> </w:t>
        </w:r>
        <w:ins w:id="370" w:author="Derek" w:date="2026-09-28T17:25:47Z" oouserid="Derek">
          <w:r>
            <w:rPr>
              <w:rStyle w:val="1111"/>
            </w:rPr>
            <w:t xml:space="preserve">says</w:t>
          </w:r>
        </w:ins>
        <w:del w:id="371" w:author="Derek" w:date="2026-09-28T17:25:46Z" oouserid="Derek">
          <w:r>
            <w:rPr>
              <w:rStyle w:val="1111"/>
            </w:rPr>
            <w:delText xml:space="preserve">saith</w:delText>
          </w:r>
        </w:del>
        <w:r>
          <w:rPr>
            <w:rStyle w:val="1111"/>
          </w:rPr>
          <w:t xml:space="preserve">, I have a </w:t>
        </w:r>
        <w:ins w:id="372" w:author="Derek" w:date="2026-09-28T17:25:54Z" oouserid="Derek">
          <w:r>
            <w:rPr>
              <w:rStyle w:val="1111"/>
            </w:rPr>
            <w:t xml:space="preserve">s</w:t>
          </w:r>
        </w:ins>
        <w:del w:id="373" w:author="Derek" w:date="2026-09-28T17:25:54Z" oouserid="Derek">
          <w:r>
            <w:rPr>
              <w:rStyle w:val="1111"/>
            </w:rPr>
            <w:delText xml:space="preserve">S</w:delText>
          </w:r>
        </w:del>
        <w:r>
          <w:rPr>
            <w:rStyle w:val="1111"/>
          </w:rPr>
          <w:t xml:space="preserve">elf-sufficiency,</w:t>
        </w:r>
        <w:r>
          <w:rPr>
            <w:rStyle w:val="1111"/>
          </w:rPr>
          <w:t xml:space="preserve"> as the word notes.</w:t>
        </w:r>
      </w:hyperlink>
      <w:r/>
      <w:r/>
    </w:p>
    <w:p>
      <w:pPr>
        <w:pStyle w:val="1132"/>
        <w:pBdr/>
        <w:spacing/>
        <w:ind/>
        <w:rPr/>
      </w:pPr>
      <w:r/>
      <w:bookmarkStart w:id="12" w:name="W3-3-article_5"/>
      <w:r/>
      <w:bookmarkEnd w:id="12"/>
      <w:r>
        <w:rPr>
          <w:rStyle w:val="1111"/>
        </w:rPr>
        <w:t xml:space="preserve">But ha</w:t>
      </w:r>
      <w:del w:id="374" w:author="Derek" w:date="2026-09-28T17:25:59Z" oouserid="Derek">
        <w:r>
          <w:rPr>
            <w:rStyle w:val="1111"/>
          </w:rPr>
          <w:delText xml:space="preserve">th</w:delText>
        </w:r>
      </w:del>
      <w:ins w:id="375" w:author="Derek" w:date="2026-09-28T17:26:00Z" oouserid="Derek">
        <w:r>
          <w:rPr>
            <w:rStyle w:val="1111"/>
          </w:rPr>
          <w:t xml:space="preserve">s</w:t>
        </w:r>
      </w:ins>
      <w:r>
        <w:rPr>
          <w:rStyle w:val="1111"/>
        </w:rPr>
        <w:t xml:space="preserve"> </w:t>
      </w:r>
      <w:r>
        <w:rPr>
          <w:rStyle w:val="1111"/>
        </w:rPr>
        <w:t xml:space="preserve">Paul</w:t>
      </w:r>
      <w:r>
        <w:rPr>
          <w:rStyle w:val="1111"/>
        </w:rPr>
        <w:t xml:space="preserve"> a self-sufficiency you will say? How are we sufficient of our selves? Our </w:t>
      </w:r>
      <w:del w:id="376" w:author="Derek" w:date="2026-09-28T17:26:11Z" oouserid="Derek">
        <w:r>
          <w:rPr>
            <w:rStyle w:val="1111"/>
          </w:rPr>
          <w:delText xml:space="preserve">A</w:delText>
        </w:r>
      </w:del>
      <w:ins w:id="377" w:author="Derek" w:date="2026-09-28T17:26:12Z" oouserid="Derek">
        <w:r>
          <w:rPr>
            <w:rStyle w:val="1111"/>
          </w:rPr>
          <w:t xml:space="preserve">a</w:t>
        </w:r>
      </w:ins>
      <w:r>
        <w:rPr>
          <w:rStyle w:val="1111"/>
        </w:rPr>
        <w:t xml:space="preserve">postle affirms in another case, </w:t>
      </w:r>
      <w:del w:id="378" w:author="Derek" w:date="2026-09-28T17:26:17Z" oouserid="Derek">
        <w:r>
          <w:rPr>
            <w:rStyle w:val="1111"/>
          </w:rPr>
          <w:delText xml:space="preserve">T</w:delText>
        </w:r>
      </w:del>
      <w:ins w:id="379" w:author="Derek" w:date="2026-09-28T17:26:17Z" oouserid="Derek">
        <w:r>
          <w:rPr>
            <w:rStyle w:val="1111"/>
          </w:rPr>
          <w:t xml:space="preserve">t</w:t>
        </w:r>
      </w:ins>
      <w:r>
        <w:rPr>
          <w:rStyle w:val="1111"/>
        </w:rPr>
        <w:t xml:space="preserve">hat we are not sufficient of our selves to think any thing as of our selves?</w:t>
      </w:r>
      <w:r>
        <w:rPr>
          <w:rStyle w:val="1111"/>
        </w:rPr>
        <w:t xml:space="preserve"> 2 </w:t>
      </w:r>
      <w:r>
        <w:rPr>
          <w:rStyle w:val="1111"/>
        </w:rPr>
        <w:t xml:space="preserve">Cor.</w:t>
      </w:r>
      <w:r>
        <w:rPr>
          <w:rStyle w:val="1111"/>
        </w:rPr>
        <w:t xml:space="preserve"> 3.5. His meaning therefore must be, I find a sufficiency </w:t>
      </w:r>
      <w:r/>
    </w:p>
    <w:p>
      <w:pPr>
        <w:pStyle w:val="1132"/>
        <w:pBdr/>
        <w:spacing/>
        <w:ind/>
        <w:rPr/>
      </w:pPr>
      <w:r/>
      <w:bookmarkStart w:id="12" w:name="anchor-17"/>
      <w:r/>
      <w:bookmarkEnd w:id="12"/>
      <w:r>
        <w:rPr>
          <w:rStyle w:val="1111"/>
        </w:rPr>
        <w:t xml:space="preserve">Page</w:t>
      </w:r>
      <w:r>
        <w:rPr>
          <w:rStyle w:val="1111"/>
        </w:rPr>
        <w:t xml:space="preserve"> 3</w:t>
      </w:r>
      <w:r/>
    </w:p>
    <w:p>
      <w:pPr>
        <w:pStyle w:val="1132"/>
        <w:pBdr/>
        <w:spacing/>
        <w:ind/>
        <w:rPr/>
      </w:pPr>
      <w:r/>
      <w:bookmarkStart w:id="13" w:name="anchor-18"/>
      <w:r/>
      <w:bookmarkEnd w:id="13"/>
      <w:r>
        <w:rPr>
          <w:rStyle w:val="1111"/>
        </w:rPr>
        <w:t xml:space="preserve">of satisfaction in my own heart, through the grace of Christ th</w:t>
      </w:r>
      <w:r>
        <w:rPr>
          <w:rStyle w:val="1111"/>
        </w:rPr>
        <w:t xml:space="preserve">at is in me; though I have not outward comforts and worldly accommodations to supply my necessities, yet I enjoy portion enough </w:t>
      </w:r>
      <w:del w:id="380" w:author="Derek" w:date="2026-09-28T17:26:46Z" oouserid="Derek">
        <w:r>
          <w:rPr>
            <w:rStyle w:val="1111"/>
          </w:rPr>
          <w:delText xml:space="preserve">betwixt </w:delText>
        </w:r>
      </w:del>
      <w:ins w:id="381" w:author="Derek" w:date="2026-09-28T17:26:48Z" oouserid="Derek">
        <w:r>
          <w:rPr>
            <w:rStyle w:val="1111"/>
          </w:rPr>
          <w:t xml:space="preserve">between </w:t>
        </w:r>
      </w:ins>
      <w:r>
        <w:rPr>
          <w:rStyle w:val="1111"/>
        </w:rPr>
        <w:t xml:space="preserve">Christ and my own soul abundantly to </w:t>
      </w:r>
      <w:ins w:id="382" w:author="derek" w:date="2026-10-13T14:45:16Z" oouserid="derek">
        <w:r>
          <w:rPr>
            <w:rStyle w:val="1111"/>
          </w:rPr>
          <w:t xml:space="preserve">satisfy </w:t>
        </w:r>
      </w:ins>
      <w:del w:id="383" w:author="derek" w:date="2026-10-13T14:45:14Z" oouserid="derek">
        <w:r>
          <w:rPr>
            <w:rStyle w:val="1111"/>
          </w:rPr>
          <w:delText xml:space="preserve">satis</w:delText>
        </w:r>
      </w:del>
      <w:ins w:id="384" w:author="Derek" w:date="2026-09-28T17:27:01Z" oouserid="Derek">
        <w:del w:id="385" w:author="derek" w:date="2026-10-13T14:45:14Z" oouserid="derek">
          <w:r>
            <w:rPr>
              <w:rStyle w:val="1111"/>
            </w:rPr>
            <w:delText xml:space="preserve">y</w:delText>
          </w:r>
        </w:del>
      </w:ins>
      <w:del w:id="386" w:author="Derek" w:date="2026-09-28T17:27:01Z" oouserid="Derek">
        <w:r>
          <w:rPr>
            <w:rStyle w:val="1111"/>
          </w:rPr>
          <w:delText xml:space="preserve">fi</w:delText>
        </w:r>
      </w:del>
      <w:del w:id="387" w:author="derek" w:date="2026-10-13T14:45:14Z" oouserid="derek">
        <w:r>
          <w:rPr>
            <w:rStyle w:val="1111"/>
          </w:rPr>
          <w:delText xml:space="preserve">e </w:delText>
        </w:r>
      </w:del>
      <w:r>
        <w:rPr>
          <w:rStyle w:val="1111"/>
        </w:rPr>
        <w:t xml:space="preserve">me in every condition. And this interpretation is su</w:t>
      </w:r>
      <w:ins w:id="388" w:author="Derek" w:date="2026-09-28T17:27:10Z" oouserid="Derek">
        <w:r>
          <w:rPr>
            <w:rStyle w:val="1111"/>
          </w:rPr>
          <w:t xml:space="preserve">i</w:t>
        </w:r>
      </w:ins>
      <w:r>
        <w:rPr>
          <w:rStyle w:val="1111"/>
        </w:rPr>
        <w:t xml:space="preserve">table to that place, </w:t>
      </w:r>
      <w:r>
        <w:rPr>
          <w:rStyle w:val="1111"/>
        </w:rPr>
        <w:t xml:space="preserve">Pro.</w:t>
      </w:r>
      <w:r>
        <w:rPr>
          <w:rStyle w:val="1111"/>
        </w:rPr>
        <w:t xml:space="preserve"> 14.1</w:t>
      </w:r>
      <w:del w:id="389" w:author="Derek" w:date="2026-09-28T17:27:21Z" oouserid="Derek">
        <w:r>
          <w:rPr>
            <w:rStyle w:val="1111"/>
          </w:rPr>
          <w:delText xml:space="preserve">•</w:delText>
        </w:r>
      </w:del>
      <w:del w:id="390" w:author="Derek" w:date="2026-09-28T17:27:21Z" oouserid="Derek">
        <w:r>
          <w:rPr>
            <w:rStyle w:val="1111"/>
          </w:rPr>
          <w:delText xml:space="preserve">•</w:delText>
        </w:r>
      </w:del>
      <w:r>
        <w:rPr>
          <w:rStyle w:val="1111"/>
        </w:rPr>
        <w:t xml:space="preserve">. </w:t>
      </w:r>
      <w:ins w:id="391" w:author="Derek" w:date="2026-09-28T17:27:43Z" oouserid="Derek">
        <w:r>
          <w:rPr>
            <w:rStyle w:val="1111"/>
          </w:rPr>
          <w:t xml:space="preserve">“</w:t>
        </w:r>
      </w:ins>
      <w:r>
        <w:rPr>
          <w:rStyle w:val="1111"/>
        </w:rPr>
        <w:t xml:space="preserve">A good man is satisfied from himself</w:t>
      </w:r>
      <w:ins w:id="392" w:author="Derek" w:date="2026-09-28T17:27:47Z" oouserid="Derek">
        <w:r>
          <w:rPr>
            <w:rStyle w:val="1111"/>
          </w:rPr>
          <w:t xml:space="preserve">”</w:t>
        </w:r>
      </w:ins>
      <w:r>
        <w:rPr>
          <w:rStyle w:val="1111"/>
        </w:rPr>
        <w:t xml:space="preserve">; and agreeable to what he verifies of himself in another place; that </w:t>
      </w:r>
      <w:r>
        <w:rPr>
          <w:rStyle w:val="1111"/>
        </w:rPr>
        <w:t xml:space="preserve">though he had nothing yet he possessed all things</w:t>
      </w:r>
      <w:r>
        <w:rPr>
          <w:rStyle w:val="1111"/>
        </w:rPr>
        <w:t xml:space="preserve">; because he had right to the covenant and promise, which virtually contains all, and an interest in Christ the fo</w:t>
      </w:r>
      <w:r>
        <w:rPr>
          <w:rStyle w:val="1111"/>
        </w:rPr>
        <w:t xml:space="preserve">untain and good of all, and having that, no marvel</w:t>
      </w:r>
      <w:del w:id="393" w:author="Derek" w:date="2026-09-28T17:28:32Z" oouserid="Derek">
        <w:r>
          <w:rPr>
            <w:rStyle w:val="1111"/>
          </w:rPr>
          <w:delText xml:space="preserve">l</w:delText>
        </w:r>
      </w:del>
      <w:r>
        <w:rPr>
          <w:rStyle w:val="1111"/>
        </w:rPr>
        <w:t xml:space="preserve"> he sai</w:t>
      </w:r>
      <w:ins w:id="394" w:author="Derek" w:date="2026-09-28T17:28:34Z" oouserid="Derek">
        <w:r>
          <w:rPr>
            <w:rStyle w:val="1111"/>
          </w:rPr>
          <w:t xml:space="preserve">d</w:t>
        </w:r>
      </w:ins>
      <w:del w:id="395" w:author="Derek" w:date="2026-09-28T17:28:35Z" oouserid="Derek">
        <w:r>
          <w:rPr>
            <w:rStyle w:val="1111"/>
          </w:rPr>
          <w:delText xml:space="preserve">th</w:delText>
        </w:r>
      </w:del>
      <w:r>
        <w:rPr>
          <w:rStyle w:val="1111"/>
        </w:rPr>
        <w:t xml:space="preserve"> that in whatsoever state he was in, he was content. Thus you have the genuine interpretation of the text. I shall not make any division of the words, be</w:t>
      </w:r>
      <w:del w:id="396" w:author="Derek" w:date="2026-09-28T17:28:47Z" oouserid="Derek">
        <w:r>
          <w:rPr>
            <w:rStyle w:val="1111"/>
          </w:rPr>
          <w:delText xml:space="preserve">¦</w:delText>
        </w:r>
      </w:del>
      <w:r>
        <w:rPr>
          <w:rStyle w:val="1111"/>
        </w:rPr>
        <w:t xml:space="preserve">cause I take them only to </w:t>
      </w:r>
      <w:del w:id="397" w:author="Derek" w:date="2026-09-28T17:29:03Z" oouserid="Derek">
        <w:r>
          <w:rPr>
            <w:rStyle w:val="1111"/>
          </w:rPr>
          <w:delText xml:space="preserve">prosecute</w:delText>
        </w:r>
      </w:del>
      <w:ins w:id="398" w:author="Derek" w:date="2026-09-28T17:29:05Z" oouserid="Derek">
        <w:r>
          <w:rPr>
            <w:rStyle w:val="1111"/>
          </w:rPr>
          <w:t xml:space="preserve">argue</w:t>
        </w:r>
      </w:ins>
      <w:r>
        <w:rPr>
          <w:rStyle w:val="1111"/>
        </w:rPr>
        <w:t xml:space="preserve"> that </w:t>
      </w:r>
      <w:r>
        <w:rPr>
          <w:rStyle w:val="1111"/>
        </w:rPr>
        <w:t xml:space="preserve">one duty</w:t>
      </w:r>
      <w:r>
        <w:rPr>
          <w:rStyle w:val="1111"/>
        </w:rPr>
        <w:t xml:space="preserve"> most</w:t>
      </w:r>
      <w:ins w:id="399" w:author="Derek" w:date="2026-09-28T17:29:16Z" oouserid="Derek">
        <w:r>
          <w:rPr>
            <w:rStyle w:val="1111"/>
          </w:rPr>
          <w:t xml:space="preserve"> is</w:t>
        </w:r>
      </w:ins>
      <w:r>
        <w:rPr>
          <w:rStyle w:val="1111"/>
        </w:rPr>
        <w:t xml:space="preserve"> necessary, </w:t>
      </w:r>
      <w:ins w:id="400" w:author="Derek" w:date="2026-09-28T17:29:21Z" oouserid="Derek">
        <w:r>
          <w:rPr>
            <w:rStyle w:val="1111"/>
          </w:rPr>
          <w:t xml:space="preserve">namely,</w:t>
        </w:r>
      </w:ins>
      <w:del w:id="401" w:author="Derek" w:date="2026-09-28T17:29:20Z" oouserid="Derek">
        <w:r>
          <w:rPr>
            <w:rStyle w:val="1111"/>
          </w:rPr>
          <w:delText xml:space="preserve">viz</w:delText>
        </w:r>
      </w:del>
      <w:r>
        <w:rPr>
          <w:rStyle w:val="1111"/>
        </w:rPr>
        <w:t xml:space="preserve">.</w:t>
      </w:r>
      <w:r>
        <w:rPr>
          <w:rStyle w:val="1111"/>
        </w:rPr>
        <w:t xml:space="preserve"> </w:t>
      </w:r>
      <w:del w:id="402" w:author="Derek" w:date="2026-09-28T17:29:23Z" oouserid="Derek">
        <w:r>
          <w:rPr>
            <w:rStyle w:val="1111"/>
          </w:rPr>
          <w:delText xml:space="preserve">T</w:delText>
        </w:r>
      </w:del>
      <w:ins w:id="403" w:author="Derek" w:date="2026-09-28T17:29:23Z" oouserid="Derek">
        <w:r>
          <w:rPr>
            <w:rStyle w:val="1111"/>
          </w:rPr>
          <w:t xml:space="preserve">t</w:t>
        </w:r>
      </w:ins>
      <w:r>
        <w:rPr>
          <w:rStyle w:val="1111"/>
        </w:rPr>
        <w:t xml:space="preserve">he quieting and comforting the hearts of God</w:t>
      </w:r>
      <w:ins w:id="404" w:author="Derek" w:date="2026-09-28T17:29:33Z" oouserid="Derek">
        <w:r>
          <w:rPr>
            <w:rStyle w:val="1111"/>
          </w:rPr>
          <w:t xml:space="preserve">’</w:t>
        </w:r>
      </w:ins>
      <w:r>
        <w:rPr>
          <w:rStyle w:val="1111"/>
        </w:rPr>
        <w:t xml:space="preserve">s people under the troubles and changes they meet witha</w:t>
      </w:r>
      <w:del w:id="405" w:author="Derek" w:date="2026-09-28T17:29:37Z" oouserid="Derek">
        <w:r>
          <w:rPr>
            <w:rStyle w:val="1111"/>
          </w:rPr>
          <w:delText xml:space="preserve">l</w:delText>
        </w:r>
      </w:del>
      <w:r>
        <w:rPr>
          <w:rStyle w:val="1111"/>
        </w:rPr>
        <w:t xml:space="preserve">l, in these heart-shaking times, And the doctrinal conclusion is in brief this</w:t>
      </w:r>
      <w:ins w:id="406" w:author="Derek" w:date="2026-09-28T17:29:57Z" oouserid="Derek">
        <w:r>
          <w:rPr>
            <w:rStyle w:val="1111"/>
          </w:rPr>
          <w:t xml:space="preserve">:</w:t>
        </w:r>
      </w:ins>
      <w:del w:id="407" w:author="Derek" w:date="2026-09-28T17:29:56Z" oouserid="Derek">
        <w:r>
          <w:rPr>
            <w:rStyle w:val="1111"/>
          </w:rPr>
          <w:delText xml:space="preserve">.</w:delText>
        </w:r>
      </w:del>
      <w:r/>
    </w:p>
    <w:p>
      <w:pPr>
        <w:pStyle w:val="1132"/>
        <w:pBdr/>
        <w:spacing/>
        <w:ind/>
        <w:rPr/>
      </w:pPr>
      <w:r/>
      <w:bookmarkStart w:id="14" w:name="W4-4-article_2"/>
      <w:r/>
      <w:bookmarkEnd w:id="14"/>
      <w:del w:id="408" w:author="Derek" w:date="2026-09-28T17:30:01Z" oouserid="Derek">
        <w:r>
          <w:rPr>
            <w:rStyle w:val="1111"/>
          </w:rPr>
          <w:delText xml:space="preserve">Doct</w:delText>
        </w:r>
      </w:del>
      <w:r>
        <w:rPr>
          <w:rStyle w:val="1111"/>
        </w:rPr>
        <w:t xml:space="preserve">. </w:t>
      </w:r>
      <w:r>
        <w:rPr>
          <w:rStyle w:val="1111"/>
        </w:rPr>
        <w:t xml:space="preserve">That to be well skill</w:t>
      </w:r>
      <w:del w:id="409" w:author="Derek" w:date="2026-09-28T17:30:07Z" oouserid="Derek">
        <w:r>
          <w:rPr>
            <w:rStyle w:val="1111"/>
          </w:rPr>
          <w:delText xml:space="preserve">'</w:delText>
        </w:r>
      </w:del>
      <w:ins w:id="410" w:author="Derek" w:date="2026-09-28T17:30:07Z" oouserid="Derek">
        <w:r>
          <w:rPr>
            <w:rStyle w:val="1111"/>
          </w:rPr>
          <w:t xml:space="preserve">e</w:t>
        </w:r>
      </w:ins>
      <w:r>
        <w:rPr>
          <w:rStyle w:val="1111"/>
        </w:rPr>
        <w:t xml:space="preserve">d in the mystery of Christian </w:t>
      </w:r>
      <w:ins w:id="411" w:author="Derek" w:date="2026-09-28T17:30:11Z" oouserid="Derek">
        <w:r>
          <w:rPr>
            <w:rStyle w:val="1111"/>
          </w:rPr>
          <w:t xml:space="preserve">c</w:t>
        </w:r>
      </w:ins>
      <w:del w:id="412" w:author="Derek" w:date="2026-09-28T17:30:11Z" oouserid="Derek">
        <w:r>
          <w:rPr>
            <w:rStyle w:val="1111"/>
          </w:rPr>
          <w:delText xml:space="preserve">C</w:delText>
        </w:r>
      </w:del>
      <w:r>
        <w:rPr>
          <w:rStyle w:val="1111"/>
        </w:rPr>
        <w:t xml:space="preserve">ontentment is the </w:t>
      </w:r>
      <w:del w:id="413" w:author="Derek" w:date="2026-09-28T17:30:14Z" oouserid="Derek">
        <w:r>
          <w:rPr>
            <w:rStyle w:val="1111"/>
          </w:rPr>
          <w:delText xml:space="preserve">D</w:delText>
        </w:r>
      </w:del>
      <w:ins w:id="414" w:author="Derek" w:date="2026-09-28T17:30:14Z" oouserid="Derek">
        <w:r>
          <w:rPr>
            <w:rStyle w:val="1111"/>
          </w:rPr>
          <w:t xml:space="preserve">d</w:t>
        </w:r>
      </w:ins>
      <w:r>
        <w:rPr>
          <w:rStyle w:val="1111"/>
        </w:rPr>
        <w:t xml:space="preserve">uty, </w:t>
      </w:r>
      <w:del w:id="415" w:author="Derek" w:date="2026-09-28T17:30:16Z" oouserid="Derek">
        <w:r>
          <w:rPr>
            <w:rStyle w:val="1111"/>
          </w:rPr>
          <w:delText xml:space="preserve">G</w:delText>
        </w:r>
      </w:del>
      <w:ins w:id="416" w:author="Derek" w:date="2026-09-28T17:30:16Z" oouserid="Derek">
        <w:r>
          <w:rPr>
            <w:rStyle w:val="1111"/>
          </w:rPr>
          <w:t xml:space="preserve">g</w:t>
        </w:r>
      </w:ins>
      <w:r>
        <w:rPr>
          <w:rStyle w:val="1111"/>
        </w:rPr>
        <w:t xml:space="preserve">lory, and </w:t>
      </w:r>
      <w:del w:id="417" w:author="Derek" w:date="2026-09-28T17:30:19Z" oouserid="Derek">
        <w:r>
          <w:rPr>
            <w:rStyle w:val="1111"/>
          </w:rPr>
          <w:delText xml:space="preserve">E</w:delText>
        </w:r>
      </w:del>
      <w:ins w:id="418" w:author="Derek" w:date="2026-09-28T17:30:19Z" oouserid="Derek">
        <w:r>
          <w:rPr>
            <w:rStyle w:val="1111"/>
          </w:rPr>
          <w:t xml:space="preserve">e</w:t>
        </w:r>
      </w:ins>
      <w:r>
        <w:rPr>
          <w:rStyle w:val="1111"/>
        </w:rPr>
        <w:t xml:space="preserve">xcellency of a Christian.</w:t>
      </w:r>
      <w:ins w:id="419" w:author="Derek" w:date="2026-09-28T17:30:36Z" oouserid="Derek">
        <w:r>
          <w:t xml:space="preserve">DEREK: MAKE THIS A CALLOUT</w:t>
        </w:r>
      </w:ins>
      <w:r/>
    </w:p>
    <w:p>
      <w:pPr>
        <w:pStyle w:val="1132"/>
        <w:pBdr/>
        <w:spacing/>
        <w:ind/>
        <w:rPr/>
      </w:pPr>
      <w:r/>
      <w:bookmarkStart w:id="14" w:name="W4-4-article_3"/>
      <w:r/>
      <w:bookmarkEnd w:id="14"/>
      <w:r>
        <w:rPr>
          <w:rStyle w:val="1111"/>
        </w:rPr>
        <w:t xml:space="preserve">This Evangelical truth is held forth sufficiently in Scripture; yet take one or two para</w:t>
      </w:r>
      <w:ins w:id="420" w:author="Derek" w:date="2026-09-28T17:31:11Z" oouserid="Derek">
        <w:r>
          <w:rPr>
            <w:rStyle w:val="1111"/>
          </w:rPr>
          <w:t xml:space="preserve">l</w:t>
        </w:r>
      </w:ins>
      <w:r>
        <w:rPr>
          <w:rStyle w:val="1111"/>
        </w:rPr>
        <w:t xml:space="preserve">lel places more for the confirmation of it. 1 </w:t>
      </w:r>
      <w:r>
        <w:rPr>
          <w:rStyle w:val="1111"/>
        </w:rPr>
        <w:t xml:space="preserve">Tim.</w:t>
      </w:r>
      <w:r>
        <w:rPr>
          <w:rStyle w:val="1111"/>
        </w:rPr>
        <w:t xml:space="preserve"> 6.6, &amp; 8. you have both the duty expres</w:t>
      </w:r>
      <w:del w:id="421" w:author="Derek" w:date="2026-09-28T17:31:32Z" oouserid="Derek">
        <w:r>
          <w:rPr>
            <w:rStyle w:val="1111"/>
          </w:rPr>
          <w:delText xml:space="preserve">t</w:delText>
        </w:r>
      </w:del>
      <w:ins w:id="422" w:author="Derek" w:date="2026-09-28T17:31:33Z" oouserid="Derek">
        <w:r>
          <w:rPr>
            <w:rStyle w:val="1111"/>
          </w:rPr>
          <w:t xml:space="preserve">sed</w:t>
        </w:r>
      </w:ins>
      <w:r>
        <w:rPr>
          <w:rStyle w:val="1111"/>
        </w:rPr>
        <w:t xml:space="preserve">, and the glory thereof: </w:t>
      </w:r>
      <w:r>
        <w:rPr>
          <w:rStyle w:val="1111"/>
        </w:rPr>
        <w:t xml:space="preserve">Having food and raiment</w:t>
      </w:r>
      <w:r>
        <w:rPr>
          <w:rStyle w:val="1111"/>
        </w:rPr>
        <w:t xml:space="preserve"> (sa</w:t>
      </w:r>
      <w:del w:id="423" w:author="Derek" w:date="2026-09-28T17:31:40Z" oouserid="Derek">
        <w:r>
          <w:rPr>
            <w:rStyle w:val="1111"/>
          </w:rPr>
          <w:delText xml:space="preserve">ith</w:delText>
        </w:r>
      </w:del>
      <w:ins w:id="424" w:author="Derek" w:date="2026-09-28T17:31:41Z" oouserid="Derek">
        <w:r>
          <w:rPr>
            <w:rStyle w:val="1111"/>
          </w:rPr>
          <w:t xml:space="preserve">ys</w:t>
        </w:r>
      </w:ins>
      <w:r>
        <w:rPr>
          <w:rStyle w:val="1111"/>
        </w:rPr>
        <w:t xml:space="preserve"> he vers. 8.) </w:t>
      </w:r>
      <w:r>
        <w:rPr>
          <w:rStyle w:val="1111"/>
        </w:rPr>
        <w:t xml:space="preserve">let us be therewith content,</w:t>
      </w:r>
      <w:r>
        <w:rPr>
          <w:rStyle w:val="1111"/>
        </w:rPr>
        <w:t xml:space="preserve"> there is the duty; </w:t>
      </w:r>
      <w:r>
        <w:rPr>
          <w:rStyle w:val="1111"/>
        </w:rPr>
        <w:t xml:space="preserve">But </w:t>
      </w:r>
      <w:ins w:id="425" w:author="Derek" w:date="2026-09-28T17:32:40Z" oouserid="Derek">
        <w:r>
          <w:rPr>
            <w:rStyle w:val="1111"/>
          </w:rPr>
          <w:t xml:space="preserve">“</w:t>
        </w:r>
      </w:ins>
      <w:r>
        <w:rPr>
          <w:rStyle w:val="1111"/>
        </w:rPr>
        <w:t xml:space="preserve">godliness with </w:t>
      </w:r>
      <w:del w:id="426" w:author="Derek" w:date="2026-09-28T17:31:52Z" oouserid="Derek">
        <w:r>
          <w:rPr>
            <w:rStyle w:val="1111"/>
          </w:rPr>
          <w:delText xml:space="preserve">C</w:delText>
        </w:r>
      </w:del>
      <w:ins w:id="427" w:author="Derek" w:date="2026-09-28T17:31:52Z" oouserid="Derek">
        <w:r>
          <w:rPr>
            <w:rStyle w:val="1111"/>
          </w:rPr>
          <w:t xml:space="preserve">c</w:t>
        </w:r>
      </w:ins>
      <w:r>
        <w:rPr>
          <w:rStyle w:val="1111"/>
        </w:rPr>
        <w:t xml:space="preserve">ontentment is great gain</w:t>
      </w:r>
      <w:ins w:id="428" w:author="Derek" w:date="2026-09-28T17:32:44Z" oouserid="Derek">
        <w:r>
          <w:rPr>
            <w:rStyle w:val="1111"/>
          </w:rPr>
          <w:t xml:space="preserve">”</w:t>
        </w:r>
      </w:ins>
      <w:r>
        <w:rPr>
          <w:rStyle w:val="1111"/>
        </w:rPr>
        <w:t xml:space="preserve">,</w:t>
      </w:r>
      <w:r>
        <w:rPr>
          <w:rStyle w:val="1111"/>
        </w:rPr>
        <w:t xml:space="preserve"> vers. 6. there is the glory and excellency of it: as if godliness</w:t>
      </w:r>
      <w:del w:id="429" w:author="Derek" w:date="2026-09-28T17:33:02Z" oouserid="Derek">
        <w:r>
          <w:rPr>
            <w:rStyle w:val="1111"/>
          </w:rPr>
          <w:delText xml:space="preserve">e</w:delText>
        </w:r>
      </w:del>
      <w:r>
        <w:rPr>
          <w:rStyle w:val="1111"/>
        </w:rPr>
        <w:t xml:space="preserve"> were not gain except there were </w:t>
      </w:r>
      <w:del w:id="430" w:author="Derek" w:date="2026-09-28T17:33:06Z" oouserid="Derek">
        <w:r>
          <w:rPr>
            <w:rStyle w:val="1111"/>
          </w:rPr>
          <w:delText xml:space="preserve">C</w:delText>
        </w:r>
      </w:del>
      <w:ins w:id="431" w:author="Derek" w:date="2026-09-28T17:33:06Z" oouserid="Derek">
        <w:r>
          <w:rPr>
            <w:rStyle w:val="1111"/>
          </w:rPr>
          <w:t xml:space="preserve">c</w:t>
        </w:r>
      </w:ins>
      <w:r>
        <w:rPr>
          <w:rStyle w:val="1111"/>
        </w:rPr>
        <w:t xml:space="preserve">ontentment withal. The like exhortation you have in </w:t>
      </w:r>
      <w:r>
        <w:rPr>
          <w:rStyle w:val="1111"/>
        </w:rPr>
        <w:t xml:space="preserve">Heb.</w:t>
      </w:r>
      <w:r>
        <w:rPr>
          <w:rStyle w:val="1111"/>
        </w:rPr>
        <w:t xml:space="preserve"> 13.5. </w:t>
      </w:r>
      <w:r>
        <w:rPr>
          <w:rStyle w:val="1111"/>
        </w:rPr>
        <w:t xml:space="preserve">Let your conversation be without </w:t>
      </w:r>
      <w:del w:id="432" w:author="Derek" w:date="2026-09-28T17:33:15Z" oouserid="Derek">
        <w:r>
          <w:rPr>
            <w:rStyle w:val="1111"/>
          </w:rPr>
          <w:delText xml:space="preserve">C</w:delText>
        </w:r>
      </w:del>
      <w:ins w:id="433" w:author="Derek" w:date="2026-09-28T17:33:16Z" oouserid="Derek">
        <w:r>
          <w:rPr>
            <w:rStyle w:val="1111"/>
          </w:rPr>
          <w:t xml:space="preserve">c</w:t>
        </w:r>
      </w:ins>
      <w:r>
        <w:rPr>
          <w:rStyle w:val="1111"/>
        </w:rPr>
        <w:t xml:space="preserve">ovetousness, and be content with such things as you have.</w:t>
      </w:r>
      <w:r>
        <w:rPr>
          <w:rStyle w:val="1111"/>
        </w:rPr>
        <w:t xml:space="preserve"> I do not find any </w:t>
      </w:r>
      <w:del w:id="434" w:author="Derek" w:date="2026-09-28T17:33:23Z" oouserid="Derek">
        <w:r>
          <w:rPr>
            <w:rStyle w:val="1111"/>
          </w:rPr>
          <w:delText xml:space="preserve">A</w:delText>
        </w:r>
      </w:del>
      <w:ins w:id="435" w:author="Derek" w:date="2026-09-28T17:33:23Z" oouserid="Derek">
        <w:r>
          <w:rPr>
            <w:rStyle w:val="1111"/>
          </w:rPr>
          <w:t xml:space="preserve">a</w:t>
        </w:r>
      </w:ins>
      <w:r>
        <w:rPr>
          <w:rStyle w:val="1111"/>
        </w:rPr>
        <w:t xml:space="preserve">postle or </w:t>
      </w:r>
      <w:del w:id="436" w:author="Derek" w:date="2026-09-28T17:33:25Z" oouserid="Derek">
        <w:r>
          <w:rPr>
            <w:rStyle w:val="1111"/>
          </w:rPr>
          <w:delText xml:space="preserve">W</w:delText>
        </w:r>
      </w:del>
      <w:ins w:id="437" w:author="Derek" w:date="2026-09-28T17:33:25Z" oouserid="Derek">
        <w:r>
          <w:rPr>
            <w:rStyle w:val="1111"/>
          </w:rPr>
          <w:t xml:space="preserve">w</w:t>
        </w:r>
      </w:ins>
      <w:r>
        <w:rPr>
          <w:rStyle w:val="1111"/>
        </w:rPr>
        <w:t xml:space="preserve">riter of Scripture treat so much of this spiritual mystery of </w:t>
      </w:r>
      <w:del w:id="438" w:author="Derek" w:date="2026-09-28T17:33:32Z" oouserid="Derek">
        <w:r>
          <w:rPr>
            <w:rStyle w:val="1111"/>
          </w:rPr>
          <w:delText xml:space="preserve">C</w:delText>
        </w:r>
      </w:del>
      <w:ins w:id="439" w:author="Derek" w:date="2026-09-28T17:33:32Z" oouserid="Derek">
        <w:r>
          <w:rPr>
            <w:rStyle w:val="1111"/>
          </w:rPr>
          <w:t xml:space="preserve">c</w:t>
        </w:r>
      </w:ins>
      <w:r>
        <w:rPr>
          <w:rStyle w:val="1111"/>
        </w:rPr>
        <w:t xml:space="preserve">ontentment as this our </w:t>
      </w:r>
      <w:del w:id="440" w:author="Derek" w:date="2026-09-28T17:33:35Z" oouserid="Derek">
        <w:r>
          <w:rPr>
            <w:rStyle w:val="1111"/>
          </w:rPr>
          <w:delText xml:space="preserve">A</w:delText>
        </w:r>
      </w:del>
      <w:ins w:id="441" w:author="Derek" w:date="2026-09-28T17:33:35Z" oouserid="Derek">
        <w:r>
          <w:rPr>
            <w:rStyle w:val="1111"/>
          </w:rPr>
          <w:t xml:space="preserve">a</w:t>
        </w:r>
      </w:ins>
      <w:r>
        <w:rPr>
          <w:rStyle w:val="1111"/>
        </w:rPr>
        <w:t xml:space="preserve">postle hath done throughout his </w:t>
      </w:r>
      <w:del w:id="442" w:author="Derek" w:date="2026-09-28T17:33:39Z" oouserid="Derek">
        <w:r>
          <w:rPr>
            <w:rStyle w:val="1111"/>
          </w:rPr>
          <w:delText xml:space="preserve">E</w:delText>
        </w:r>
      </w:del>
      <w:ins w:id="443" w:author="Derek" w:date="2026-09-28T17:33:39Z" oouserid="Derek">
        <w:r>
          <w:rPr>
            <w:rStyle w:val="1111"/>
          </w:rPr>
          <w:t xml:space="preserve">e</w:t>
        </w:r>
      </w:ins>
      <w:r>
        <w:rPr>
          <w:rStyle w:val="1111"/>
        </w:rPr>
        <w:t xml:space="preserve">pistles.</w:t>
      </w:r>
      <w:r/>
    </w:p>
    <w:p>
      <w:pPr>
        <w:pStyle w:val="1132"/>
        <w:pBdr/>
        <w:spacing/>
        <w:ind/>
        <w:rPr/>
      </w:pPr>
      <w:r/>
      <w:bookmarkStart w:id="14" w:name="W4-4-article_4"/>
      <w:r/>
      <w:bookmarkEnd w:id="14"/>
      <w:r>
        <w:rPr>
          <w:rStyle w:val="1111"/>
        </w:rPr>
        <w:t xml:space="preserve">For the cle</w:t>
      </w:r>
      <w:del w:id="444" w:author="Derek" w:date="2026-09-28T17:33:48Z" oouserid="Derek">
        <w:r>
          <w:rPr>
            <w:rStyle w:val="1111"/>
          </w:rPr>
          <w:delText xml:space="preserve">e</w:delText>
        </w:r>
      </w:del>
      <w:ins w:id="445" w:author="Derek" w:date="2026-09-28T17:33:49Z" oouserid="Derek">
        <w:r>
          <w:rPr>
            <w:rStyle w:val="1111"/>
          </w:rPr>
          <w:t xml:space="preserve">a</w:t>
        </w:r>
      </w:ins>
      <w:r>
        <w:rPr>
          <w:rStyle w:val="1111"/>
        </w:rPr>
        <w:t xml:space="preserve">r opening and proving of this practical conclusion, I shall </w:t>
      </w:r>
      <w:del w:id="446" w:author="Derek" w:date="2026-09-30T14:14:03Z" oouserid="Derek">
        <w:r>
          <w:rPr>
            <w:rStyle w:val="1111"/>
          </w:rPr>
          <w:delText xml:space="preserve">i</w:delText>
        </w:r>
      </w:del>
      <w:ins w:id="447" w:author="Derek" w:date="2026-09-30T14:14:03Z" oouserid="Derek">
        <w:r>
          <w:rPr>
            <w:rStyle w:val="1111"/>
          </w:rPr>
          <w:t xml:space="preserve">e</w:t>
        </w:r>
      </w:ins>
      <w:r>
        <w:rPr>
          <w:rStyle w:val="1111"/>
        </w:rPr>
        <w:t xml:space="preserve">ndeavour to demonstrate these four things</w:t>
      </w:r>
      <w:ins w:id="448" w:author="Derek" w:date="2026-09-28T17:34:08Z" oouserid="Derek">
        <w:r>
          <w:rPr>
            <w:rStyle w:val="1111"/>
          </w:rPr>
          <w:t xml:space="preserve">:</w:t>
        </w:r>
      </w:ins>
      <w:del w:id="449" w:author="Derek" w:date="2026-09-28T17:33:58Z" oouserid="Derek">
        <w:r>
          <w:rPr>
            <w:rStyle w:val="1111"/>
          </w:rPr>
          <w:delText xml:space="preserve">;</w:delText>
        </w:r>
      </w:del>
      <w:r/>
    </w:p>
    <w:p>
      <w:pPr>
        <w:pStyle w:val="1132"/>
        <w:numPr>
          <w:ilvl w:val="0"/>
          <w:numId w:val="3"/>
        </w:numPr>
        <w:pBdr/>
        <w:spacing/>
        <w:ind/>
        <w:rPr/>
        <w:pPrChange w:author="Derek" w:date="2026-09-28T17:34:20Z" w:id="450" oouserid="Derek">
          <w:pPr>
            <w:pStyle w:val="1132"/>
            <w:pBdr/>
            <w:spacing/>
            <w:ind/>
          </w:pPr>
        </w:pPrChange>
      </w:pPr>
      <w:r/>
      <w:bookmarkStart w:id="14" w:name="W4-4-article_5"/>
      <w:r/>
      <w:bookmarkEnd w:id="14"/>
      <w:r>
        <w:rPr>
          <w:rStyle w:val="1111"/>
        </w:rPr>
        <w:t xml:space="preserve">First, </w:t>
      </w:r>
      <w:del w:id="451" w:author="Derek" w:date="2026-09-28T17:34:35Z" oouserid="Derek">
        <w:r>
          <w:rPr>
            <w:rStyle w:val="1111"/>
          </w:rPr>
          <w:delText xml:space="preserve">T</w:delText>
        </w:r>
      </w:del>
      <w:ins w:id="452" w:author="Derek" w:date="2026-09-28T17:34:35Z" oouserid="Derek">
        <w:r>
          <w:rPr>
            <w:rStyle w:val="1111"/>
          </w:rPr>
          <w:t xml:space="preserve">t</w:t>
        </w:r>
      </w:ins>
      <w:r>
        <w:rPr>
          <w:rStyle w:val="1111"/>
        </w:rPr>
        <w:t xml:space="preserve">he nature of this Christian Contentment, what it is.</w:t>
      </w:r>
      <w:r/>
    </w:p>
    <w:p>
      <w:pPr>
        <w:pStyle w:val="1132"/>
        <w:numPr>
          <w:ilvl w:val="0"/>
          <w:numId w:val="3"/>
        </w:numPr>
        <w:pBdr/>
        <w:spacing/>
        <w:ind/>
        <w:rPr/>
        <w:pPrChange w:author="Derek" w:date="2026-09-28T17:34:20Z" w:id="453" oouserid="Derek">
          <w:pPr>
            <w:pStyle w:val="1132"/>
            <w:pBdr/>
            <w:spacing/>
            <w:ind/>
          </w:pPr>
        </w:pPrChange>
      </w:pPr>
      <w:r/>
      <w:bookmarkStart w:id="14" w:name="W4-4-article_6"/>
      <w:r/>
      <w:bookmarkEnd w:id="14"/>
      <w:r>
        <w:rPr>
          <w:rStyle w:val="1111"/>
        </w:rPr>
        <w:t xml:space="preserve">Second</w:t>
      </w:r>
      <w:del w:id="454" w:author="Derek" w:date="2026-09-28T17:34:32Z" oouserid="Derek">
        <w:r>
          <w:rPr>
            <w:rStyle w:val="1111"/>
          </w:rPr>
          <w:delText xml:space="preserve">ly</w:delText>
        </w:r>
      </w:del>
      <w:ins w:id="455" w:author="Derek" w:date="2026-09-30T14:13:57Z" oouserid="Derek">
        <w:r>
          <w:rPr>
            <w:rStyle w:val="1111"/>
          </w:rPr>
          <w:t xml:space="preserve">ly</w:t>
        </w:r>
      </w:ins>
      <w:r>
        <w:rPr>
          <w:rStyle w:val="1111"/>
        </w:rPr>
        <w:t xml:space="preserve">, </w:t>
      </w:r>
      <w:del w:id="456" w:author="Derek" w:date="2026-09-28T17:34:37Z" oouserid="Derek">
        <w:r>
          <w:rPr>
            <w:rStyle w:val="1111"/>
          </w:rPr>
          <w:delText xml:space="preserve">T</w:delText>
        </w:r>
      </w:del>
      <w:ins w:id="457" w:author="Derek" w:date="2026-09-28T17:34:38Z" oouserid="Derek">
        <w:r>
          <w:rPr>
            <w:rStyle w:val="1111"/>
          </w:rPr>
          <w:t xml:space="preserve">t</w:t>
        </w:r>
      </w:ins>
      <w:r>
        <w:rPr>
          <w:rStyle w:val="1111"/>
        </w:rPr>
        <w:t xml:space="preserve">he art and mystery of it.</w:t>
      </w:r>
      <w:r/>
    </w:p>
    <w:p>
      <w:pPr>
        <w:pStyle w:val="1132"/>
        <w:pBdr/>
        <w:spacing/>
        <w:ind/>
        <w:rPr/>
      </w:pPr>
      <w:r/>
      <w:bookmarkStart w:id="14" w:name="anchor-19"/>
      <w:r/>
      <w:bookmarkEnd w:id="14"/>
      <w:r>
        <w:rPr>
          <w:rStyle w:val="1111"/>
        </w:rPr>
        <w:t xml:space="preserve">Page</w:t>
      </w:r>
      <w:r>
        <w:rPr>
          <w:rStyle w:val="1111"/>
        </w:rPr>
        <w:t xml:space="preserve"> 4</w:t>
      </w:r>
      <w:r/>
    </w:p>
    <w:p>
      <w:pPr>
        <w:pStyle w:val="1132"/>
        <w:numPr>
          <w:ilvl w:val="0"/>
          <w:numId w:val="4"/>
        </w:numPr>
        <w:pBdr/>
        <w:spacing/>
        <w:ind/>
        <w:rPr/>
        <w:pPrChange w:author="Derek" w:date="2026-09-28T17:34:27Z" w:id="458" oouserid="Derek">
          <w:pPr>
            <w:pStyle w:val="1132"/>
            <w:pBdr/>
            <w:spacing/>
            <w:ind/>
          </w:pPr>
        </w:pPrChange>
      </w:pPr>
      <w:r/>
      <w:bookmarkStart w:id="15" w:name="anchor-20"/>
      <w:r/>
      <w:bookmarkEnd w:id="15"/>
      <w:del w:id="459" w:author="Derek" w:date="2026-09-28T17:34:41Z" oouserid="Derek">
        <w:r>
          <w:rPr>
            <w:rStyle w:val="1111"/>
          </w:rPr>
          <w:delText xml:space="preserve">Thirdly</w:delText>
        </w:r>
      </w:del>
      <w:ins w:id="460" w:author="Derek" w:date="2026-09-30T14:13:47Z" oouserid="Derek">
        <w:r>
          <w:rPr>
            <w:rStyle w:val="1111"/>
          </w:rPr>
          <w:t xml:space="preserve">Thirdly</w:t>
        </w:r>
      </w:ins>
      <w:r>
        <w:rPr>
          <w:rStyle w:val="1111"/>
        </w:rPr>
        <w:t xml:space="preserve">, </w:t>
      </w:r>
      <w:del w:id="461" w:author="Derek" w:date="2026-09-28T17:34:44Z" oouserid="Derek">
        <w:r>
          <w:rPr>
            <w:rStyle w:val="1111"/>
          </w:rPr>
          <w:delText xml:space="preserve">W</w:delText>
        </w:r>
      </w:del>
      <w:ins w:id="462" w:author="Derek" w:date="2026-09-28T17:34:44Z" oouserid="Derek">
        <w:r>
          <w:rPr>
            <w:rStyle w:val="1111"/>
          </w:rPr>
          <w:t xml:space="preserve">w</w:t>
        </w:r>
      </w:ins>
      <w:r>
        <w:rPr>
          <w:rStyle w:val="1111"/>
        </w:rPr>
        <w:t xml:space="preserve">hat those lessons are that must be learn'd to work the heart to contentment.</w:t>
      </w:r>
      <w:r/>
    </w:p>
    <w:p>
      <w:pPr>
        <w:pStyle w:val="1132"/>
        <w:numPr>
          <w:ilvl w:val="0"/>
          <w:numId w:val="4"/>
        </w:numPr>
        <w:pBdr/>
        <w:spacing/>
        <w:ind/>
        <w:rPr/>
        <w:pPrChange w:author="Derek" w:date="2026-09-28T17:34:27Z" w:id="463" oouserid="Derek">
          <w:pPr>
            <w:pStyle w:val="1132"/>
            <w:pBdr/>
            <w:spacing/>
            <w:ind/>
          </w:pPr>
        </w:pPrChange>
      </w:pPr>
      <w:r/>
      <w:bookmarkStart w:id="16" w:name="W5-5-article_2"/>
      <w:r/>
      <w:bookmarkEnd w:id="16"/>
      <w:del w:id="464" w:author="Derek" w:date="2026-09-28T17:34:48Z" oouserid="Derek">
        <w:r>
          <w:rPr>
            <w:rStyle w:val="1111"/>
          </w:rPr>
          <w:delText xml:space="preserve">Fourthly</w:delText>
        </w:r>
      </w:del>
      <w:ins w:id="465" w:author="Derek" w:date="2026-09-30T14:13:50Z" oouserid="Derek">
        <w:r>
          <w:rPr>
            <w:rStyle w:val="1111"/>
          </w:rPr>
          <w:t xml:space="preserve">Fourthly</w:t>
        </w:r>
      </w:ins>
      <w:r>
        <w:rPr>
          <w:rStyle w:val="1111"/>
        </w:rPr>
        <w:t xml:space="preserve">, </w:t>
      </w:r>
      <w:del w:id="466" w:author="Derek" w:date="2026-09-28T17:34:51Z" oouserid="Derek">
        <w:r>
          <w:rPr>
            <w:rStyle w:val="1111"/>
          </w:rPr>
          <w:delText xml:space="preserve">W</w:delText>
        </w:r>
      </w:del>
      <w:ins w:id="467" w:author="Derek" w:date="2026-09-28T17:34:52Z" oouserid="Derek">
        <w:r>
          <w:rPr>
            <w:rStyle w:val="1111"/>
          </w:rPr>
          <w:t xml:space="preserve">w</w:t>
        </w:r>
      </w:ins>
      <w:r>
        <w:rPr>
          <w:rStyle w:val="1111"/>
        </w:rPr>
        <w:t xml:space="preserve">herein the glorious excellencies of this grace doth principally consist.</w:t>
      </w:r>
      <w:r/>
    </w:p>
    <w:p>
      <w:pPr>
        <w:pStyle w:val="1132"/>
        <w:pBdr/>
        <w:spacing/>
        <w:ind/>
        <w:rPr/>
      </w:pPr>
      <w:r/>
      <w:bookmarkStart w:id="16" w:name="W5-5-article_3"/>
      <w:r/>
      <w:bookmarkEnd w:id="16"/>
      <w:r>
        <w:rPr>
          <w:rStyle w:val="1111"/>
        </w:rPr>
        <w:t xml:space="preserve">Concerning</w:t>
      </w:r>
      <w:del w:id="468" w:author="Derek" w:date="2026-09-28T17:34:57Z" oouserid="Derek">
        <w:r>
          <w:rPr>
            <w:rStyle w:val="1111"/>
          </w:rPr>
          <w:delText xml:space="preserve">Concerming</w:delText>
        </w:r>
      </w:del>
      <w:r>
        <w:rPr>
          <w:rStyle w:val="1111"/>
        </w:rPr>
        <w:t xml:space="preserve"> the first, take this </w:t>
      </w:r>
      <w:del w:id="469" w:author="Derek" w:date="2026-09-28T17:35:08Z" oouserid="Derek">
        <w:r>
          <w:rPr>
            <w:rStyle w:val="1111"/>
          </w:rPr>
          <w:delText xml:space="preserve">discription</w:delText>
        </w:r>
      </w:del>
      <w:ins w:id="470" w:author="Derek" w:date="2026-09-28T17:35:10Z" oouserid="Derek">
        <w:r>
          <w:rPr>
            <w:rStyle w:val="1111"/>
          </w:rPr>
          <w:t xml:space="preserve">description</w:t>
        </w:r>
      </w:ins>
      <w:r>
        <w:rPr>
          <w:rStyle w:val="1111"/>
        </w:rPr>
        <w:t xml:space="preserve">; </w:t>
      </w:r>
      <w:r>
        <w:rPr>
          <w:rStyle w:val="1111"/>
        </w:rPr>
        <w:t xml:space="preserve">Christian </w:t>
      </w:r>
      <w:ins w:id="471" w:author="Derek" w:date="2026-09-28T17:35:13Z" oouserid="Derek">
        <w:r>
          <w:rPr>
            <w:rStyle w:val="1111"/>
          </w:rPr>
          <w:t xml:space="preserve">c</w:t>
        </w:r>
      </w:ins>
      <w:del w:id="472" w:author="Derek" w:date="2026-09-28T17:35:13Z" oouserid="Derek">
        <w:r>
          <w:rPr>
            <w:rStyle w:val="1111"/>
          </w:rPr>
          <w:delText xml:space="preserve">C</w:delText>
        </w:r>
      </w:del>
      <w:r>
        <w:rPr>
          <w:rStyle w:val="1111"/>
        </w:rPr>
        <w:t xml:space="preserve">ontentment is that sweet, inward, quiet, gracious frame of spirit, freely submitting to, and taking complacency in God</w:t>
      </w:r>
      <w:ins w:id="473" w:author="Derek" w:date="2026-09-28T17:35:23Z" oouserid="Derek">
        <w:r>
          <w:rPr>
            <w:rStyle w:val="1111"/>
          </w:rPr>
          <w:t xml:space="preserve">’</w:t>
        </w:r>
      </w:ins>
      <w:r>
        <w:rPr>
          <w:rStyle w:val="1111"/>
        </w:rPr>
        <w:t xml:space="preserve">s wise, and fatherly </w:t>
      </w:r>
      <w:del w:id="474" w:author="Derek" w:date="2026-09-28T17:35:53Z" oouserid="Derek">
        <w:r>
          <w:rPr>
            <w:rStyle w:val="1111"/>
          </w:rPr>
          <w:delText xml:space="preserve">dispose </w:delText>
        </w:r>
      </w:del>
      <w:ins w:id="475" w:author="Derek" w:date="2026-09-28T17:35:56Z" oouserid="Derek">
        <w:r>
          <w:rPr>
            <w:rStyle w:val="1111"/>
          </w:rPr>
          <w:t xml:space="preserve">disposition </w:t>
        </w:r>
      </w:ins>
      <w:r>
        <w:rPr>
          <w:rStyle w:val="1111"/>
        </w:rPr>
        <w:t xml:space="preserve">in e</w:t>
      </w:r>
      <w:del w:id="476" w:author="Derek" w:date="2026-09-28T17:35:58Z" oouserid="Derek">
        <w:r>
          <w:rPr>
            <w:rStyle w:val="1111"/>
          </w:rPr>
          <w:delText xml:space="preserve">u</w:delText>
        </w:r>
      </w:del>
      <w:ins w:id="477" w:author="Derek" w:date="2026-09-28T17:35:58Z" oouserid="Derek">
        <w:r>
          <w:rPr>
            <w:rStyle w:val="1111"/>
          </w:rPr>
          <w:t xml:space="preserve">v</w:t>
        </w:r>
      </w:ins>
      <w:r>
        <w:rPr>
          <w:rStyle w:val="1111"/>
        </w:rPr>
        <w:t xml:space="preserve">ery condition.</w:t>
      </w:r>
      <w:r/>
    </w:p>
    <w:p>
      <w:pPr>
        <w:pStyle w:val="1132"/>
        <w:pBdr/>
        <w:spacing/>
        <w:ind/>
        <w:rPr/>
      </w:pPr>
      <w:r/>
      <w:bookmarkStart w:id="16" w:name="W5-5-article_4"/>
      <w:r/>
      <w:bookmarkEnd w:id="16"/>
      <w:r>
        <w:rPr>
          <w:rStyle w:val="1111"/>
        </w:rPr>
        <w:t xml:space="preserve">I shall break open this </w:t>
      </w:r>
      <w:del w:id="478" w:author="Derek" w:date="2026-09-28T17:36:04Z" oouserid="Derek">
        <w:r>
          <w:rPr>
            <w:rStyle w:val="1111"/>
          </w:rPr>
          <w:delText xml:space="preserve">discription</w:delText>
        </w:r>
      </w:del>
      <w:ins w:id="479" w:author="Derek" w:date="2026-09-28T17:36:07Z" oouserid="Derek">
        <w:r>
          <w:rPr>
            <w:rStyle w:val="1111"/>
          </w:rPr>
          <w:t xml:space="preserve">description</w:t>
        </w:r>
      </w:ins>
      <w:r>
        <w:rPr>
          <w:rStyle w:val="1111"/>
        </w:rPr>
        <w:t xml:space="preserve">, for it is a box of precious ointment, very comfortable and useful for troubled hearts, in troubled time and conditions.</w:t>
      </w:r>
      <w:r/>
    </w:p>
    <w:p>
      <w:pPr>
        <w:pStyle w:val="1132"/>
        <w:pBdr/>
        <w:spacing/>
        <w:ind/>
        <w:rPr/>
      </w:pPr>
      <w:r/>
      <w:bookmarkStart w:id="16" w:name="W5-5-article_5"/>
      <w:r/>
      <w:bookmarkEnd w:id="16"/>
      <w:r>
        <w:rPr>
          <w:rStyle w:val="1111"/>
        </w:rPr>
        <w:t xml:space="preserve">First, </w:t>
      </w:r>
      <w:ins w:id="480" w:author="Derek" w:date="2026-09-28T17:36:16Z" oouserid="Derek">
        <w:r>
          <w:rPr>
            <w:rStyle w:val="1111"/>
          </w:rPr>
          <w:t xml:space="preserve">c</w:t>
        </w:r>
      </w:ins>
      <w:del w:id="481" w:author="Derek" w:date="2026-09-28T17:36:16Z" oouserid="Derek">
        <w:r>
          <w:rPr>
            <w:rStyle w:val="1111"/>
          </w:rPr>
          <w:delText xml:space="preserve">C</w:delText>
        </w:r>
      </w:del>
      <w:r>
        <w:rPr>
          <w:rStyle w:val="1111"/>
        </w:rPr>
        <w:t xml:space="preserve">ontentment</w:t>
      </w:r>
      <w:r>
        <w:rPr>
          <w:rStyle w:val="1111"/>
        </w:rPr>
        <w:t xml:space="preserve"> (I say) </w:t>
      </w:r>
      <w:r>
        <w:rPr>
          <w:rStyle w:val="1111"/>
        </w:rPr>
        <w:t xml:space="preserve">is a sweet </w:t>
      </w:r>
      <w:del w:id="482" w:author="Derek" w:date="2026-09-28T17:36:21Z" oouserid="Derek">
        <w:r>
          <w:rPr>
            <w:rStyle w:val="1111"/>
          </w:rPr>
          <w:delText xml:space="preserve">[</w:delText>
        </w:r>
      </w:del>
      <w:r>
        <w:rPr>
          <w:rStyle w:val="1111"/>
        </w:rPr>
        <w:t xml:space="preserve">inward</w:t>
      </w:r>
      <w:del w:id="483" w:author="Derek" w:date="2026-09-28T17:36:23Z" oouserid="Derek">
        <w:r>
          <w:rPr>
            <w:rStyle w:val="1111"/>
          </w:rPr>
          <w:delText xml:space="preserve">]</w:delText>
        </w:r>
      </w:del>
      <w:r>
        <w:rPr>
          <w:rStyle w:val="1111"/>
        </w:rPr>
        <w:t xml:space="preserve"> heart thing, it is a work of the </w:t>
      </w:r>
      <w:del w:id="484" w:author="Derek" w:date="2026-09-28T17:36:54Z" oouserid="Derek">
        <w:r>
          <w:rPr>
            <w:rStyle w:val="1111"/>
          </w:rPr>
          <w:delText xml:space="preserve">s</w:delText>
        </w:r>
      </w:del>
      <w:ins w:id="485" w:author="Derek" w:date="2026-09-28T17:36:55Z" oouserid="Derek">
        <w:r>
          <w:rPr>
            <w:rStyle w:val="1111"/>
          </w:rPr>
          <w:t xml:space="preserve">S</w:t>
        </w:r>
      </w:ins>
      <w:r>
        <w:rPr>
          <w:rStyle w:val="1111"/>
        </w:rPr>
        <w:t xml:space="preserve">pirit within doors</w:t>
      </w:r>
      <w:r>
        <w:rPr>
          <w:rStyle w:val="1111"/>
        </w:rPr>
        <w:t xml:space="preserve">: It is not only a not-seeking help to our</w:t>
      </w:r>
      <w:del w:id="486" w:author="Derek" w:date="2026-09-28T17:37:06Z" oouserid="Derek">
        <w:r>
          <w:rPr>
            <w:rStyle w:val="1111"/>
          </w:rPr>
          <w:delText xml:space="preserve"> </w:delText>
        </w:r>
      </w:del>
      <w:r>
        <w:rPr>
          <w:rStyle w:val="1111"/>
        </w:rPr>
        <w:t xml:space="preserve">selves by outward violence, or a forbearance of discontented murmuring expressions, in </w:t>
      </w:r>
      <w:del w:id="487" w:author="Derek" w:date="2026-09-28T17:37:46Z" oouserid="Derek">
        <w:r>
          <w:rPr>
            <w:rStyle w:val="1111"/>
          </w:rPr>
          <w:delText xml:space="preserve">froward </w:delText>
        </w:r>
      </w:del>
      <w:ins w:id="488" w:author="Derek" w:date="2026-09-28T17:37:48Z" oouserid="Derek">
        <w:r>
          <w:rPr>
            <w:rStyle w:val="1111"/>
          </w:rPr>
          <w:t xml:space="preserve">contrary </w:t>
        </w:r>
      </w:ins>
      <w:r>
        <w:rPr>
          <w:rStyle w:val="1111"/>
        </w:rPr>
        <w:t xml:space="preserve">words and </w:t>
      </w:r>
      <w:del w:id="489" w:author="Derek" w:date="2026-09-28T17:37:52Z" oouserid="Derek">
        <w:r>
          <w:rPr>
            <w:rStyle w:val="1111"/>
          </w:rPr>
          <w:delText xml:space="preserve">carriages </w:delText>
        </w:r>
      </w:del>
      <w:ins w:id="490" w:author="Derek" w:date="2026-09-28T17:37:53Z" oouserid="Derek">
        <w:r>
          <w:rPr>
            <w:rStyle w:val="1111"/>
          </w:rPr>
          <w:t xml:space="preserve">behaviors </w:t>
        </w:r>
      </w:ins>
      <w:r>
        <w:rPr>
          <w:rStyle w:val="1111"/>
        </w:rPr>
        <w:t xml:space="preserve">against God or others; but it is the inward submission of the heart. </w:t>
      </w:r>
      <w:r>
        <w:rPr>
          <w:rStyle w:val="1111"/>
        </w:rPr>
        <w:t xml:space="preserve">Psal.</w:t>
      </w:r>
      <w:r>
        <w:rPr>
          <w:rStyle w:val="1111"/>
        </w:rPr>
        <w:t xml:space="preserve"> 62.1. </w:t>
      </w:r>
      <w:ins w:id="491" w:author="Derek" w:date="2026-09-28T17:38:12Z" oouserid="Derek">
        <w:r>
          <w:rPr>
            <w:rStyle w:val="1111"/>
          </w:rPr>
          <w:t xml:space="preserve">“</w:t>
        </w:r>
      </w:ins>
      <w:r>
        <w:rPr>
          <w:rStyle w:val="1111"/>
        </w:rPr>
        <w:t xml:space="preserve">Truly, my soul waiteth upon God</w:t>
      </w:r>
      <w:ins w:id="492" w:author="Derek" w:date="2026-09-28T17:38:19Z" oouserid="Derek">
        <w:r>
          <w:rPr>
            <w:rStyle w:val="1111"/>
          </w:rPr>
          <w:t xml:space="preserve">”</w:t>
        </w:r>
      </w:ins>
      <w:r>
        <w:rPr>
          <w:rStyle w:val="1111"/>
        </w:rPr>
        <w:t xml:space="preserve">; and ver.</w:t>
      </w:r>
      <w:r>
        <w:rPr>
          <w:rStyle w:val="1111"/>
        </w:rPr>
        <w:t xml:space="preserve"> 5</w:t>
      </w:r>
      <w:ins w:id="493" w:author="Derek" w:date="2026-09-28T17:38:23Z" oouserid="Derek">
        <w:r>
          <w:rPr>
            <w:rStyle w:val="1111"/>
          </w:rPr>
          <w:t xml:space="preserve">,</w:t>
        </w:r>
      </w:ins>
      <w:del w:id="494" w:author="Derek" w:date="2026-09-28T17:38:24Z" oouserid="Derek">
        <w:r>
          <w:rPr>
            <w:rStyle w:val="1111"/>
          </w:rPr>
          <w:delText xml:space="preserve">.</w:delText>
        </w:r>
      </w:del>
      <w:r>
        <w:rPr>
          <w:rStyle w:val="1111"/>
        </w:rPr>
        <w:t xml:space="preserve"> </w:t>
      </w:r>
      <w:ins w:id="495" w:author="Derek" w:date="2026-09-28T17:38:27Z" oouserid="Derek">
        <w:r>
          <w:rPr>
            <w:rStyle w:val="1111"/>
          </w:rPr>
          <w:t xml:space="preserve">“</w:t>
        </w:r>
      </w:ins>
      <w:r>
        <w:rPr>
          <w:rStyle w:val="1111"/>
        </w:rPr>
        <w:t xml:space="preserve">My soul wait thou only upon God</w:t>
      </w:r>
      <w:ins w:id="496" w:author="Derek" w:date="2026-09-28T17:38:34Z" oouserid="Derek">
        <w:r>
          <w:rPr>
            <w:rStyle w:val="1111"/>
          </w:rPr>
          <w:t xml:space="preserve">”</w:t>
        </w:r>
      </w:ins>
      <w:r>
        <w:rPr>
          <w:rStyle w:val="1111"/>
        </w:rPr>
        <w:t xml:space="preserve">,</w:t>
      </w:r>
      <w:r>
        <w:rPr>
          <w:rStyle w:val="1111"/>
        </w:rPr>
        <w:t xml:space="preserve"> so it is in your </w:t>
      </w:r>
      <w:del w:id="497" w:author="Derek" w:date="2026-09-28T17:38:49Z" oouserid="Derek">
        <w:r>
          <w:rPr>
            <w:rStyle w:val="1111"/>
          </w:rPr>
          <w:delText xml:space="preserve">B</w:delText>
        </w:r>
      </w:del>
      <w:ins w:id="498" w:author="Derek" w:date="2026-09-28T17:38:49Z" oouserid="Derek">
        <w:r>
          <w:rPr>
            <w:rStyle w:val="1111"/>
          </w:rPr>
          <w:t xml:space="preserve">b</w:t>
        </w:r>
      </w:ins>
      <w:r>
        <w:rPr>
          <w:rStyle w:val="1111"/>
        </w:rPr>
        <w:t xml:space="preserve">ooks; but the words may be translated as rightly, </w:t>
      </w:r>
      <w:ins w:id="499" w:author="Derek" w:date="2026-09-28T17:38:55Z" oouserid="Derek">
        <w:r>
          <w:rPr>
            <w:rStyle w:val="1111"/>
          </w:rPr>
          <w:t xml:space="preserve">“</w:t>
        </w:r>
      </w:ins>
      <w:r>
        <w:rPr>
          <w:rStyle w:val="1111"/>
        </w:rPr>
        <w:t xml:space="preserve">My soul be thou silent unto God; Hold thy peace O my soul</w:t>
      </w:r>
      <w:ins w:id="500" w:author="Derek" w:date="2026-09-28T17:39:01Z" oouserid="Derek">
        <w:r>
          <w:rPr>
            <w:rStyle w:val="1111"/>
          </w:rPr>
          <w:t xml:space="preserve">”</w:t>
        </w:r>
      </w:ins>
      <w:del w:id="501" w:author="Derek" w:date="2026-09-28T17:39:05Z" oouserid="Derek">
        <w:r>
          <w:rPr>
            <w:rStyle w:val="1111"/>
          </w:rPr>
          <w:delText xml:space="preserve">:</w:delText>
        </w:r>
      </w:del>
      <w:ins w:id="502" w:author="Derek" w:date="2026-09-28T17:39:06Z" oouserid="Derek">
        <w:r>
          <w:rPr>
            <w:rStyle w:val="1111"/>
          </w:rPr>
          <w:t xml:space="preserve">.</w:t>
        </w:r>
      </w:ins>
      <w:r>
        <w:rPr>
          <w:rStyle w:val="1111"/>
        </w:rPr>
        <w:t xml:space="preserve"> Not only the tongue must hold it's peace, but the soul must be silent: Many may sit down silently, forbearing discontented expressions, yet are inwardly swollen with discontentment; </w:t>
      </w:r>
      <w:del w:id="503" w:author="Derek" w:date="2026-09-28T17:40:04Z" oouserid="Derek">
        <w:r>
          <w:rPr>
            <w:rStyle w:val="1111"/>
          </w:rPr>
          <w:delText xml:space="preserve">now this manifesteth</w:delText>
        </w:r>
      </w:del>
      <w:del w:id="504" w:author="Derek" w:date="2026-09-28T17:40:04Z" oouserid="Derek">
        <w:r>
          <w:rPr>
            <w:rStyle w:val="1111"/>
          </w:rPr>
          <w:delText xml:space="preserve"> a perplexed distemper and a great frowardnesse in their hearts</w:delText>
        </w:r>
      </w:del>
      <w:ins w:id="505" w:author="Derek" w:date="2026-09-28T17:40:05Z" oouserid="Derek">
        <w:r>
          <w:rPr>
            <w:rStyle w:val="1111"/>
          </w:rPr>
          <w:t xml:space="preserve">now this manifests a troubled disorder and a great contrariness in their hearts</w:t>
        </w:r>
      </w:ins>
      <w:r>
        <w:rPr>
          <w:rStyle w:val="1111"/>
        </w:rPr>
        <w:t xml:space="preserve">: And God</w:t>
      </w:r>
      <w:ins w:id="506" w:author="Derek" w:date="2026-09-28T17:40:22Z" oouserid="Derek">
        <w:r>
          <w:rPr>
            <w:rStyle w:val="1111"/>
          </w:rPr>
          <w:t xml:space="preserve">,</w:t>
        </w:r>
      </w:ins>
      <w:r>
        <w:rPr>
          <w:rStyle w:val="1111"/>
        </w:rPr>
        <w:t xml:space="preserve"> notwithstanding their outward silence</w:t>
      </w:r>
      <w:ins w:id="507" w:author="Derek" w:date="2026-09-28T17:40:26Z" oouserid="Derek">
        <w:r>
          <w:rPr>
            <w:rStyle w:val="1111"/>
          </w:rPr>
          <w:t xml:space="preserve">,</w:t>
        </w:r>
      </w:ins>
      <w:r>
        <w:rPr>
          <w:rStyle w:val="1111"/>
        </w:rPr>
        <w:t xml:space="preserve"> hears the peevish</w:t>
      </w:r>
      <w:ins w:id="508" w:author="Derek" w:date="2026-09-28T17:41:51Z" oouserid="Derek">
        <w:r>
          <w:rPr>
            <w:rStyle w:val="1095"/>
          </w:rPr>
          <w:footnoteReference w:id="5"/>
        </w:r>
      </w:ins>
      <w:r>
        <w:rPr>
          <w:rStyle w:val="1111"/>
        </w:rPr>
        <w:t xml:space="preserve"> fretting language of their souls. The shoe may be smooth and neat without, whil</w:t>
      </w:r>
      <w:ins w:id="509" w:author="Derek" w:date="2026-09-28T17:42:15Z" oouserid="Derek">
        <w:r>
          <w:rPr>
            <w:rStyle w:val="1111"/>
          </w:rPr>
          <w:t xml:space="preserve">e</w:t>
        </w:r>
      </w:ins>
      <w:del w:id="510" w:author="Derek" w:date="2026-09-28T17:42:12Z" oouserid="Derek">
        <w:r>
          <w:rPr>
            <w:rStyle w:val="1111"/>
          </w:rPr>
          <w:delText xml:space="preserve">st</w:delText>
        </w:r>
      </w:del>
      <w:r>
        <w:rPr>
          <w:rStyle w:val="1111"/>
        </w:rPr>
        <w:t xml:space="preserve"> the flesh is pinched within: There may be mu</w:t>
      </w:r>
      <w:r>
        <w:rPr>
          <w:rStyle w:val="1111"/>
        </w:rPr>
        <w:t xml:space="preserve">ch calmness</w:t>
      </w:r>
      <w:del w:id="511" w:author="Derek" w:date="2026-09-28T17:42:21Z" oouserid="Derek">
        <w:r>
          <w:rPr>
            <w:rStyle w:val="1111"/>
          </w:rPr>
          <w:delText xml:space="preserve">e</w:delText>
        </w:r>
      </w:del>
      <w:r>
        <w:rPr>
          <w:rStyle w:val="1111"/>
        </w:rPr>
        <w:t xml:space="preserve"> and stilness</w:t>
      </w:r>
      <w:del w:id="512" w:author="Derek" w:date="2026-09-28T17:42:23Z" oouserid="Derek">
        <w:r>
          <w:rPr>
            <w:rStyle w:val="1111"/>
          </w:rPr>
          <w:delText xml:space="preserve">e</w:delText>
        </w:r>
      </w:del>
      <w:r>
        <w:rPr>
          <w:rStyle w:val="1111"/>
        </w:rPr>
        <w:t xml:space="preserve"> outwardly, and yet wonderful confusion, bitterness</w:t>
      </w:r>
      <w:del w:id="513" w:author="Derek" w:date="2026-09-28T17:42:39Z" oouserid="Derek">
        <w:r>
          <w:rPr>
            <w:rStyle w:val="1111"/>
          </w:rPr>
          <w:delText xml:space="preserve">e</w:delText>
        </w:r>
      </w:del>
      <w:r>
        <w:rPr>
          <w:rStyle w:val="1111"/>
        </w:rPr>
        <w:t xml:space="preserve">, disturbance and vexation within. Some are so weak that they are not able to contain the disquietness of their own spirits, but in words and behavio</w:t>
      </w:r>
      <w:del w:id="514" w:author="Derek" w:date="2026-09-28T17:42:51Z" oouserid="Derek">
        <w:r>
          <w:rPr>
            <w:rStyle w:val="1111"/>
          </w:rPr>
          <w:delText xml:space="preserve">u</w:delText>
        </w:r>
      </w:del>
      <w:r>
        <w:rPr>
          <w:rStyle w:val="1111"/>
        </w:rPr>
        <w:t xml:space="preserve">r discover what wo</w:t>
      </w:r>
      <w:ins w:id="515" w:author="Derek" w:date="2026-09-28T17:42:56Z" oouserid="Derek">
        <w:r>
          <w:rPr>
            <w:rStyle w:val="1111"/>
          </w:rPr>
          <w:t xml:space="preserve">e</w:t>
        </w:r>
      </w:ins>
      <w:r>
        <w:rPr>
          <w:rStyle w:val="1111"/>
        </w:rPr>
        <w:t xml:space="preserve">ful pe</w:t>
      </w:r>
      <w:r>
        <w:rPr>
          <w:rStyle w:val="1111"/>
        </w:rPr>
        <w:t xml:space="preserve">rturbations there are within, their spirits being like the raging </w:t>
      </w:r>
      <w:ins w:id="516" w:author="Derek" w:date="2026-09-28T17:43:45Z" oouserid="Derek">
        <w:r>
          <w:rPr>
            <w:rStyle w:val="1111"/>
          </w:rPr>
          <w:t xml:space="preserve">s</w:t>
        </w:r>
      </w:ins>
      <w:del w:id="517" w:author="Derek" w:date="2026-09-28T17:43:45Z" oouserid="Derek">
        <w:r>
          <w:rPr>
            <w:rStyle w:val="1111"/>
          </w:rPr>
          <w:delText xml:space="preserve">S</w:delText>
        </w:r>
      </w:del>
      <w:r>
        <w:rPr>
          <w:rStyle w:val="1111"/>
        </w:rPr>
        <w:t xml:space="preserve">ea casting forth nothing but mire and dirt, being not only troublesome to themselves but to all those they live with: Others there are who are able to keep in such distempers of heart, (as </w:t>
      </w:r>
      <w:r>
        <w:rPr>
          <w:rStyle w:val="1111"/>
        </w:rPr>
        <w:t xml:space="preserve">Judas</w:t>
      </w:r>
      <w:r>
        <w:rPr>
          <w:rStyle w:val="1111"/>
        </w:rPr>
        <w:t xml:space="preserve"> did when he betrayed Christ with a kiss</w:t>
      </w:r>
      <w:del w:id="518" w:author="Derek" w:date="2026-09-28T17:44:02Z" oouserid="Derek">
        <w:r>
          <w:rPr>
            <w:rStyle w:val="1111"/>
          </w:rPr>
          <w:delText xml:space="preserve">e</w:delText>
        </w:r>
      </w:del>
      <w:r>
        <w:rPr>
          <w:rStyle w:val="1111"/>
        </w:rPr>
        <w:t xml:space="preserve">,) but still they </w:t>
      </w:r>
      <w:del w:id="519" w:author="Derek" w:date="2026-09-28T17:44:07Z" oouserid="Derek">
        <w:r>
          <w:rPr>
            <w:rStyle w:val="1111"/>
          </w:rPr>
          <w:delText xml:space="preserve">boyl </w:delText>
        </w:r>
      </w:del>
      <w:ins w:id="520" w:author="Derek" w:date="2026-09-28T17:44:07Z" oouserid="Derek">
        <w:r>
          <w:rPr>
            <w:rStyle w:val="1111"/>
          </w:rPr>
          <w:t xml:space="preserve">boil </w:t>
        </w:r>
      </w:ins>
      <w:r>
        <w:rPr>
          <w:rStyle w:val="1111"/>
        </w:rPr>
        <w:t xml:space="preserve">inwardly and eat like a </w:t>
      </w:r>
      <w:del w:id="521" w:author="Derek" w:date="2026-09-28T17:44:13Z" oouserid="Derek">
        <w:r>
          <w:rPr>
            <w:rStyle w:val="1111"/>
          </w:rPr>
          <w:delText xml:space="preserve">Cankes</w:delText>
        </w:r>
      </w:del>
      <w:ins w:id="522" w:author="Derek" w:date="2026-09-28T17:44:14Z" oouserid="Derek">
        <w:r>
          <w:rPr>
            <w:rStyle w:val="1111"/>
          </w:rPr>
          <w:t xml:space="preserve">cankers</w:t>
        </w:r>
      </w:ins>
      <w:ins w:id="523" w:author="Derek" w:date="2026-09-28T17:44:55Z" oouserid="Derek">
        <w:r>
          <w:rPr>
            <w:rStyle w:val="1095"/>
          </w:rPr>
          <w:footnoteReference w:id="6"/>
        </w:r>
      </w:ins>
      <w:r>
        <w:rPr>
          <w:rStyle w:val="1111"/>
        </w:rPr>
        <w:t xml:space="preserve">: As </w:t>
      </w:r>
      <w:r>
        <w:rPr>
          <w:rStyle w:val="1111"/>
        </w:rPr>
        <w:t xml:space="preserve">David</w:t>
      </w:r>
      <w:r>
        <w:rPr>
          <w:rStyle w:val="1111"/>
        </w:rPr>
        <w:t xml:space="preserve"> speaks concerning some whose words are smoother </w:t>
      </w:r>
      <w:r/>
    </w:p>
    <w:p>
      <w:pPr>
        <w:pStyle w:val="1132"/>
        <w:pBdr/>
        <w:spacing/>
        <w:ind/>
        <w:rPr/>
      </w:pPr>
      <w:r/>
      <w:bookmarkStart w:id="16" w:name="anchor-21"/>
      <w:r/>
      <w:bookmarkEnd w:id="16"/>
      <w:r>
        <w:rPr>
          <w:rStyle w:val="1111"/>
        </w:rPr>
        <w:t xml:space="preserve">Page</w:t>
      </w:r>
      <w:r>
        <w:rPr>
          <w:rStyle w:val="1111"/>
        </w:rPr>
        <w:t xml:space="preserve"> 5</w:t>
      </w:r>
      <w:r/>
    </w:p>
    <w:p>
      <w:pPr>
        <w:pStyle w:val="1132"/>
        <w:pBdr/>
        <w:spacing/>
        <w:ind/>
        <w:rPr/>
      </w:pPr>
      <w:r/>
      <w:bookmarkStart w:id="17" w:name="anchor-22"/>
      <w:r/>
      <w:bookmarkEnd w:id="17"/>
      <w:r>
        <w:rPr>
          <w:rStyle w:val="1111"/>
        </w:rPr>
        <w:t xml:space="preserve">than honey, and butter, and yet have war in their hearts; and as he sai</w:t>
      </w:r>
      <w:ins w:id="524" w:author="Derek" w:date="2026-09-28T17:45:20Z" oouserid="Derek">
        <w:r>
          <w:rPr>
            <w:rStyle w:val="1111"/>
          </w:rPr>
          <w:t xml:space="preserve">d</w:t>
        </w:r>
      </w:ins>
      <w:del w:id="525" w:author="Derek" w:date="2026-09-28T17:45:20Z" oouserid="Derek">
        <w:r>
          <w:rPr>
            <w:rStyle w:val="1111"/>
          </w:rPr>
          <w:delText xml:space="preserve">th</w:delText>
        </w:r>
      </w:del>
      <w:r>
        <w:rPr>
          <w:rStyle w:val="1111"/>
        </w:rPr>
        <w:t xml:space="preserve"> in another place, whil</w:t>
      </w:r>
      <w:del w:id="526" w:author="Derek" w:date="2026-09-28T17:45:24Z" oouserid="Derek">
        <w:r>
          <w:rPr>
            <w:rStyle w:val="1111"/>
          </w:rPr>
          <w:delText xml:space="preserve">st</w:delText>
        </w:r>
      </w:del>
      <w:ins w:id="527" w:author="Derek" w:date="2026-09-28T17:45:24Z" oouserid="Derek">
        <w:r>
          <w:rPr>
            <w:rStyle w:val="1111"/>
          </w:rPr>
          <w:t xml:space="preserve">e</w:t>
        </w:r>
      </w:ins>
      <w:r>
        <w:rPr>
          <w:rStyle w:val="1111"/>
        </w:rPr>
        <w:t xml:space="preserve"> </w:t>
      </w:r>
      <w:ins w:id="528" w:author="Derek" w:date="2026-09-28T17:45:29Z" oouserid="Derek">
        <w:r>
          <w:rPr>
            <w:rStyle w:val="1111"/>
          </w:rPr>
          <w:t xml:space="preserve">“</w:t>
        </w:r>
      </w:ins>
      <w:r>
        <w:rPr>
          <w:rStyle w:val="1111"/>
        </w:rPr>
        <w:t xml:space="preserve">I kept silence my bones waxed old</w:t>
      </w:r>
      <w:ins w:id="529" w:author="Derek" w:date="2026-09-28T17:45:33Z" oouserid="Derek">
        <w:r>
          <w:rPr>
            <w:rStyle w:val="1111"/>
          </w:rPr>
          <w:t xml:space="preserve">”</w:t>
        </w:r>
      </w:ins>
      <w:r>
        <w:rPr>
          <w:rStyle w:val="1111"/>
        </w:rPr>
        <w:t xml:space="preserve">; so these, whil</w:t>
      </w:r>
      <w:del w:id="530" w:author="Derek" w:date="2026-09-28T17:45:39Z" oouserid="Derek">
        <w:r>
          <w:rPr>
            <w:rStyle w:val="1111"/>
          </w:rPr>
          <w:delText xml:space="preserve">st</w:delText>
        </w:r>
      </w:del>
      <w:ins w:id="531" w:author="Derek" w:date="2026-09-28T17:45:39Z" oouserid="Derek">
        <w:r>
          <w:rPr>
            <w:rStyle w:val="1111"/>
          </w:rPr>
          <w:t xml:space="preserve">e</w:t>
        </w:r>
      </w:ins>
      <w:r>
        <w:rPr>
          <w:rStyle w:val="1111"/>
        </w:rPr>
        <w:t xml:space="preserve"> there is a serene calm</w:t>
      </w:r>
      <w:del w:id="532" w:author="Derek" w:date="2026-09-28T17:45:42Z" oouserid="Derek">
        <w:r>
          <w:rPr>
            <w:rStyle w:val="1111"/>
          </w:rPr>
          <w:delText xml:space="preserve">e</w:delText>
        </w:r>
      </w:del>
      <w:r>
        <w:rPr>
          <w:rStyle w:val="1111"/>
        </w:rPr>
        <w:t xml:space="preserve"> upon their tongues, have yet </w:t>
      </w:r>
      <w:del w:id="533" w:author="Derek" w:date="2026-09-28T17:48:25Z" oouserid="Derek">
        <w:r>
          <w:rPr>
            <w:rStyle w:val="1111"/>
          </w:rPr>
          <w:delText xml:space="preserve">blustring </w:delText>
        </w:r>
      </w:del>
      <w:ins w:id="534" w:author="Derek" w:date="2026-09-28T17:48:27Z" oouserid="Derek">
        <w:r>
          <w:rPr>
            <w:rStyle w:val="1111"/>
          </w:rPr>
          <w:t xml:space="preserve">blustering </w:t>
        </w:r>
      </w:ins>
      <w:r>
        <w:rPr>
          <w:rStyle w:val="1111"/>
        </w:rPr>
        <w:t xml:space="preserve">storms in their spirits, and whil</w:t>
      </w:r>
      <w:del w:id="535" w:author="Derek" w:date="2026-09-28T17:46:07Z" oouserid="Derek">
        <w:r>
          <w:rPr>
            <w:rStyle w:val="1111"/>
          </w:rPr>
          <w:delText xml:space="preserve">st</w:delText>
        </w:r>
      </w:del>
      <w:ins w:id="536" w:author="Derek" w:date="2026-09-28T17:46:07Z" oouserid="Derek">
        <w:r>
          <w:rPr>
            <w:rStyle w:val="1111"/>
          </w:rPr>
          <w:t xml:space="preserve">e</w:t>
        </w:r>
      </w:ins>
      <w:r>
        <w:rPr>
          <w:rStyle w:val="1111"/>
        </w:rPr>
        <w:t xml:space="preserve"> they keep silence</w:t>
      </w:r>
      <w:ins w:id="537" w:author="Derek" w:date="2026-09-28T17:46:12Z" oouserid="Derek">
        <w:r>
          <w:rPr>
            <w:rStyle w:val="1111"/>
          </w:rPr>
          <w:t xml:space="preserve">,</w:t>
        </w:r>
      </w:ins>
      <w:r>
        <w:rPr>
          <w:rStyle w:val="1111"/>
        </w:rPr>
        <w:t xml:space="preserve"> their hearts are troubled, and even worn away with anguish and vexation; they have peace </w:t>
      </w:r>
      <w:r>
        <w:rPr>
          <w:rStyle w:val="1111"/>
        </w:rPr>
        <w:t xml:space="preserve">and quiet outwardly, but war from the unruly and turbulent workings of their hearts, that is within. If the attainment to true </w:t>
      </w:r>
      <w:del w:id="538" w:author="Derek" w:date="2026-09-28T17:46:35Z" oouserid="Derek">
        <w:r>
          <w:rPr>
            <w:rStyle w:val="1111"/>
          </w:rPr>
          <w:delText xml:space="preserve">C</w:delText>
        </w:r>
      </w:del>
      <w:ins w:id="539" w:author="Derek" w:date="2026-09-28T17:46:36Z" oouserid="Derek">
        <w:r>
          <w:rPr>
            <w:rStyle w:val="1111"/>
          </w:rPr>
          <w:t xml:space="preserve">c</w:t>
        </w:r>
      </w:ins>
      <w:r>
        <w:rPr>
          <w:rStyle w:val="1111"/>
        </w:rPr>
        <w:t xml:space="preserve">ontentment were as easy as keeping quiet outwardly, there need be no great learning of it; it might be had with less</w:t>
      </w:r>
      <w:del w:id="540" w:author="Derek" w:date="2026-09-28T17:46:57Z" oouserid="Derek">
        <w:r>
          <w:rPr>
            <w:rStyle w:val="1111"/>
          </w:rPr>
          <w:delText xml:space="preserve">e</w:delText>
        </w:r>
      </w:del>
      <w:r>
        <w:rPr>
          <w:rStyle w:val="1111"/>
        </w:rPr>
        <w:t xml:space="preserve"> skill and</w:t>
      </w:r>
      <w:r>
        <w:rPr>
          <w:rStyle w:val="1111"/>
        </w:rPr>
        <w:t xml:space="preserve"> strength than an </w:t>
      </w:r>
      <w:del w:id="541" w:author="Derek" w:date="2026-09-28T17:47:00Z" oouserid="Derek">
        <w:r>
          <w:rPr>
            <w:rStyle w:val="1111"/>
          </w:rPr>
          <w:delText xml:space="preserve">A</w:delText>
        </w:r>
      </w:del>
      <w:ins w:id="542" w:author="Derek" w:date="2026-09-28T17:47:00Z" oouserid="Derek">
        <w:r>
          <w:rPr>
            <w:rStyle w:val="1111"/>
          </w:rPr>
          <w:t xml:space="preserve">a</w:t>
        </w:r>
      </w:ins>
      <w:r>
        <w:rPr>
          <w:rStyle w:val="1111"/>
        </w:rPr>
        <w:t xml:space="preserve">postle had; yea than an ordinary Christian ha</w:t>
      </w:r>
      <w:del w:id="543" w:author="Derek" w:date="2026-09-28T17:47:10Z" oouserid="Derek">
        <w:r>
          <w:rPr>
            <w:rStyle w:val="1111"/>
          </w:rPr>
          <w:delText xml:space="preserve">th</w:delText>
        </w:r>
      </w:del>
      <w:ins w:id="544" w:author="Derek" w:date="2026-09-28T17:47:10Z" oouserid="Derek">
        <w:r>
          <w:rPr>
            <w:rStyle w:val="1111"/>
          </w:rPr>
          <w:t xml:space="preserve">s</w:t>
        </w:r>
      </w:ins>
      <w:r>
        <w:rPr>
          <w:rStyle w:val="1111"/>
        </w:rPr>
        <w:t xml:space="preserve"> or may have. Therefore certainly there is a great deal more in it than can be attained by common gifts, and ordinary power of reason, which often bridles in nature. It is a heart-business</w:t>
      </w:r>
      <w:del w:id="545" w:author="Derek" w:date="2026-09-28T17:47:27Z" oouserid="Derek">
        <w:r>
          <w:rPr>
            <w:rStyle w:val="1111"/>
          </w:rPr>
          <w:delText xml:space="preserve">e</w:delText>
        </w:r>
      </w:del>
      <w:r>
        <w:rPr>
          <w:rStyle w:val="1111"/>
        </w:rPr>
        <w:t xml:space="preserve">.</w:t>
      </w:r>
      <w:r/>
    </w:p>
    <w:p>
      <w:pPr>
        <w:pStyle w:val="1132"/>
        <w:pBdr/>
        <w:spacing/>
        <w:ind/>
        <w:rPr/>
      </w:pPr>
      <w:r/>
      <w:bookmarkStart w:id="18" w:name="W6-6-article_2"/>
      <w:r/>
      <w:bookmarkEnd w:id="18"/>
      <w:r>
        <w:rPr>
          <w:rStyle w:val="1111"/>
        </w:rPr>
        <w:t xml:space="preserve">Secondly, </w:t>
      </w:r>
      <w:del w:id="546" w:author="Derek" w:date="2026-09-28T17:47:35Z" oouserid="Derek">
        <w:r>
          <w:rPr>
            <w:rStyle w:val="1111"/>
          </w:rPr>
          <w:delText xml:space="preserve">I</w:delText>
        </w:r>
      </w:del>
      <w:ins w:id="547" w:author="Derek" w:date="2026-09-28T17:47:36Z" oouserid="Derek">
        <w:r>
          <w:rPr>
            <w:rStyle w:val="1111"/>
          </w:rPr>
          <w:t xml:space="preserve">i</w:t>
        </w:r>
      </w:ins>
      <w:r>
        <w:rPr>
          <w:rStyle w:val="1111"/>
        </w:rPr>
        <w:t xml:space="preserve">t is the [quiet] of the heart</w:t>
      </w:r>
      <w:del w:id="548" w:author="Derek" w:date="2026-09-28T17:58:09Z" oouserid="Derek">
        <w:r>
          <w:rPr>
            <w:rStyle w:val="1111"/>
          </w:rPr>
          <w:delText xml:space="preserve">;</w:delText>
        </w:r>
      </w:del>
      <w:ins w:id="549" w:author="Derek" w:date="2026-09-28T17:58:10Z" oouserid="Derek">
        <w:r>
          <w:rPr>
            <w:rStyle w:val="1111"/>
          </w:rPr>
          <w:t xml:space="preserve">.</w:t>
        </w:r>
      </w:ins>
      <w:r>
        <w:rPr>
          <w:rStyle w:val="1111"/>
        </w:rPr>
        <w:t xml:space="preserve"> All is sedate and still there, and to understand this the better</w:t>
      </w:r>
      <w:del w:id="550" w:author="Derek" w:date="2026-09-28T17:58:19Z" oouserid="Derek">
        <w:r>
          <w:rPr>
            <w:rStyle w:val="1111"/>
          </w:rPr>
          <w:delText xml:space="preserve">;</w:delText>
        </w:r>
      </w:del>
      <w:ins w:id="551" w:author="Derek" w:date="2026-09-28T17:58:19Z" oouserid="Derek">
        <w:r>
          <w:rPr>
            <w:rStyle w:val="1111"/>
          </w:rPr>
          <w:t xml:space="preserve">,</w:t>
        </w:r>
      </w:ins>
      <w:r>
        <w:rPr>
          <w:rStyle w:val="1111"/>
        </w:rPr>
        <w:t xml:space="preserve"> </w:t>
      </w:r>
      <w:del w:id="552" w:author="Derek" w:date="2026-09-28T17:58:20Z" oouserid="Derek">
        <w:r>
          <w:rPr>
            <w:rStyle w:val="1111"/>
          </w:rPr>
          <w:delText xml:space="preserve">T</w:delText>
        </w:r>
      </w:del>
      <w:ins w:id="553" w:author="Derek" w:date="2026-09-28T17:58:21Z" oouserid="Derek">
        <w:r>
          <w:rPr>
            <w:rStyle w:val="1111"/>
          </w:rPr>
          <w:t xml:space="preserve">t</w:t>
        </w:r>
      </w:ins>
      <w:r>
        <w:rPr>
          <w:rStyle w:val="1111"/>
        </w:rPr>
        <w:t xml:space="preserve">his quiet gracious frame of spirit, </w:t>
      </w:r>
      <w:del w:id="554" w:author="Derek" w:date="2026-09-28T17:58:26Z" oouserid="Derek">
        <w:r>
          <w:rPr>
            <w:rStyle w:val="1111"/>
          </w:rPr>
          <w:delText xml:space="preserve">I</w:delText>
        </w:r>
      </w:del>
      <w:ins w:id="555" w:author="Derek" w:date="2026-09-28T17:58:26Z" oouserid="Derek">
        <w:r>
          <w:rPr>
            <w:rStyle w:val="1111"/>
          </w:rPr>
          <w:t xml:space="preserve">t</w:t>
        </w:r>
      </w:ins>
      <w:r>
        <w:rPr>
          <w:rStyle w:val="1111"/>
        </w:rPr>
        <w:t xml:space="preserve">t is not opposed</w:t>
      </w:r>
      <w:ins w:id="556" w:author="Derek" w:date="2026-09-28T17:49:04Z" oouserid="Derek">
        <w:r>
          <w:rPr>
            <w:rStyle w:val="1111"/>
          </w:rPr>
          <w:t xml:space="preserve">:</w:t>
        </w:r>
      </w:ins>
      <w:del w:id="557" w:author="Derek" w:date="2026-09-28T17:49:03Z" oouserid="Derek">
        <w:r>
          <w:rPr>
            <w:rStyle w:val="1111"/>
          </w:rPr>
          <w:delText xml:space="preserve">.</w:delText>
        </w:r>
      </w:del>
      <w:r/>
    </w:p>
    <w:p>
      <w:pPr>
        <w:pStyle w:val="1132"/>
        <w:pBdr/>
        <w:spacing/>
        <w:ind/>
        <w:rPr>
          <w:ins w:id="558" w:author="Derek" w:date="2026-09-28T17:58:31Z" oouserid="Derek"/>
          <w:rStyle w:val="1111"/>
        </w:rPr>
      </w:pPr>
      <w:r/>
      <w:bookmarkStart w:id="18" w:name="W6-6-article_3"/>
      <w:r/>
      <w:bookmarkEnd w:id="18"/>
      <w:r>
        <w:rPr>
          <w:rStyle w:val="1111"/>
        </w:rPr>
        <w:t xml:space="preserve">1 </w:t>
      </w:r>
      <w:r>
        <w:rPr>
          <w:rStyle w:val="1111"/>
        </w:rPr>
        <w:t xml:space="preserve">To a due sense of affliction.</w:t>
      </w:r>
      <w:r>
        <w:rPr>
          <w:rStyle w:val="1111"/>
        </w:rPr>
        <w:t xml:space="preserve"> God do</w:t>
      </w:r>
      <w:del w:id="559" w:author="Derek" w:date="2026-09-28T17:49:11Z" oouserid="Derek">
        <w:r>
          <w:rPr>
            <w:rStyle w:val="1111"/>
          </w:rPr>
          <w:delText xml:space="preserve">th</w:delText>
        </w:r>
      </w:del>
      <w:ins w:id="560" w:author="Derek" w:date="2026-09-28T17:49:12Z" oouserid="Derek">
        <w:r>
          <w:rPr>
            <w:rStyle w:val="1111"/>
          </w:rPr>
          <w:t xml:space="preserve">es</w:t>
        </w:r>
      </w:ins>
      <w:r>
        <w:rPr>
          <w:rStyle w:val="1111"/>
        </w:rPr>
        <w:t xml:space="preserve"> give leave to his people to be sensible of what they suffer: Christ do</w:t>
      </w:r>
      <w:del w:id="561" w:author="Derek" w:date="2026-09-28T17:49:22Z" oouserid="Derek">
        <w:r>
          <w:rPr>
            <w:rStyle w:val="1111"/>
          </w:rPr>
          <w:delText xml:space="preserve">th </w:delText>
        </w:r>
      </w:del>
      <w:ins w:id="562" w:author="Derek" w:date="2026-09-28T17:49:24Z" oouserid="Derek">
        <w:r>
          <w:rPr>
            <w:rStyle w:val="1111"/>
          </w:rPr>
          <w:t xml:space="preserve">es </w:t>
        </w:r>
      </w:ins>
      <w:r>
        <w:rPr>
          <w:rStyle w:val="1111"/>
        </w:rPr>
        <w:t xml:space="preserve">not say, </w:t>
      </w:r>
      <w:ins w:id="563" w:author="Derek" w:date="2026-09-28T17:49:27Z" oouserid="Derek">
        <w:r>
          <w:rPr>
            <w:rStyle w:val="1111"/>
          </w:rPr>
          <w:t xml:space="preserve">“</w:t>
        </w:r>
      </w:ins>
      <w:r>
        <w:rPr>
          <w:rStyle w:val="1111"/>
        </w:rPr>
        <w:t xml:space="preserve">Do not count that a cross</w:t>
      </w:r>
      <w:del w:id="564" w:author="Derek" w:date="2026-09-28T17:49:29Z" oouserid="Derek">
        <w:r>
          <w:rPr>
            <w:rStyle w:val="1111"/>
          </w:rPr>
          <w:delText xml:space="preserve">e</w:delText>
        </w:r>
      </w:del>
      <w:r>
        <w:rPr>
          <w:rStyle w:val="1111"/>
        </w:rPr>
        <w:t xml:space="preserve"> which is a cross</w:t>
      </w:r>
      <w:del w:id="565" w:author="Derek" w:date="2026-09-28T17:49:33Z" oouserid="Derek">
        <w:r>
          <w:rPr>
            <w:rStyle w:val="1111"/>
          </w:rPr>
          <w:delText xml:space="preserve">e</w:delText>
        </w:r>
      </w:del>
      <w:ins w:id="566" w:author="Derek" w:date="2026-09-28T17:49:36Z" oouserid="Derek">
        <w:r>
          <w:rPr>
            <w:rStyle w:val="1111"/>
          </w:rPr>
          <w:t xml:space="preserve">”</w:t>
        </w:r>
      </w:ins>
      <w:r>
        <w:rPr>
          <w:rStyle w:val="1111"/>
        </w:rPr>
        <w:t xml:space="preserve">, but </w:t>
      </w:r>
      <w:ins w:id="567" w:author="Derek" w:date="2026-09-28T17:49:43Z" oouserid="Derek">
        <w:r>
          <w:rPr>
            <w:rStyle w:val="1111"/>
          </w:rPr>
          <w:t xml:space="preserve">“</w:t>
        </w:r>
      </w:ins>
      <w:r>
        <w:rPr>
          <w:rStyle w:val="1111"/>
        </w:rPr>
        <w:t xml:space="preserve">take up your cross</w:t>
      </w:r>
      <w:del w:id="568" w:author="Derek" w:date="2026-09-28T17:49:47Z" oouserid="Derek">
        <w:r>
          <w:rPr>
            <w:rStyle w:val="1111"/>
          </w:rPr>
          <w:delText xml:space="preserve">e</w:delText>
        </w:r>
      </w:del>
      <w:r>
        <w:rPr>
          <w:rStyle w:val="1111"/>
        </w:rPr>
        <w:t xml:space="preserve"> daily</w:t>
      </w:r>
      <w:ins w:id="569" w:author="Derek" w:date="2026-09-28T17:49:49Z" oouserid="Derek">
        <w:r>
          <w:rPr>
            <w:rStyle w:val="1111"/>
          </w:rPr>
          <w:t xml:space="preserve">”</w:t>
        </w:r>
      </w:ins>
      <w:r>
        <w:rPr>
          <w:rStyle w:val="1111"/>
        </w:rPr>
        <w:t xml:space="preserve">. As it is in the body natural, if the body takes physic</w:t>
      </w:r>
      <w:ins w:id="570" w:author="Derek" w:date="2026-09-28T17:53:27Z" oouserid="Derek">
        <w:r>
          <w:rPr>
            <w:rStyle w:val="1095"/>
          </w:rPr>
          <w:footnoteReference w:id="7"/>
        </w:r>
      </w:ins>
      <w:del w:id="571" w:author="Derek" w:date="2026-09-28T17:51:12Z" oouserid="Derek">
        <w:r>
          <w:rPr>
            <w:rStyle w:val="1111"/>
          </w:rPr>
          <w:delText xml:space="preserve">k</w:delText>
        </w:r>
      </w:del>
      <w:r>
        <w:rPr>
          <w:rStyle w:val="1111"/>
        </w:rPr>
        <w:t xml:space="preserve"> an</w:t>
      </w:r>
      <w:r>
        <w:rPr>
          <w:rStyle w:val="1111"/>
        </w:rPr>
        <w:t xml:space="preserve">d is not able to bear it but presently vomits it up, or if it be not at all sensible, if it stir not the body; either of these </w:t>
      </w:r>
      <w:del w:id="572" w:author="Derek" w:date="2026-09-28T17:54:20Z" oouserid="Derek">
        <w:r>
          <w:rPr>
            <w:rStyle w:val="1111"/>
          </w:rPr>
          <w:delText xml:space="preserve">waies </w:delText>
        </w:r>
      </w:del>
      <w:ins w:id="573" w:author="Derek" w:date="2026-09-28T17:54:21Z" oouserid="Derek">
        <w:r>
          <w:rPr>
            <w:rStyle w:val="1111"/>
          </w:rPr>
          <w:t xml:space="preserve">ways </w:t>
        </w:r>
      </w:ins>
      <w:r>
        <w:rPr>
          <w:rStyle w:val="1111"/>
        </w:rPr>
        <w:t xml:space="preserve">the physic</w:t>
      </w:r>
      <w:del w:id="574" w:author="Derek" w:date="2026-09-28T17:53:58Z" oouserid="Derek">
        <w:r>
          <w:rPr>
            <w:rStyle w:val="1111"/>
          </w:rPr>
          <w:delText xml:space="preserve">k</w:delText>
        </w:r>
      </w:del>
      <w:r>
        <w:rPr>
          <w:rStyle w:val="1111"/>
        </w:rPr>
        <w:t xml:space="preserve"> do</w:t>
      </w:r>
      <w:del w:id="575" w:author="Derek" w:date="2026-09-28T17:54:01Z" oouserid="Derek">
        <w:r>
          <w:rPr>
            <w:rStyle w:val="1111"/>
          </w:rPr>
          <w:delText xml:space="preserve">th</w:delText>
        </w:r>
      </w:del>
      <w:ins w:id="576" w:author="Derek" w:date="2026-09-28T17:54:02Z" oouserid="Derek">
        <w:r>
          <w:rPr>
            <w:rStyle w:val="1111"/>
          </w:rPr>
          <w:t xml:space="preserve">es</w:t>
        </w:r>
      </w:ins>
      <w:r>
        <w:rPr>
          <w:rStyle w:val="1111"/>
        </w:rPr>
        <w:t xml:space="preserve"> no good, but argues the body much distempered and will hardly be cured. So it is with the spirits of men </w:t>
      </w:r>
      <w:r>
        <w:rPr>
          <w:rStyle w:val="1111"/>
        </w:rPr>
        <w:t xml:space="preserve">under afflictions; if either they cannot bear Gods potions but cast them up again, or are not sensible of them, and their souls are no more stir</w:t>
      </w:r>
      <w:del w:id="577" w:author="Derek" w:date="2026-09-28T17:55:24Z" oouserid="Derek">
        <w:r>
          <w:rPr>
            <w:rStyle w:val="1111"/>
          </w:rPr>
          <w:delText xml:space="preserve">'</w:delText>
        </w:r>
      </w:del>
      <w:ins w:id="578" w:author="Derek" w:date="2026-09-28T17:55:24Z" oouserid="Derek">
        <w:r>
          <w:rPr>
            <w:rStyle w:val="1111"/>
          </w:rPr>
          <w:t xml:space="preserve">e</w:t>
        </w:r>
      </w:ins>
      <w:r>
        <w:rPr>
          <w:rStyle w:val="1111"/>
        </w:rPr>
        <w:t xml:space="preserve">d by them than the body is by a draught of smal beer</w:t>
      </w:r>
      <w:ins w:id="579" w:author="Derek" w:date="2026-09-28T17:56:33Z" oouserid="Derek">
        <w:r>
          <w:rPr>
            <w:rStyle w:val="1095"/>
          </w:rPr>
          <w:footnoteReference w:id="8"/>
        </w:r>
      </w:ins>
      <w:r>
        <w:rPr>
          <w:rStyle w:val="1111"/>
        </w:rPr>
        <w:t xml:space="preserve">, it is a sad symptom</w:t>
      </w:r>
      <w:del w:id="580" w:author="Derek" w:date="2026-09-28T17:56:58Z" oouserid="Derek">
        <w:r>
          <w:rPr>
            <w:rStyle w:val="1111"/>
          </w:rPr>
          <w:delText xml:space="preserve">e</w:delText>
        </w:r>
      </w:del>
      <w:r>
        <w:rPr>
          <w:rStyle w:val="1111"/>
        </w:rPr>
        <w:t xml:space="preserve"> that their souls are in a dangerous</w:t>
      </w:r>
      <w:r>
        <w:rPr>
          <w:rStyle w:val="1111"/>
        </w:rPr>
        <w:t xml:space="preserve"> and almost incurable condition. So that this inward quietness</w:t>
      </w:r>
      <w:del w:id="581" w:author="Derek" w:date="2026-09-28T17:57:07Z" oouserid="Derek">
        <w:r>
          <w:rPr>
            <w:rStyle w:val="1111"/>
          </w:rPr>
          <w:delText xml:space="preserve">e</w:delText>
        </w:r>
      </w:del>
      <w:r>
        <w:rPr>
          <w:rStyle w:val="1111"/>
        </w:rPr>
        <w:t xml:space="preserve"> is not in opposition to the sense of affliction: for indeed there were no true </w:t>
      </w:r>
      <w:del w:id="582" w:author="Derek" w:date="2026-09-28T17:57:23Z" oouserid="Derek">
        <w:r>
          <w:rPr>
            <w:rStyle w:val="1111"/>
          </w:rPr>
          <w:delText xml:space="preserve">C</w:delText>
        </w:r>
      </w:del>
      <w:ins w:id="583" w:author="Derek" w:date="2026-09-28T17:57:23Z" oouserid="Derek">
        <w:r>
          <w:rPr>
            <w:rStyle w:val="1111"/>
          </w:rPr>
          <w:t xml:space="preserve">c</w:t>
        </w:r>
      </w:ins>
      <w:r>
        <w:rPr>
          <w:rStyle w:val="1111"/>
        </w:rPr>
        <w:t xml:space="preserve">ontentment if you were not apprehensive and sensible of your afflictions when God is angry. </w:t>
      </w:r>
      <w:ins w:id="584" w:author="Derek" w:date="2026-09-28T17:58:31Z" oouserid="Derek">
        <w:r>
          <w:rPr>
            <w:rStyle w:val="1111"/>
          </w:rPr>
        </w:r>
      </w:ins>
      <w:ins w:id="585" w:author="Derek" w:date="2026-09-28T17:58:31Z" oouserid="Derek">
        <w:r>
          <w:rPr>
            <w:rStyle w:val="1111"/>
          </w:rPr>
        </w:r>
      </w:ins>
    </w:p>
    <w:p w14:paraId="08FF82D4">
      <w:pPr>
        <w:pStyle w:val="1132"/>
        <w:pBdr/>
        <w:spacing/>
        <w:ind/>
        <w:rPr>
          <w:ins w:id="586" w:author=""/>
        </w:rPr>
      </w:pPr>
      <w:r>
        <w:rPr>
          <w:rStyle w:val="1111"/>
        </w:rPr>
        <w:t xml:space="preserve">It is not opposed</w:t>
      </w:r>
      <w:ins w:id="587" w:author="Derek" w:date="2026-09-28T17:58:39Z" oouserid="Derek">
        <w:r>
          <w:rPr>
            <w:rStyle w:val="1111"/>
          </w:rPr>
          <w:t xml:space="preserve">:</w:t>
        </w:r>
      </w:ins>
      <w:del w:id="588" w:author="Derek" w:date="2026-09-28T17:58:34Z" oouserid="Derek">
        <w:r>
          <w:rPr>
            <w:rStyle w:val="1111"/>
          </w:rPr>
          <w:delText xml:space="preserve">.</w:delText>
        </w:r>
      </w:del>
      <w:ins w:id="589">
        <w:r/>
      </w:ins>
    </w:p>
    <w:p>
      <w:pPr>
        <w:pStyle w:val="1132"/>
        <w:pBdr/>
        <w:spacing/>
        <w:ind/>
        <w:rPr/>
      </w:pPr>
      <w:r/>
      <w:bookmarkStart w:id="18" w:name="W6-6-article_4"/>
      <w:r/>
      <w:bookmarkEnd w:id="18"/>
      <w:r>
        <w:rPr>
          <w:rStyle w:val="1111"/>
        </w:rPr>
        <w:t xml:space="preserve">2 </w:t>
      </w:r>
      <w:r>
        <w:rPr>
          <w:rStyle w:val="1111"/>
        </w:rPr>
        <w:t xml:space="preserve">To an orderly making our moan and complaint to God, and to our friends.</w:t>
      </w:r>
      <w:r>
        <w:rPr>
          <w:rStyle w:val="1111"/>
        </w:rPr>
        <w:t xml:space="preserve"> Though a Christian ought to be quiet under God</w:t>
      </w:r>
      <w:ins w:id="590" w:author="Derek" w:date="2026-09-28T17:58:53Z" oouserid="Derek">
        <w:r>
          <w:rPr>
            <w:rStyle w:val="1111"/>
          </w:rPr>
          <w:t xml:space="preserve">’</w:t>
        </w:r>
      </w:ins>
      <w:r>
        <w:rPr>
          <w:rStyle w:val="1111"/>
        </w:rPr>
        <w:t xml:space="preserve">s correcting hand, yet he may without any breach of Christian </w:t>
      </w:r>
      <w:r/>
    </w:p>
    <w:p>
      <w:pPr>
        <w:pStyle w:val="1132"/>
        <w:pBdr/>
        <w:spacing/>
        <w:ind/>
        <w:rPr/>
      </w:pPr>
      <w:r/>
      <w:bookmarkStart w:id="18" w:name="anchor-23"/>
      <w:r/>
      <w:bookmarkEnd w:id="18"/>
      <w:r>
        <w:rPr>
          <w:rStyle w:val="1111"/>
        </w:rPr>
        <w:t xml:space="preserve">Page</w:t>
      </w:r>
      <w:r>
        <w:rPr>
          <w:rStyle w:val="1111"/>
        </w:rPr>
        <w:t xml:space="preserve"> 6</w:t>
      </w:r>
      <w:r/>
    </w:p>
    <w:p>
      <w:pPr>
        <w:pStyle w:val="1132"/>
        <w:pBdr/>
        <w:spacing/>
        <w:ind/>
        <w:rPr>
          <w:ins w:id="591" w:author="Derek" w:date="2026-09-28T18:00:22Z" oouserid="Derek"/>
          <w:rStyle w:val="1111"/>
        </w:rPr>
      </w:pPr>
      <w:r/>
      <w:bookmarkStart w:id="19" w:name="anchor-24"/>
      <w:r/>
      <w:bookmarkEnd w:id="19"/>
      <w:r>
        <w:rPr>
          <w:rStyle w:val="1111"/>
        </w:rPr>
        <w:t xml:space="preserve">contentment complain to God; (as one of the Ancients saith) though not with a tumultuous </w:t>
      </w:r>
      <w:del w:id="592" w:author="Derek" w:date="2026-09-28T17:59:19Z" oouserid="Derek">
        <w:r>
          <w:rPr>
            <w:rStyle w:val="1111"/>
          </w:rPr>
          <w:delText xml:space="preserve">clamour </w:delText>
        </w:r>
      </w:del>
      <w:ins w:id="593" w:author="Derek" w:date="2026-09-28T17:59:21Z" oouserid="Derek">
        <w:r>
          <w:rPr>
            <w:rStyle w:val="1111"/>
          </w:rPr>
          <w:t xml:space="preserve">clamor </w:t>
        </w:r>
      </w:ins>
      <w:r>
        <w:rPr>
          <w:rStyle w:val="1111"/>
        </w:rPr>
        <w:t xml:space="preserve">and </w:t>
      </w:r>
      <w:del w:id="594" w:author="Derek" w:date="2026-09-28T17:59:29Z" oouserid="Derek">
        <w:r>
          <w:rPr>
            <w:rStyle w:val="1111"/>
          </w:rPr>
          <w:delText xml:space="preserve">skreeking </w:delText>
        </w:r>
      </w:del>
      <w:ins w:id="595" w:author="Derek" w:date="2026-09-28T17:59:31Z" oouserid="Derek">
        <w:r>
          <w:rPr>
            <w:rStyle w:val="1111"/>
          </w:rPr>
          <w:t xml:space="preserve">crying </w:t>
        </w:r>
      </w:ins>
      <w:r>
        <w:rPr>
          <w:rStyle w:val="1111"/>
        </w:rPr>
        <w:t xml:space="preserve">out in a perplexed passion, yet in a quit</w:t>
      </w:r>
      <w:ins w:id="596" w:author="Derek" w:date="2026-09-28T17:59:48Z" oouserid="Derek">
        <w:r>
          <w:rPr>
            <w:rStyle w:val="1111"/>
          </w:rPr>
          <w:t xml:space="preserve">e</w:t>
        </w:r>
      </w:ins>
      <w:r>
        <w:rPr>
          <w:rStyle w:val="1111"/>
        </w:rPr>
        <w:t xml:space="preserve"> still submissive way he may unb</w:t>
      </w:r>
      <w:r>
        <w:rPr>
          <w:rStyle w:val="1111"/>
        </w:rPr>
        <w:t xml:space="preserve">osom his heart unto God. And likewise communicate his sad condition to his gracious friends, shewing them how God ha</w:t>
      </w:r>
      <w:del w:id="597" w:author="Derek" w:date="2026-09-28T18:00:09Z" oouserid="Derek">
        <w:r>
          <w:rPr>
            <w:rStyle w:val="1111"/>
          </w:rPr>
          <w:delText xml:space="preserve">th </w:delText>
        </w:r>
      </w:del>
      <w:ins w:id="598" w:author="Derek" w:date="2026-09-28T18:00:11Z" oouserid="Derek">
        <w:r>
          <w:rPr>
            <w:rStyle w:val="1111"/>
          </w:rPr>
          <w:t xml:space="preserve">s </w:t>
        </w:r>
      </w:ins>
      <w:r>
        <w:rPr>
          <w:rStyle w:val="1111"/>
        </w:rPr>
        <w:t xml:space="preserve">dealt with him and how heavy the affliction is upon him, that they may speak a word in due season to his wearied soul. </w:t>
      </w:r>
      <w:ins w:id="599" w:author="Derek" w:date="2026-09-28T18:00:22Z" oouserid="Derek">
        <w:r>
          <w:rPr>
            <w:rStyle w:val="1111"/>
          </w:rPr>
        </w:r>
      </w:ins>
      <w:ins w:id="600" w:author="Derek" w:date="2026-09-28T18:00:22Z" oouserid="Derek">
        <w:r>
          <w:rPr>
            <w:rStyle w:val="1111"/>
          </w:rPr>
        </w:r>
      </w:ins>
    </w:p>
    <w:p w14:paraId="09F8850F">
      <w:pPr>
        <w:pStyle w:val="1132"/>
        <w:pBdr/>
        <w:spacing/>
        <w:ind/>
        <w:rPr>
          <w:ins w:id="601" w:author=""/>
        </w:rPr>
      </w:pPr>
      <w:r>
        <w:rPr>
          <w:rStyle w:val="1111"/>
        </w:rPr>
        <w:t xml:space="preserve">It is not opposed</w:t>
      </w:r>
      <w:ins w:id="602" w:author="Derek" w:date="2026-09-28T18:00:25Z" oouserid="Derek">
        <w:r>
          <w:rPr>
            <w:rStyle w:val="1111"/>
          </w:rPr>
          <w:t xml:space="preserve">:</w:t>
        </w:r>
      </w:ins>
      <w:del w:id="603" w:author="Derek" w:date="2026-09-28T18:00:24Z" oouserid="Derek">
        <w:r>
          <w:rPr>
            <w:rStyle w:val="1111"/>
          </w:rPr>
          <w:delText xml:space="preserve">.</w:delText>
        </w:r>
      </w:del>
      <w:ins w:id="604">
        <w:r/>
      </w:ins>
    </w:p>
    <w:p>
      <w:pPr>
        <w:pStyle w:val="1132"/>
        <w:pBdr/>
        <w:spacing/>
        <w:ind/>
        <w:rPr/>
      </w:pPr>
      <w:r/>
      <w:bookmarkStart w:id="20" w:name="W7-7-article_2"/>
      <w:r/>
      <w:bookmarkEnd w:id="20"/>
      <w:r>
        <w:rPr>
          <w:rStyle w:val="1111"/>
        </w:rPr>
        <w:t xml:space="preserve">3 </w:t>
      </w:r>
      <w:r>
        <w:rPr>
          <w:rStyle w:val="1111"/>
        </w:rPr>
        <w:t xml:space="preserve">To all lawful seeking out for help into another condition, or simply </w:t>
      </w:r>
      <w:del w:id="605" w:author="Derek" w:date="2026-09-28T18:00:43Z" oouserid="Derek">
        <w:r>
          <w:rPr>
            <w:rStyle w:val="1111"/>
          </w:rPr>
          <w:delText xml:space="preserve">endeavouring </w:delText>
        </w:r>
      </w:del>
      <w:ins w:id="606" w:author="Derek" w:date="2026-09-28T18:00:46Z" oouserid="Derek">
        <w:r>
          <w:rPr>
            <w:rStyle w:val="1111"/>
          </w:rPr>
          <w:t xml:space="preserve">endevouring </w:t>
        </w:r>
      </w:ins>
      <w:r>
        <w:rPr>
          <w:rStyle w:val="1111"/>
        </w:rPr>
        <w:t xml:space="preserve">to be delivered out of the present affliction by the use of lawful</w:t>
      </w:r>
      <w:del w:id="607" w:author="Derek" w:date="2026-09-28T18:00:59Z" oouserid="Derek">
        <w:r>
          <w:rPr>
            <w:rStyle w:val="1111"/>
          </w:rPr>
          <w:delText xml:space="preserve">l</w:delText>
        </w:r>
      </w:del>
      <w:r>
        <w:rPr>
          <w:rStyle w:val="1111"/>
        </w:rPr>
        <w:t xml:space="preserve"> means.</w:t>
      </w:r>
      <w:r>
        <w:rPr>
          <w:rStyle w:val="1111"/>
        </w:rPr>
        <w:t xml:space="preserve"> No, I may lay in provision for my deliverance, </w:t>
      </w:r>
      <w:del w:id="608" w:author="Derek" w:date="2026-09-28T18:01:16Z" oouserid="Derek">
        <w:r>
          <w:rPr>
            <w:rStyle w:val="1111"/>
          </w:rPr>
          <w:delText xml:space="preserve">&amp;</w:delText>
        </w:r>
      </w:del>
      <w:ins w:id="609" w:author="Derek" w:date="2026-09-28T18:01:17Z" oouserid="Derek">
        <w:r>
          <w:rPr>
            <w:rStyle w:val="1111"/>
          </w:rPr>
          <w:t xml:space="preserve">and</w:t>
        </w:r>
      </w:ins>
      <w:r>
        <w:rPr>
          <w:rStyle w:val="1111"/>
        </w:rPr>
        <w:t xml:space="preserve"> use God</w:t>
      </w:r>
      <w:ins w:id="610" w:author="Derek" w:date="2026-09-28T18:01:19Z" oouserid="Derek">
        <w:r>
          <w:rPr>
            <w:rStyle w:val="1111"/>
          </w:rPr>
          <w:t xml:space="preserve">’</w:t>
        </w:r>
      </w:ins>
      <w:r>
        <w:rPr>
          <w:rStyle w:val="1111"/>
        </w:rPr>
        <w:t xml:space="preserve">s mean</w:t>
      </w:r>
      <w:del w:id="611" w:author="Derek" w:date="2026-09-28T18:01:22Z" oouserid="Derek">
        <w:r>
          <w:rPr>
            <w:rStyle w:val="1111"/>
          </w:rPr>
          <w:delText xml:space="preserve">e</w:delText>
        </w:r>
      </w:del>
      <w:r>
        <w:rPr>
          <w:rStyle w:val="1111"/>
        </w:rPr>
        <w:t xml:space="preserve">s, waiting on him, because I know not but that it may be his will to alter my condition, and so far as he leads me I may follow his providence, i</w:t>
      </w:r>
      <w:r>
        <w:rPr>
          <w:rStyle w:val="1111"/>
        </w:rPr>
        <w:t xml:space="preserve">t is but my duty. God is thus far mercifully indulgent to our weakness, and he will not take it ill at our hands if by earnest and importunate prayer we seek unto him for deliverance, </w:t>
      </w:r>
      <w:ins w:id="612" w:author="Derek" w:date="2026-09-28T18:02:02Z" oouserid="Derek">
        <w:r>
          <w:rPr>
            <w:rStyle w:val="1111"/>
          </w:rPr>
          <w:t xml:space="preserve">un</w:t>
        </w:r>
      </w:ins>
      <w:r>
        <w:rPr>
          <w:rStyle w:val="1111"/>
        </w:rPr>
        <w:t xml:space="preserve">till we know his good pleasure therein. And certainly thus seeking for h</w:t>
      </w:r>
      <w:r>
        <w:rPr>
          <w:rStyle w:val="1111"/>
        </w:rPr>
        <w:t xml:space="preserve">elp with such a submission</w:t>
      </w:r>
      <w:del w:id="613" w:author="Derek" w:date="2026-09-28T18:02:17Z" oouserid="Derek">
        <w:r>
          <w:rPr>
            <w:rStyle w:val="1111"/>
          </w:rPr>
          <w:delText xml:space="preserve">submission</w:delText>
        </w:r>
      </w:del>
      <w:r>
        <w:rPr>
          <w:rStyle w:val="1111"/>
        </w:rPr>
        <w:t xml:space="preserve"> and holy resignation of spirit, to be delivered when God will, and as God will, and how God will, so that our wi</w:t>
      </w:r>
      <w:ins w:id="614" w:author="Derek" w:date="2026-09-28T18:02:34Z" oouserid="Derek">
        <w:r>
          <w:rPr>
            <w:rStyle w:val="1111"/>
          </w:rPr>
          <w:t xml:space="preserve">l</w:t>
        </w:r>
      </w:ins>
      <w:r>
        <w:rPr>
          <w:rStyle w:val="1111"/>
        </w:rPr>
        <w:t xml:space="preserve">ls are melted into the will of God, this is no opposition to the quietness which God requires in a contented spirit.</w:t>
      </w:r>
      <w:r/>
    </w:p>
    <w:p>
      <w:pPr>
        <w:pStyle w:val="1132"/>
        <w:pBdr/>
        <w:spacing/>
        <w:ind/>
        <w:rPr/>
      </w:pPr>
      <w:r/>
      <w:bookmarkStart w:id="20" w:name="W7-7-article_3"/>
      <w:r/>
      <w:bookmarkEnd w:id="20"/>
      <w:r>
        <w:rPr>
          <w:rStyle w:val="1111"/>
        </w:rPr>
        <w:t xml:space="preserve">Quest</w:t>
      </w:r>
      <w:ins w:id="615" w:author="Derek" w:date="2026-09-28T18:04:01Z" oouserid="Derek">
        <w:r>
          <w:rPr>
            <w:rStyle w:val="1111"/>
          </w:rPr>
          <w:t xml:space="preserve">ion:</w:t>
        </w:r>
      </w:ins>
      <w:r>
        <w:rPr>
          <w:rStyle w:val="1111"/>
        </w:rPr>
        <w:t xml:space="preserve">.</w:t>
      </w:r>
      <w:r>
        <w:rPr>
          <w:rStyle w:val="1111"/>
        </w:rPr>
        <w:t xml:space="preserve"> But then, what is this quietness</w:t>
      </w:r>
      <w:del w:id="616" w:author="Derek" w:date="2026-09-28T18:04:07Z" oouserid="Derek">
        <w:r>
          <w:rPr>
            <w:rStyle w:val="1111"/>
          </w:rPr>
          <w:delText xml:space="preserve">e</w:delText>
        </w:r>
      </w:del>
      <w:r>
        <w:rPr>
          <w:rStyle w:val="1111"/>
        </w:rPr>
        <w:t xml:space="preserve"> of spirit opposed unto?</w:t>
      </w:r>
      <w:r/>
    </w:p>
    <w:p>
      <w:pPr>
        <w:pStyle w:val="1132"/>
        <w:pBdr/>
        <w:spacing/>
        <w:ind/>
        <w:rPr/>
      </w:pPr>
      <w:r/>
      <w:bookmarkStart w:id="20" w:name="W7-7-article_4"/>
      <w:r/>
      <w:bookmarkEnd w:id="20"/>
      <w:r>
        <w:rPr>
          <w:rStyle w:val="1111"/>
        </w:rPr>
        <w:t xml:space="preserve">Ans</w:t>
      </w:r>
      <w:ins w:id="617" w:author="Derek" w:date="2026-09-28T18:04:11Z" oouserid="Derek">
        <w:r>
          <w:rPr>
            <w:rStyle w:val="1111"/>
          </w:rPr>
          <w:t xml:space="preserve">wer:</w:t>
        </w:r>
      </w:ins>
      <w:r>
        <w:rPr>
          <w:rStyle w:val="1111"/>
        </w:rPr>
        <w:t xml:space="preserve">. </w:t>
      </w:r>
      <w:ins w:id="618" w:author="Derek" w:date="2026-09-28T18:04:58Z" oouserid="Derek">
        <w:r>
          <w:rPr>
            <w:rStyle w:val="1111"/>
          </w:rPr>
          <w:t xml:space="preserve">1.) </w:t>
        </w:r>
      </w:ins>
      <w:r>
        <w:rPr>
          <w:rStyle w:val="1111"/>
        </w:rPr>
        <w:t xml:space="preserve">To murmuring and repining at the hand of God; as the discontented</w:t>
      </w:r>
      <w:del w:id="619" w:author="Derek" w:date="2026-09-28T18:04:29Z" oouserid="Derek">
        <w:r>
          <w:rPr>
            <w:rStyle w:val="1111"/>
          </w:rPr>
          <w:delText xml:space="preserve">discontented</w:delText>
        </w:r>
      </w:del>
      <w:r>
        <w:rPr>
          <w:rStyle w:val="1111"/>
        </w:rPr>
        <w:t xml:space="preserve"> Israeli</w:t>
      </w:r>
      <w:ins w:id="620" w:author="Derek" w:date="2026-09-28T18:04:35Z" oouserid="Derek">
        <w:r>
          <w:rPr>
            <w:rStyle w:val="1111"/>
          </w:rPr>
          <w:t xml:space="preserve">e</w:t>
        </w:r>
      </w:ins>
      <w:del w:id="621" w:author="Derek" w:date="2026-09-28T18:04:38Z" oouserid="Derek">
        <w:r>
          <w:rPr>
            <w:rStyle w:val="1111"/>
          </w:rPr>
          <w:delText xml:space="preserve">t</w:delText>
        </w:r>
      </w:del>
      <w:r>
        <w:rPr>
          <w:rStyle w:val="1111"/>
        </w:rPr>
        <w:t xml:space="preserve">s often did,</w:t>
      </w:r>
      <w:r>
        <w:rPr>
          <w:rStyle w:val="1111"/>
        </w:rPr>
        <w:t xml:space="preserve"> which if we our selves cannot </w:t>
      </w:r>
      <w:del w:id="622" w:author="Derek" w:date="2026-09-28T18:04:44Z" oouserid="Derek">
        <w:r>
          <w:rPr>
            <w:rStyle w:val="1111"/>
          </w:rPr>
          <w:delText xml:space="preserve">i</w:delText>
        </w:r>
      </w:del>
      <w:ins w:id="623" w:author="Derek" w:date="2026-09-28T18:04:44Z" oouserid="Derek">
        <w:r>
          <w:rPr>
            <w:rStyle w:val="1111"/>
          </w:rPr>
          <w:t xml:space="preserve">e</w:t>
        </w:r>
      </w:ins>
      <w:r>
        <w:rPr>
          <w:rStyle w:val="1111"/>
        </w:rPr>
        <w:t xml:space="preserve">ndure either in our children or servants, much less</w:t>
      </w:r>
      <w:del w:id="624" w:author="Derek" w:date="2026-09-28T18:04:49Z" oouserid="Derek">
        <w:r>
          <w:rPr>
            <w:rStyle w:val="1111"/>
          </w:rPr>
          <w:delText xml:space="preserve">e</w:delText>
        </w:r>
      </w:del>
      <w:r>
        <w:rPr>
          <w:rStyle w:val="1111"/>
        </w:rPr>
        <w:t xml:space="preserve"> can God bear it in us.</w:t>
      </w:r>
      <w:r/>
    </w:p>
    <w:p>
      <w:pPr>
        <w:pStyle w:val="1132"/>
        <w:pBdr/>
        <w:spacing/>
        <w:ind/>
        <w:rPr/>
      </w:pPr>
      <w:r/>
      <w:bookmarkStart w:id="20" w:name="W7-7-article_5"/>
      <w:r/>
      <w:bookmarkEnd w:id="20"/>
      <w:r>
        <w:rPr>
          <w:rStyle w:val="1111"/>
        </w:rPr>
        <w:t xml:space="preserve">2</w:t>
      </w:r>
      <w:ins w:id="625" w:author="Derek" w:date="2026-09-28T18:05:01Z" oouserid="Derek">
        <w:r>
          <w:rPr>
            <w:rStyle w:val="1111"/>
          </w:rPr>
          <w:t xml:space="preserve">.)</w:t>
        </w:r>
      </w:ins>
      <w:r>
        <w:rPr>
          <w:rStyle w:val="1111"/>
        </w:rPr>
        <w:t xml:space="preserve"> </w:t>
      </w:r>
      <w:r>
        <w:rPr>
          <w:rStyle w:val="1111"/>
        </w:rPr>
        <w:t xml:space="preserve">To vexing and fretting</w:t>
      </w:r>
      <w:r>
        <w:rPr>
          <w:rStyle w:val="1111"/>
        </w:rPr>
        <w:t xml:space="preserve">; which is a degree beyond murmuring</w:t>
      </w:r>
      <w:del w:id="626" w:author="Derek" w:date="2026-09-28T18:05:13Z" oouserid="Derek">
        <w:r>
          <w:rPr>
            <w:rStyle w:val="1111"/>
          </w:rPr>
          <w:delText xml:space="preserve">murmuring</w:delText>
        </w:r>
      </w:del>
      <w:r>
        <w:rPr>
          <w:rStyle w:val="1111"/>
        </w:rPr>
        <w:t xml:space="preserve">. It is a speech I remember of an </w:t>
      </w:r>
      <w:del w:id="627" w:author="Derek" w:date="2026-09-28T18:05:20Z" oouserid="Derek">
        <w:r>
          <w:rPr>
            <w:rStyle w:val="1111"/>
          </w:rPr>
          <w:delText xml:space="preserve">H</w:delText>
        </w:r>
      </w:del>
      <w:ins w:id="628" w:author="Derek" w:date="2026-09-28T18:05:21Z" oouserid="Derek">
        <w:r>
          <w:rPr>
            <w:rStyle w:val="1111"/>
          </w:rPr>
          <w:t xml:space="preserve">h</w:t>
        </w:r>
      </w:ins>
      <w:r>
        <w:rPr>
          <w:rStyle w:val="1111"/>
        </w:rPr>
        <w:t xml:space="preserve">eathen, A wise man may gr</w:t>
      </w:r>
      <w:del w:id="629" w:author="Derek" w:date="2026-09-28T18:05:38Z" oouserid="Derek">
        <w:r>
          <w:rPr>
            <w:rStyle w:val="1111"/>
          </w:rPr>
          <w:delText xml:space="preserve">e</w:delText>
        </w:r>
      </w:del>
      <w:r>
        <w:rPr>
          <w:rStyle w:val="1111"/>
        </w:rPr>
        <w:t xml:space="preserve">i</w:t>
      </w:r>
      <w:ins w:id="630" w:author="Derek" w:date="2026-09-28T18:05:39Z" oouserid="Derek">
        <w:r>
          <w:rPr>
            <w:rStyle w:val="1111"/>
          </w:rPr>
          <w:t xml:space="preserve">e</w:t>
        </w:r>
      </w:ins>
      <w:r>
        <w:rPr>
          <w:rStyle w:val="1111"/>
        </w:rPr>
        <w:t xml:space="preserve">ve under, but not be vexed with his afflictions. There is a vast difference </w:t>
      </w:r>
      <w:del w:id="631" w:author="Derek" w:date="2026-09-28T18:05:47Z" oouserid="Derek">
        <w:r>
          <w:rPr>
            <w:rStyle w:val="1111"/>
          </w:rPr>
          <w:delText xml:space="preserve">betwixt </w:delText>
        </w:r>
      </w:del>
      <w:ins w:id="632" w:author="Derek" w:date="2026-09-28T18:05:50Z" oouserid="Derek">
        <w:r>
          <w:rPr>
            <w:rStyle w:val="1111"/>
          </w:rPr>
          <w:t xml:space="preserve">between </w:t>
        </w:r>
      </w:ins>
      <w:r>
        <w:rPr>
          <w:rStyle w:val="1111"/>
        </w:rPr>
        <w:t xml:space="preserve">a kindly grieving and a distempered vexation.</w:t>
      </w:r>
      <w:r/>
    </w:p>
    <w:p>
      <w:pPr>
        <w:pStyle w:val="1132"/>
        <w:pBdr/>
        <w:spacing/>
        <w:ind/>
        <w:rPr/>
      </w:pPr>
      <w:r/>
      <w:bookmarkStart w:id="20" w:name="W7-7-article_6"/>
      <w:r/>
      <w:bookmarkEnd w:id="20"/>
      <w:r>
        <w:rPr>
          <w:rStyle w:val="1111"/>
        </w:rPr>
        <w:t xml:space="preserve">3</w:t>
      </w:r>
      <w:ins w:id="633" w:author="Derek" w:date="2026-09-28T18:05:05Z" oouserid="Derek">
        <w:r>
          <w:rPr>
            <w:rStyle w:val="1111"/>
          </w:rPr>
          <w:t xml:space="preserve">.)</w:t>
        </w:r>
      </w:ins>
      <w:r>
        <w:rPr>
          <w:rStyle w:val="1111"/>
        </w:rPr>
        <w:t xml:space="preserve"> </w:t>
      </w:r>
      <w:r>
        <w:rPr>
          <w:rStyle w:val="1111"/>
        </w:rPr>
        <w:t xml:space="preserve">To tumultuous</w:t>
      </w:r>
      <w:ins w:id="634" w:author="Derek" w:date="2026-09-28T18:06:07Z" oouserid="Derek">
        <w:r>
          <w:rPr>
            <w:rStyle w:val="1111"/>
          </w:rPr>
          <w:t xml:space="preserve">ness </w:t>
        </w:r>
      </w:ins>
      <w:del w:id="635" w:author="Derek" w:date="2026-09-28T18:05:58Z" oouserid="Derek">
        <w:r>
          <w:rPr>
            <w:rStyle w:val="1111"/>
          </w:rPr>
          <w:delText xml:space="preserve">tumultuousness</w:delText>
        </w:r>
      </w:del>
      <w:r>
        <w:rPr>
          <w:rStyle w:val="1111"/>
        </w:rPr>
        <w:t xml:space="preserve"> of spirit</w:t>
      </w:r>
      <w:r>
        <w:rPr>
          <w:rStyle w:val="1111"/>
        </w:rPr>
        <w:t xml:space="preserve">: When the thoughts run distractingly and work in a confused manner, so that the affections are like the unruly multitude in the </w:t>
      </w:r>
      <w:r>
        <w:rPr>
          <w:rStyle w:val="1111"/>
        </w:rPr>
        <w:t xml:space="preserve">Acts,</w:t>
      </w:r>
      <w:r>
        <w:rPr>
          <w:rStyle w:val="1111"/>
        </w:rPr>
        <w:t xml:space="preserve"> who knew not for what end they were come together. The Lord expects that you should be silent under his rod, and as he said in </w:t>
      </w:r>
      <w:r>
        <w:rPr>
          <w:rStyle w:val="1111"/>
        </w:rPr>
        <w:t xml:space="preserve">Act.</w:t>
      </w:r>
      <w:r>
        <w:rPr>
          <w:rStyle w:val="1111"/>
        </w:rPr>
        <w:t xml:space="preserve"> 19.36</w:t>
      </w:r>
      <w:ins w:id="636" w:author="Derek" w:date="2026-09-28T18:06:47Z" oouserid="Derek">
        <w:r>
          <w:rPr>
            <w:rStyle w:val="1111"/>
          </w:rPr>
          <w:t xml:space="preserve">, </w:t>
        </w:r>
      </w:ins>
      <w:del w:id="637" w:author="Derek" w:date="2026-09-28T18:06:48Z" oouserid="Derek">
        <w:r>
          <w:rPr>
            <w:rStyle w:val="1111"/>
          </w:rPr>
          <w:delText xml:space="preserve">.</w:delText>
        </w:r>
      </w:del>
      <w:r>
        <w:rPr>
          <w:rStyle w:val="1111"/>
        </w:rPr>
        <w:t xml:space="preserve"> </w:t>
      </w:r>
      <w:ins w:id="638" w:author="Derek" w:date="2026-09-28T18:06:49Z" oouserid="Derek">
        <w:r>
          <w:rPr>
            <w:rStyle w:val="1111"/>
          </w:rPr>
          <w:t xml:space="preserve">“</w:t>
        </w:r>
      </w:ins>
      <w:r>
        <w:rPr>
          <w:rStyle w:val="1111"/>
        </w:rPr>
        <w:t xml:space="preserve">You </w:t>
      </w:r>
      <w:r/>
    </w:p>
    <w:p>
      <w:pPr>
        <w:pStyle w:val="1132"/>
        <w:pBdr/>
        <w:spacing/>
        <w:ind/>
        <w:rPr/>
      </w:pPr>
      <w:r/>
      <w:bookmarkStart w:id="20" w:name="anchor-25"/>
      <w:r/>
      <w:bookmarkEnd w:id="20"/>
      <w:r>
        <w:rPr>
          <w:rStyle w:val="1111"/>
        </w:rPr>
        <w:t xml:space="preserve">Page</w:t>
      </w:r>
      <w:r>
        <w:rPr>
          <w:rStyle w:val="1111"/>
        </w:rPr>
        <w:t xml:space="preserve"> 7</w:t>
      </w:r>
      <w:r/>
    </w:p>
    <w:p>
      <w:pPr>
        <w:pStyle w:val="1132"/>
        <w:pBdr/>
        <w:spacing/>
        <w:ind/>
        <w:rPr/>
      </w:pPr>
      <w:r/>
      <w:bookmarkStart w:id="21" w:name="anchor-26"/>
      <w:r/>
      <w:bookmarkEnd w:id="21"/>
      <w:r>
        <w:rPr>
          <w:rStyle w:val="1111"/>
        </w:rPr>
        <w:t xml:space="preserve">ought to be quiet and to do nothing rashly.</w:t>
      </w:r>
      <w:ins w:id="639" w:author="Derek" w:date="2026-09-28T18:06:53Z" oouserid="Derek">
        <w:r>
          <w:rPr>
            <w:rStyle w:val="1111"/>
          </w:rPr>
          <w:t xml:space="preserve">”</w:t>
        </w:r>
      </w:ins>
      <w:r/>
    </w:p>
    <w:p>
      <w:pPr>
        <w:pStyle w:val="1132"/>
        <w:pBdr/>
        <w:spacing/>
        <w:ind/>
        <w:rPr/>
      </w:pPr>
      <w:r/>
      <w:bookmarkStart w:id="22" w:name="W8-8-article_2"/>
      <w:r/>
      <w:bookmarkEnd w:id="22"/>
      <w:r>
        <w:rPr>
          <w:rStyle w:val="1111"/>
        </w:rPr>
        <w:t xml:space="preserve">4 </w:t>
      </w:r>
      <w:r>
        <w:rPr>
          <w:rStyle w:val="1111"/>
        </w:rPr>
        <w:t xml:space="preserve">To </w:t>
      </w:r>
      <w:del w:id="640" w:author="Derek" w:date="2026-09-28T18:08:41Z" oouserid="Derek">
        <w:r>
          <w:rPr>
            <w:rStyle w:val="1111"/>
          </w:rPr>
          <w:delText xml:space="preserve">unsetledness </w:delText>
        </w:r>
      </w:del>
      <w:ins w:id="641" w:author="Derek" w:date="2026-09-28T18:08:43Z" oouserid="Derek">
        <w:r>
          <w:rPr>
            <w:rStyle w:val="1111"/>
          </w:rPr>
          <w:t xml:space="preserve">unsettledness </w:t>
        </w:r>
      </w:ins>
      <w:r>
        <w:rPr>
          <w:rStyle w:val="1111"/>
        </w:rPr>
        <w:t xml:space="preserve">and </w:t>
      </w:r>
      <w:del w:id="642" w:author="Derek" w:date="2026-09-28T18:08:47Z" oouserid="Derek">
        <w:r>
          <w:rPr>
            <w:rStyle w:val="1111"/>
          </w:rPr>
          <w:delText xml:space="preserve">unfixedness </w:delText>
        </w:r>
      </w:del>
      <w:ins w:id="643" w:author="Derek" w:date="2026-09-28T18:08:50Z" oouserid="Derek">
        <w:r>
          <w:rPr>
            <w:rStyle w:val="1111"/>
          </w:rPr>
          <w:t xml:space="preserve">instability </w:t>
        </w:r>
      </w:ins>
      <w:r>
        <w:rPr>
          <w:rStyle w:val="1111"/>
        </w:rPr>
        <w:t xml:space="preserve">of spirit, whereby the heart is taken off from the present duty that God requires in our </w:t>
      </w:r>
      <w:del w:id="644" w:author="Derek" w:date="2026-09-28T18:09:11Z" oouserid="Derek">
        <w:r>
          <w:rPr>
            <w:rStyle w:val="1111"/>
          </w:rPr>
          <w:delText xml:space="preserve">several </w:delText>
        </w:r>
      </w:del>
      <w:ins w:id="645" w:author="Derek" w:date="2026-09-28T18:09:13Z" oouserid="Derek">
        <w:r>
          <w:rPr>
            <w:rStyle w:val="1111"/>
          </w:rPr>
          <w:t xml:space="preserve">various </w:t>
        </w:r>
      </w:ins>
      <w:r>
        <w:rPr>
          <w:rStyle w:val="1111"/>
        </w:rPr>
        <w:t xml:space="preserve">relations, both towards God, our</w:t>
      </w:r>
      <w:del w:id="646" w:author="Derek" w:date="2026-09-28T18:09:18Z" oouserid="Derek">
        <w:r>
          <w:rPr>
            <w:rStyle w:val="1111"/>
          </w:rPr>
          <w:delText xml:space="preserve"> </w:delText>
        </w:r>
      </w:del>
      <w:r>
        <w:rPr>
          <w:rStyle w:val="1111"/>
        </w:rPr>
        <w:t xml:space="preserve">selves, and others.</w:t>
      </w:r>
      <w:r>
        <w:rPr>
          <w:rStyle w:val="1111"/>
        </w:rPr>
        <w:t xml:space="preserve"> We should prize duty at a higher rate than to be taken off by every trivial occasion; a Christian indeed values every service of God so much, that though some may be in the eye of the world and of natu</w:t>
      </w:r>
      <w:r>
        <w:rPr>
          <w:rStyle w:val="1111"/>
        </w:rPr>
        <w:t xml:space="preserve">ral reason, a slight empty business</w:t>
      </w:r>
      <w:del w:id="647" w:author="Derek" w:date="2026-09-28T18:09:37Z" oouserid="Derek">
        <w:r>
          <w:rPr>
            <w:rStyle w:val="1111"/>
          </w:rPr>
          <w:delText xml:space="preserve">e</w:delText>
        </w:r>
      </w:del>
      <w:r>
        <w:rPr>
          <w:rStyle w:val="1111"/>
        </w:rPr>
        <w:t xml:space="preserve">, beggerly rudiments, foolishness</w:t>
      </w:r>
      <w:del w:id="648" w:author="Derek" w:date="2026-09-28T18:09:50Z" oouserid="Derek">
        <w:r>
          <w:rPr>
            <w:rStyle w:val="1111"/>
          </w:rPr>
          <w:delText xml:space="preserve">e</w:delText>
        </w:r>
      </w:del>
      <w:r>
        <w:rPr>
          <w:rStyle w:val="1111"/>
        </w:rPr>
        <w:t xml:space="preserve">, yet seeing God ca</w:t>
      </w:r>
      <w:r>
        <w:rPr>
          <w:rStyle w:val="1111"/>
        </w:rPr>
        <w:t xml:space="preserve">l</w:t>
      </w:r>
      <w:ins w:id="649" w:author="Derek" w:date="2026-09-28T18:16:10Z" oouserid="Derek">
        <w:r>
          <w:rPr>
            <w:rStyle w:val="1111"/>
          </w:rPr>
          <w:t xml:space="preserve">l’</w:t>
        </w:r>
      </w:ins>
      <w:r>
        <w:rPr>
          <w:rStyle w:val="1111"/>
        </w:rPr>
        <w:t xml:space="preserve">s for it, the authority of the command do</w:t>
      </w:r>
      <w:del w:id="650" w:author="Derek" w:date="2026-09-28T18:11:17Z" oouserid="Derek">
        <w:r>
          <w:rPr>
            <w:rStyle w:val="1111"/>
          </w:rPr>
          <w:delText xml:space="preserve">th</w:delText>
        </w:r>
      </w:del>
      <w:ins w:id="651" w:author="Derek" w:date="2026-09-28T18:11:18Z" oouserid="Derek">
        <w:r>
          <w:rPr>
            <w:rStyle w:val="1111"/>
          </w:rPr>
          <w:t xml:space="preserve">es</w:t>
        </w:r>
      </w:ins>
      <w:r>
        <w:rPr>
          <w:rStyle w:val="1111"/>
        </w:rPr>
        <w:t xml:space="preserve"> so over awe </w:t>
      </w:r>
      <w:del w:id="652" w:author="Derek" w:date="2026-09-28T18:11:28Z" oouserid="Derek">
        <w:r>
          <w:rPr>
            <w:rStyle w:val="1111"/>
          </w:rPr>
          <w:delText xml:space="preserve">h</w:delText>
        </w:r>
      </w:del>
      <w:r>
        <w:rPr>
          <w:rStyle w:val="1111"/>
        </w:rPr>
        <w:t xml:space="preserve">is heart, that he is willing to spend himself and to be spent in the discharge of it. It is an expression of </w:t>
      </w:r>
      <w:r>
        <w:rPr>
          <w:rStyle w:val="1111"/>
        </w:rPr>
        <w:t xml:space="preserve">Luther</w:t>
      </w:r>
      <w:ins w:id="653" w:author="Derek" w:date="2026-09-28T18:12:14Z" oouserid="Derek">
        <w:r>
          <w:rPr>
            <w:rStyle w:val="1111"/>
          </w:rPr>
          <w:t xml:space="preserve">’</w:t>
        </w:r>
      </w:ins>
      <w:r>
        <w:rPr>
          <w:rStyle w:val="1111"/>
        </w:rPr>
        <w:t xml:space="preserve">s,</w:t>
      </w:r>
      <w:r>
        <w:rPr>
          <w:rStyle w:val="1111"/>
        </w:rPr>
        <w:t xml:space="preserve"> ord</w:t>
      </w:r>
      <w:r>
        <w:rPr>
          <w:rStyle w:val="1111"/>
        </w:rPr>
        <w:t xml:space="preserve">inary works that are done in faith, and from faith, are more precious than heaven and earth. And if this be so, and a Christian know it, it is not a little matter that should divert him: but he should answer every avocation, and resist every </w:t>
      </w:r>
      <w:del w:id="654" w:author="Derek" w:date="2026-09-28T18:17:21Z" oouserid="Derek">
        <w:r>
          <w:rPr>
            <w:rStyle w:val="1111"/>
          </w:rPr>
          <w:delText xml:space="preserve">tentation</w:delText>
        </w:r>
      </w:del>
      <w:ins w:id="655" w:author="Derek" w:date="2026-09-28T18:17:24Z" oouserid="Derek">
        <w:r>
          <w:rPr>
            <w:rStyle w:val="1111"/>
          </w:rPr>
          <w:t xml:space="preserve">temptation</w:t>
        </w:r>
      </w:ins>
      <w:r>
        <w:rPr>
          <w:rStyle w:val="1111"/>
        </w:rPr>
        <w:t xml:space="preserve">, as </w:t>
      </w:r>
      <w:r>
        <w:rPr>
          <w:rStyle w:val="1111"/>
        </w:rPr>
        <w:t xml:space="preserve">Nehemiah</w:t>
      </w:r>
      <w:r>
        <w:rPr>
          <w:rStyle w:val="1111"/>
        </w:rPr>
        <w:t xml:space="preserve"> did chap. 6.3. </w:t>
      </w:r>
      <w:r>
        <w:rPr>
          <w:rStyle w:val="1111"/>
        </w:rPr>
        <w:t xml:space="preserve">Sanballat, Geshem, and Tobiah</w:t>
      </w:r>
      <w:r>
        <w:rPr>
          <w:rStyle w:val="1111"/>
        </w:rPr>
        <w:t xml:space="preserve"> (when they would have </w:t>
      </w:r>
      <w:del w:id="656" w:author="Derek" w:date="2026-09-28T18:17:33Z" oouserid="Derek">
        <w:r>
          <w:rPr>
            <w:rStyle w:val="1111"/>
          </w:rPr>
          <w:delText xml:space="preserve">hindred </w:delText>
        </w:r>
      </w:del>
      <w:ins w:id="657" w:author="Derek" w:date="2026-09-28T18:17:34Z" oouserid="Derek">
        <w:r>
          <w:rPr>
            <w:rStyle w:val="1111"/>
          </w:rPr>
          <w:t xml:space="preserve">hindered </w:t>
        </w:r>
      </w:ins>
      <w:r>
        <w:rPr>
          <w:rStyle w:val="1111"/>
        </w:rPr>
        <w:t xml:space="preserve">the building of the wall) with this, </w:t>
      </w:r>
      <w:ins w:id="658" w:author="Derek" w:date="2026-09-28T18:17:52Z" oouserid="Derek">
        <w:r>
          <w:rPr>
            <w:rStyle w:val="1111"/>
          </w:rPr>
          <w:t xml:space="preserve">“</w:t>
        </w:r>
      </w:ins>
      <w:r>
        <w:rPr>
          <w:rStyle w:val="1111"/>
        </w:rPr>
        <w:t xml:space="preserve">I am doing a great wo</w:t>
      </w:r>
      <w:del w:id="659" w:author="Derek" w:date="2026-09-28T18:17:39Z" oouserid="Derek">
        <w:r>
          <w:rPr>
            <w:rStyle w:val="1111"/>
          </w:rPr>
          <w:delText xml:space="preserve">•</w:delText>
        </w:r>
      </w:del>
      <w:del w:id="660" w:author="Derek" w:date="2026-09-28T18:17:39Z" oouserid="Derek">
        <w:r>
          <w:rPr>
            <w:rStyle w:val="1111"/>
          </w:rPr>
          <w:delText xml:space="preserve">•</w:delText>
        </w:r>
      </w:del>
      <w:ins w:id="661" w:author="Derek" w:date="2026-09-28T18:17:39Z" oouserid="Derek">
        <w:r>
          <w:rPr>
            <w:rStyle w:val="1111"/>
          </w:rPr>
          <w:t xml:space="preserve">r</w:t>
        </w:r>
      </w:ins>
      <w:r>
        <w:rPr>
          <w:rStyle w:val="1111"/>
        </w:rPr>
        <w:t xml:space="preserve">k</w:t>
      </w:r>
      <w:r>
        <w:rPr>
          <w:rStyle w:val="1111"/>
        </w:rPr>
        <w:t xml:space="preserve"> (sai</w:t>
      </w:r>
      <w:del w:id="662" w:author="Derek" w:date="2026-09-28T18:17:58Z" oouserid="Derek">
        <w:r>
          <w:rPr>
            <w:rStyle w:val="1111"/>
          </w:rPr>
          <w:delText xml:space="preserve">th</w:delText>
        </w:r>
      </w:del>
      <w:ins w:id="663" w:author="Derek" w:date="2026-09-28T18:17:59Z" oouserid="Derek">
        <w:r>
          <w:rPr>
            <w:rStyle w:val="1111"/>
          </w:rPr>
          <w:t xml:space="preserve">d</w:t>
        </w:r>
      </w:ins>
      <w:r>
        <w:rPr>
          <w:rStyle w:val="1111"/>
        </w:rPr>
        <w:t xml:space="preserve"> he) </w:t>
      </w:r>
      <w:r>
        <w:rPr>
          <w:rStyle w:val="1111"/>
        </w:rPr>
        <w:t xml:space="preserve">so that I cannot come down, why should the work of the Lord cease?</w:t>
      </w:r>
      <w:ins w:id="664" w:author="Derek" w:date="2026-09-28T18:18:05Z" oouserid="Derek">
        <w:r>
          <w:rPr>
            <w:rStyle w:val="1111"/>
          </w:rPr>
          <w:t xml:space="preserve">”</w:t>
        </w:r>
      </w:ins>
      <w:r/>
    </w:p>
    <w:p>
      <w:pPr>
        <w:pStyle w:val="1132"/>
        <w:pBdr/>
        <w:spacing/>
        <w:ind/>
        <w:rPr/>
      </w:pPr>
      <w:r/>
      <w:bookmarkStart w:id="22" w:name="W8-8-article_3"/>
      <w:r/>
      <w:bookmarkEnd w:id="22"/>
      <w:r>
        <w:rPr>
          <w:rStyle w:val="1111"/>
        </w:rPr>
        <w:t xml:space="preserve">5 </w:t>
      </w:r>
      <w:r>
        <w:rPr>
          <w:rStyle w:val="1111"/>
        </w:rPr>
        <w:t xml:space="preserve">To distracting, heart-eating cares and fears.</w:t>
      </w:r>
      <w:r>
        <w:rPr>
          <w:rStyle w:val="1111"/>
        </w:rPr>
        <w:t xml:space="preserve"> A gracious heart so estimates it's union with Christ and the work that God sets it about, as it will not willingly suffer any thing to come in to </w:t>
      </w:r>
      <w:del w:id="665" w:author="Derek" w:date="2026-09-28T18:18:39Z" oouserid="Derek">
        <w:r>
          <w:rPr>
            <w:rStyle w:val="1111"/>
          </w:rPr>
          <w:delText xml:space="preserve">choak </w:delText>
        </w:r>
      </w:del>
      <w:ins w:id="666" w:author="Derek" w:date="2026-09-28T18:18:40Z" oouserid="Derek">
        <w:r>
          <w:rPr>
            <w:rStyle w:val="1111"/>
          </w:rPr>
          <w:t xml:space="preserve">choke </w:t>
        </w:r>
      </w:ins>
      <w:r>
        <w:rPr>
          <w:rStyle w:val="1111"/>
        </w:rPr>
        <w:t xml:space="preserve">it, or dead it. A Christian is de</w:t>
      </w:r>
      <w:r>
        <w:rPr>
          <w:rStyle w:val="1111"/>
        </w:rPr>
        <w:t xml:space="preserve">sirous that the word of God should take such full possession as to divide between soul and spirit, but he would not suffer the fear and noise of evil-tidings to take such impression in his soul, as to make a division and struggling</w:t>
      </w:r>
      <w:del w:id="667" w:author="Derek" w:date="2026-09-28T18:18:59Z" oouserid="Derek">
        <w:r>
          <w:rPr>
            <w:rStyle w:val="1111"/>
          </w:rPr>
          <w:delText xml:space="preserve">strugling</w:delText>
        </w:r>
      </w:del>
      <w:r>
        <w:rPr>
          <w:rStyle w:val="1111"/>
        </w:rPr>
        <w:t xml:space="preserve"> there, like the twins in </w:t>
      </w:r>
      <w:r>
        <w:rPr>
          <w:rStyle w:val="1111"/>
        </w:rPr>
        <w:t xml:space="preserve">Rebekah's</w:t>
      </w:r>
      <w:del w:id="668" w:author="Derek" w:date="2026-09-28T18:19:08Z" oouserid="Derek">
        <w:r>
          <w:rPr>
            <w:rStyle w:val="1111"/>
          </w:rPr>
          <w:delText xml:space="preserve">Rebeckah's</w:delText>
        </w:r>
      </w:del>
      <w:r>
        <w:rPr>
          <w:rStyle w:val="1111"/>
        </w:rPr>
        <w:t xml:space="preserve"> womb. A great man will permit common people to stand without his doors, but</w:t>
      </w:r>
      <w:r>
        <w:rPr>
          <w:rStyle w:val="1111"/>
        </w:rPr>
        <w:t xml:space="preserve"> he will not let them come in and make a noise in his closet or bed-chamber when he purposely retires himself from all worldly </w:t>
      </w:r>
      <w:del w:id="669" w:author="Derek" w:date="2026-09-28T18:19:24Z" oouserid="Derek">
        <w:r>
          <w:rPr>
            <w:rStyle w:val="1111"/>
          </w:rPr>
          <w:delText xml:space="preserve">i</w:delText>
        </w:r>
      </w:del>
      <w:ins w:id="670" w:author="Derek" w:date="2026-09-28T18:19:39Z" oouserid="Derek">
        <w:r>
          <w:rPr>
            <w:rStyle w:val="1111"/>
          </w:rPr>
          <w:t xml:space="preserve">activities</w:t>
        </w:r>
      </w:ins>
      <w:del w:id="671" w:author="Derek" w:date="2026-09-28T18:19:36Z" oouserid="Derek">
        <w:r>
          <w:rPr>
            <w:rStyle w:val="1111"/>
          </w:rPr>
          <w:delText xml:space="preserve">mployments</w:delText>
        </w:r>
      </w:del>
      <w:r>
        <w:rPr>
          <w:rStyle w:val="1111"/>
        </w:rPr>
        <w:t xml:space="preserve">. So a well tempered spirit though it may inquire after things abroad without doors in the world, and suffer some ordi</w:t>
      </w:r>
      <w:r>
        <w:rPr>
          <w:rStyle w:val="1111"/>
        </w:rPr>
        <w:t xml:space="preserve">nary cares and fears to break in to the suburbs of the soul, so as to have a light touch upon the thoughts: Yet it will not upon any terms admit of an intrusion into the </w:t>
      </w:r>
      <w:del w:id="672" w:author="Derek" w:date="2026-09-28T18:20:24Z" oouserid="Derek">
        <w:r>
          <w:rPr>
            <w:rStyle w:val="1111"/>
          </w:rPr>
          <w:delText xml:space="preserve">privy-chamber</w:delText>
        </w:r>
      </w:del>
      <w:ins w:id="673" w:author="Derek" w:date="2026-09-28T18:20:30Z" oouserid="Derek">
        <w:r>
          <w:rPr>
            <w:rStyle w:val="1111"/>
          </w:rPr>
          <w:t xml:space="preserve">private room or bed chamber</w:t>
        </w:r>
      </w:ins>
      <w:r>
        <w:rPr>
          <w:rStyle w:val="1111"/>
        </w:rPr>
        <w:t xml:space="preserve">, which should be wholly reserved for Jesus Christ as his inward Temple.</w:t>
      </w:r>
      <w:r/>
    </w:p>
    <w:p>
      <w:pPr>
        <w:pStyle w:val="1132"/>
        <w:pBdr/>
        <w:spacing/>
        <w:ind/>
        <w:rPr/>
      </w:pPr>
      <w:r/>
      <w:bookmarkStart w:id="22" w:name="W8-8-article_4"/>
      <w:r/>
      <w:bookmarkEnd w:id="22"/>
      <w:r>
        <w:rPr>
          <w:rStyle w:val="1111"/>
        </w:rPr>
        <w:t xml:space="preserve">6 </w:t>
      </w:r>
      <w:r>
        <w:rPr>
          <w:rStyle w:val="1111"/>
        </w:rPr>
        <w:t xml:space="preserve">To sinking discouragements.</w:t>
      </w:r>
      <w:r>
        <w:rPr>
          <w:rStyle w:val="1111"/>
        </w:rPr>
        <w:t xml:space="preserve"> When things fall not out according</w:t>
      </w:r>
      <w:del w:id="674" w:author="Derek" w:date="2026-09-28T18:20:42Z" oouserid="Derek">
        <w:r>
          <w:rPr>
            <w:rStyle w:val="1111"/>
          </w:rPr>
          <w:delText xml:space="preserve">according</w:delText>
        </w:r>
      </w:del>
      <w:r>
        <w:rPr>
          <w:rStyle w:val="1111"/>
        </w:rPr>
        <w:t xml:space="preserve"> </w:t>
      </w:r>
      <w:r/>
    </w:p>
    <w:p>
      <w:pPr>
        <w:pStyle w:val="1132"/>
        <w:pBdr/>
        <w:spacing/>
        <w:ind/>
        <w:rPr/>
      </w:pPr>
      <w:r/>
      <w:bookmarkStart w:id="22" w:name="anchor-27"/>
      <w:r/>
      <w:bookmarkEnd w:id="22"/>
      <w:r>
        <w:rPr>
          <w:rStyle w:val="1111"/>
        </w:rPr>
        <w:t xml:space="preserve">Page</w:t>
      </w:r>
      <w:r>
        <w:rPr>
          <w:rStyle w:val="1111"/>
        </w:rPr>
        <w:t xml:space="preserve"> 8</w:t>
      </w:r>
      <w:r/>
    </w:p>
    <w:p>
      <w:pPr>
        <w:pStyle w:val="1132"/>
        <w:pBdr/>
        <w:spacing/>
        <w:ind/>
        <w:rPr/>
      </w:pPr>
      <w:r/>
      <w:bookmarkStart w:id="23" w:name="anchor-28"/>
      <w:r/>
      <w:bookmarkEnd w:id="23"/>
      <w:r>
        <w:rPr>
          <w:rStyle w:val="1111"/>
        </w:rPr>
        <w:t xml:space="preserve">to expectation, when the tide</w:t>
      </w:r>
      <w:del w:id="675" w:author="Derek" w:date="2026-09-28T18:34:11Z" oouserid="Derek">
        <w:r>
          <w:rPr>
            <w:rStyle w:val="1111"/>
          </w:rPr>
          <w:delText xml:space="preserve">tyde</w:delText>
        </w:r>
      </w:del>
      <w:r>
        <w:rPr>
          <w:rStyle w:val="1111"/>
        </w:rPr>
        <w:t xml:space="preserve"> of second causes runs so low that we see little left in the outward means to bear up our hopes and hearts. That then the heart begins to reason as he in the </w:t>
      </w:r>
      <w:r>
        <w:rPr>
          <w:rStyle w:val="1111"/>
        </w:rPr>
        <w:t xml:space="preserve">Kings, </w:t>
      </w:r>
      <w:del w:id="676" w:author="Derek" w:date="2026-09-28T18:37:42Z" oouserid="Derek">
        <w:r>
          <w:rPr>
            <w:rStyle w:val="1111"/>
          </w:rPr>
          <w:delText xml:space="preserve">I</w:delText>
        </w:r>
      </w:del>
      <w:ins w:id="677" w:author="Derek" w:date="2026-09-28T18:37:51Z" oouserid="Derek">
        <w:r>
          <w:rPr>
            <w:rStyle w:val="1111"/>
          </w:rPr>
          <w:t xml:space="preserve">”i</w:t>
        </w:r>
      </w:ins>
      <w:r>
        <w:rPr>
          <w:rStyle w:val="1111"/>
        </w:rPr>
        <w:t xml:space="preserve">f the Lord should open the windows of heaven how should this be?</w:t>
      </w:r>
      <w:ins w:id="678" w:author="Derek" w:date="2026-09-28T18:37:56Z" oouserid="Derek">
        <w:r>
          <w:rPr>
            <w:rStyle w:val="1111"/>
          </w:rPr>
          <w:t xml:space="preserve">”</w:t>
        </w:r>
      </w:ins>
      <w:r>
        <w:rPr>
          <w:rStyle w:val="1111"/>
        </w:rPr>
        <w:t xml:space="preserve"> Never considering that Go</w:t>
      </w:r>
      <w:r>
        <w:rPr>
          <w:rStyle w:val="1111"/>
        </w:rPr>
        <w:t xml:space="preserve">d can open the eyes of the blind with clay and spittle, </w:t>
      </w:r>
      <w:del w:id="679" w:author="Derek" w:date="2026-09-28T18:39:39Z" oouserid="Derek">
        <w:r>
          <w:rPr>
            <w:rStyle w:val="1111"/>
          </w:rPr>
          <w:delText xml:space="preserve">h</w:delText>
        </w:r>
      </w:del>
      <w:ins w:id="680" w:author="Derek" w:date="2026-09-28T18:39:40Z" oouserid="Derek">
        <w:r>
          <w:rPr>
            <w:rStyle w:val="1111"/>
          </w:rPr>
          <w:t xml:space="preserve">H</w:t>
        </w:r>
      </w:ins>
      <w:r>
        <w:rPr>
          <w:rStyle w:val="1111"/>
        </w:rPr>
        <w:t xml:space="preserve">e can work above, beyond, nay contrary to means; </w:t>
      </w:r>
      <w:del w:id="681" w:author="Derek" w:date="2026-09-28T18:39:44Z" oouserid="Derek">
        <w:r>
          <w:rPr>
            <w:rStyle w:val="1111"/>
          </w:rPr>
          <w:delText xml:space="preserve">h</w:delText>
        </w:r>
      </w:del>
      <w:ins w:id="682" w:author="Derek" w:date="2026-09-28T18:39:45Z" oouserid="Derek">
        <w:r>
          <w:rPr>
            <w:rStyle w:val="1111"/>
          </w:rPr>
          <w:t xml:space="preserve">H</w:t>
        </w:r>
      </w:ins>
      <w:r>
        <w:rPr>
          <w:rStyle w:val="1111"/>
        </w:rPr>
        <w:t xml:space="preserve">e often makes the fairest flowers of man</w:t>
      </w:r>
      <w:ins w:id="683" w:author="Derek" w:date="2026-09-28T18:38:49Z" oouserid="Derek">
        <w:r>
          <w:rPr>
            <w:rStyle w:val="1111"/>
          </w:rPr>
          <w:t xml:space="preserve">’</w:t>
        </w:r>
      </w:ins>
      <w:r>
        <w:rPr>
          <w:rStyle w:val="1111"/>
        </w:rPr>
        <w:t xml:space="preserve">s </w:t>
      </w:r>
      <w:del w:id="684" w:author="Derek" w:date="2026-09-28T18:38:51Z" oouserid="Derek">
        <w:r>
          <w:rPr>
            <w:rStyle w:val="1111"/>
          </w:rPr>
          <w:delText xml:space="preserve">i</w:delText>
        </w:r>
      </w:del>
      <w:ins w:id="685" w:author="Derek" w:date="2026-09-28T18:38:51Z" oouserid="Derek">
        <w:r>
          <w:rPr>
            <w:rStyle w:val="1111"/>
          </w:rPr>
          <w:t xml:space="preserve">e</w:t>
        </w:r>
      </w:ins>
      <w:r>
        <w:rPr>
          <w:rStyle w:val="1111"/>
        </w:rPr>
        <w:t xml:space="preserve">ndeavours to wither, and brings improbable things to pass</w:t>
      </w:r>
      <w:del w:id="686" w:author="Derek" w:date="2026-09-28T18:38:57Z" oouserid="Derek">
        <w:r>
          <w:rPr>
            <w:rStyle w:val="1111"/>
          </w:rPr>
          <w:delText xml:space="preserve">e</w:delText>
        </w:r>
      </w:del>
      <w:r>
        <w:rPr>
          <w:rStyle w:val="1111"/>
        </w:rPr>
        <w:t xml:space="preserve">, that the glory of </w:t>
      </w:r>
      <w:del w:id="687" w:author="Derek" w:date="2026-09-28T18:39:18Z" oouserid="Derek">
        <w:r>
          <w:rPr>
            <w:rStyle w:val="1111"/>
          </w:rPr>
          <w:delText xml:space="preserve">i</w:delText>
        </w:r>
      </w:del>
      <w:ins w:id="688" w:author="Derek" w:date="2026-09-28T18:39:18Z" oouserid="Derek">
        <w:r>
          <w:rPr>
            <w:rStyle w:val="1111"/>
          </w:rPr>
          <w:t xml:space="preserve">e</w:t>
        </w:r>
      </w:ins>
      <w:r>
        <w:rPr>
          <w:rStyle w:val="1111"/>
        </w:rPr>
        <w:t xml:space="preserve">nterprizes may be given to </w:t>
      </w:r>
      <w:del w:id="689" w:author="Derek" w:date="2026-09-28T18:39:25Z" oouserid="Derek">
        <w:r>
          <w:rPr>
            <w:rStyle w:val="1111"/>
          </w:rPr>
          <w:delText xml:space="preserve">h</w:delText>
        </w:r>
      </w:del>
      <w:ins w:id="690" w:author="Derek" w:date="2026-09-28T18:39:26Z" oouserid="Derek">
        <w:r>
          <w:rPr>
            <w:rStyle w:val="1111"/>
          </w:rPr>
          <w:t xml:space="preserve">H</w:t>
        </w:r>
      </w:ins>
      <w:r>
        <w:rPr>
          <w:rStyle w:val="1111"/>
        </w:rPr>
        <w:t xml:space="preserve">imself. Nay if </w:t>
      </w:r>
      <w:del w:id="691" w:author="Derek" w:date="2026-09-28T18:39:28Z" oouserid="Derek">
        <w:r>
          <w:rPr>
            <w:rStyle w:val="1111"/>
          </w:rPr>
          <w:delText xml:space="preserve">h</w:delText>
        </w:r>
      </w:del>
      <w:ins w:id="692" w:author="Derek" w:date="2026-09-28T18:39:29Z" oouserid="Derek">
        <w:r>
          <w:rPr>
            <w:rStyle w:val="1111"/>
          </w:rPr>
          <w:t xml:space="preserve">H</w:t>
        </w:r>
      </w:ins>
      <w:r>
        <w:rPr>
          <w:rStyle w:val="1111"/>
        </w:rPr>
        <w:t xml:space="preserve">is people stand in need of miracles to work their deliverance, miracles fall as easily out of God</w:t>
      </w:r>
      <w:ins w:id="693" w:author="Derek" w:date="2026-09-28T18:40:02Z" oouserid="Derek">
        <w:r>
          <w:rPr>
            <w:rStyle w:val="1111"/>
          </w:rPr>
          <w:t xml:space="preserve">’</w:t>
        </w:r>
      </w:ins>
      <w:r>
        <w:rPr>
          <w:rStyle w:val="1111"/>
        </w:rPr>
        <w:t xml:space="preserve">s hands, as to give his people daily bread. God</w:t>
      </w:r>
      <w:ins w:id="694" w:author="Derek" w:date="2026-09-28T18:40:09Z" oouserid="Derek">
        <w:r>
          <w:rPr>
            <w:rStyle w:val="1111"/>
          </w:rPr>
          <w:t xml:space="preserve">’</w:t>
        </w:r>
      </w:ins>
      <w:r>
        <w:rPr>
          <w:rStyle w:val="1111"/>
        </w:rPr>
        <w:t xml:space="preserve">s blessing is many times secret upon </w:t>
      </w:r>
      <w:del w:id="695" w:author="Derek" w:date="2026-09-28T18:40:17Z" oouserid="Derek">
        <w:r>
          <w:rPr>
            <w:rStyle w:val="1111"/>
          </w:rPr>
          <w:delText xml:space="preserve">h</w:delText>
        </w:r>
      </w:del>
      <w:ins w:id="696" w:author="Derek" w:date="2026-09-28T18:40:17Z" oouserid="Derek">
        <w:r>
          <w:rPr>
            <w:rStyle w:val="1111"/>
          </w:rPr>
          <w:t xml:space="preserve">H</w:t>
        </w:r>
      </w:ins>
      <w:r>
        <w:rPr>
          <w:rStyle w:val="1111"/>
        </w:rPr>
        <w:t xml:space="preserve">is servants that they know not which way it comes; as 2 </w:t>
      </w:r>
      <w:r>
        <w:rPr>
          <w:rStyle w:val="1111"/>
        </w:rPr>
        <w:t xml:space="preserve">Kings,</w:t>
      </w:r>
      <w:r>
        <w:rPr>
          <w:rStyle w:val="1111"/>
        </w:rPr>
        <w:t xml:space="preserve"> 3.17</w:t>
      </w:r>
      <w:ins w:id="697" w:author="Derek" w:date="2026-09-28T18:40:58Z" oouserid="Derek">
        <w:r>
          <w:rPr>
            <w:rStyle w:val="1111"/>
          </w:rPr>
          <w:t xml:space="preserve">, </w:t>
        </w:r>
      </w:ins>
      <w:del w:id="698" w:author="Derek" w:date="2026-09-28T18:40:59Z" oouserid="Derek">
        <w:r>
          <w:rPr>
            <w:rStyle w:val="1111"/>
          </w:rPr>
          <w:delText xml:space="preserve">.</w:delText>
        </w:r>
      </w:del>
      <w:r>
        <w:rPr>
          <w:rStyle w:val="1111"/>
        </w:rPr>
        <w:t xml:space="preserve"> </w:t>
      </w:r>
      <w:ins w:id="699" w:author="Derek" w:date="2026-09-28T18:41:00Z" oouserid="Derek">
        <w:r>
          <w:rPr>
            <w:rStyle w:val="1111"/>
          </w:rPr>
          <w:t xml:space="preserve">“</w:t>
        </w:r>
      </w:ins>
      <w:r>
        <w:rPr>
          <w:rStyle w:val="1111"/>
        </w:rPr>
        <w:t xml:space="preserve">Ye shall not see wind, neither shall you see rain, yet the valley shall be filled with water</w:t>
      </w:r>
      <w:ins w:id="700" w:author="Derek" w:date="2026-09-28T18:41:06Z" oouserid="Derek">
        <w:r>
          <w:rPr>
            <w:rStyle w:val="1111"/>
          </w:rPr>
          <w:t xml:space="preserve">”</w:t>
        </w:r>
      </w:ins>
      <w:r>
        <w:rPr>
          <w:rStyle w:val="1111"/>
        </w:rPr>
        <w:t xml:space="preserve">,</w:t>
      </w:r>
      <w:r>
        <w:rPr>
          <w:rStyle w:val="1111"/>
        </w:rPr>
        <w:t xml:space="preserve"> God would have us depend on </w:t>
      </w:r>
      <w:del w:id="701" w:author="Derek" w:date="2026-09-28T18:41:10Z" oouserid="Derek">
        <w:r>
          <w:rPr>
            <w:rStyle w:val="1111"/>
          </w:rPr>
          <w:delText xml:space="preserve">h</w:delText>
        </w:r>
      </w:del>
      <w:ins w:id="702" w:author="Derek" w:date="2026-09-28T18:41:12Z" oouserid="Derek">
        <w:r>
          <w:rPr>
            <w:rStyle w:val="1111"/>
          </w:rPr>
          <w:t xml:space="preserve">H</w:t>
        </w:r>
      </w:ins>
      <w:r>
        <w:rPr>
          <w:rStyle w:val="1111"/>
        </w:rPr>
        <w:t xml:space="preserve">im though we do not see means how the thing s</w:t>
      </w:r>
      <w:r>
        <w:rPr>
          <w:rStyle w:val="1111"/>
        </w:rPr>
        <w:t xml:space="preserve">hould be brought to pass</w:t>
      </w:r>
      <w:del w:id="703" w:author="Derek" w:date="2026-09-28T18:41:21Z" oouserid="Derek">
        <w:r>
          <w:rPr>
            <w:rStyle w:val="1111"/>
          </w:rPr>
          <w:delText xml:space="preserve">e</w:delText>
        </w:r>
      </w:del>
      <w:r>
        <w:rPr>
          <w:rStyle w:val="1111"/>
        </w:rPr>
        <w:t xml:space="preserve">, else we do not sh</w:t>
      </w:r>
      <w:del w:id="704" w:author="Derek" w:date="2026-09-28T18:41:26Z" oouserid="Derek">
        <w:r>
          <w:rPr>
            <w:rStyle w:val="1111"/>
          </w:rPr>
          <w:delText xml:space="preserve">ew</w:delText>
        </w:r>
      </w:del>
      <w:ins w:id="705" w:author="Derek" w:date="2026-09-28T18:41:27Z" oouserid="Derek">
        <w:r>
          <w:rPr>
            <w:rStyle w:val="1111"/>
          </w:rPr>
          <w:t xml:space="preserve">ow</w:t>
        </w:r>
      </w:ins>
      <w:r>
        <w:rPr>
          <w:rStyle w:val="1111"/>
        </w:rPr>
        <w:t xml:space="preserve"> a quiet spirit; though an affliction be upon </w:t>
      </w:r>
      <w:del w:id="706" w:author="Derek" w:date="2026-09-28T18:41:38Z" oouserid="Derek">
        <w:r>
          <w:rPr>
            <w:rStyle w:val="1111"/>
          </w:rPr>
          <w:delText xml:space="preserve">thee</w:delText>
        </w:r>
      </w:del>
      <w:ins w:id="707" w:author="Derek" w:date="2026-09-28T18:41:39Z" oouserid="Derek">
        <w:r>
          <w:rPr>
            <w:rStyle w:val="1111"/>
          </w:rPr>
          <w:t xml:space="preserve">you</w:t>
        </w:r>
      </w:ins>
      <w:r>
        <w:rPr>
          <w:rStyle w:val="1111"/>
        </w:rPr>
        <w:t xml:space="preserve">, let not </w:t>
      </w:r>
      <w:del w:id="708" w:author="Derek" w:date="2026-09-28T18:41:48Z" oouserid="Derek">
        <w:r>
          <w:rPr>
            <w:rStyle w:val="1111"/>
          </w:rPr>
          <w:delText xml:space="preserve">thy</w:delText>
        </w:r>
      </w:del>
      <w:ins w:id="709" w:author="Derek" w:date="2026-09-28T18:41:48Z" oouserid="Derek">
        <w:r>
          <w:rPr>
            <w:rStyle w:val="1111"/>
          </w:rPr>
          <w:t xml:space="preserve">your</w:t>
        </w:r>
      </w:ins>
      <w:r>
        <w:rPr>
          <w:rStyle w:val="1111"/>
        </w:rPr>
        <w:t xml:space="preserve"> heart sink under it. So far as </w:t>
      </w:r>
      <w:del w:id="710" w:author="Derek" w:date="2026-09-28T18:41:53Z" oouserid="Derek">
        <w:r>
          <w:rPr>
            <w:rStyle w:val="1111"/>
          </w:rPr>
          <w:delText xml:space="preserve">thy</w:delText>
        </w:r>
      </w:del>
      <w:ins w:id="711" w:author="Derek" w:date="2026-09-28T18:41:54Z" oouserid="Derek">
        <w:r>
          <w:rPr>
            <w:rStyle w:val="1111"/>
          </w:rPr>
          <w:t xml:space="preserve">your</w:t>
        </w:r>
      </w:ins>
      <w:r>
        <w:rPr>
          <w:rStyle w:val="1111"/>
        </w:rPr>
        <w:t xml:space="preserve"> heart sinks and </w:t>
      </w:r>
      <w:del w:id="712" w:author="Derek" w:date="2026-09-28T18:41:59Z" oouserid="Derek">
        <w:r>
          <w:rPr>
            <w:rStyle w:val="1111"/>
          </w:rPr>
          <w:delText xml:space="preserve">thou</w:delText>
        </w:r>
      </w:del>
      <w:ins w:id="713" w:author="Derek" w:date="2026-09-28T18:41:59Z" oouserid="Derek">
        <w:r>
          <w:rPr>
            <w:rStyle w:val="1111"/>
          </w:rPr>
          <w:t xml:space="preserve">you</w:t>
        </w:r>
      </w:ins>
      <w:r>
        <w:rPr>
          <w:rStyle w:val="1111"/>
        </w:rPr>
        <w:t xml:space="preserve"> ar</w:t>
      </w:r>
      <w:del w:id="714" w:author="Derek" w:date="2026-09-28T18:42:01Z" oouserid="Derek">
        <w:r>
          <w:rPr>
            <w:rStyle w:val="1111"/>
          </w:rPr>
          <w:delText xml:space="preserve">t</w:delText>
        </w:r>
      </w:del>
      <w:ins w:id="715" w:author="Derek" w:date="2026-09-28T18:42:01Z" oouserid="Derek">
        <w:r>
          <w:rPr>
            <w:rStyle w:val="1111"/>
          </w:rPr>
          <w:t xml:space="preserve">e</w:t>
        </w:r>
      </w:ins>
      <w:r>
        <w:rPr>
          <w:rStyle w:val="1111"/>
        </w:rPr>
        <w:t xml:space="preserve"> discouraged under </w:t>
      </w:r>
      <w:del w:id="716" w:author="Derek" w:date="2026-09-28T18:42:10Z" oouserid="Derek">
        <w:r>
          <w:rPr>
            <w:rStyle w:val="1111"/>
          </w:rPr>
          <w:delText xml:space="preserve">thy</w:delText>
        </w:r>
      </w:del>
      <w:ins w:id="717" w:author="Derek" w:date="2026-09-28T18:42:13Z" oouserid="Derek">
        <w:r>
          <w:rPr>
            <w:rStyle w:val="1111"/>
          </w:rPr>
          <w:t xml:space="preserve">your</w:t>
        </w:r>
      </w:ins>
      <w:r>
        <w:rPr>
          <w:rStyle w:val="1111"/>
        </w:rPr>
        <w:t xml:space="preserve"> affliction, so much </w:t>
      </w:r>
      <w:del w:id="718" w:author="Derek" w:date="2026-09-28T18:42:21Z" oouserid="Derek">
        <w:r>
          <w:rPr>
            <w:rStyle w:val="1111"/>
          </w:rPr>
          <w:delText xml:space="preserve">thou</w:delText>
        </w:r>
      </w:del>
      <w:ins w:id="719" w:author="Derek" w:date="2026-09-28T18:42:21Z" oouserid="Derek">
        <w:r>
          <w:rPr>
            <w:rStyle w:val="1111"/>
          </w:rPr>
          <w:t xml:space="preserve">you</w:t>
        </w:r>
      </w:ins>
      <w:r>
        <w:rPr>
          <w:rStyle w:val="1111"/>
        </w:rPr>
        <w:t xml:space="preserve"> </w:t>
      </w:r>
      <w:del w:id="720" w:author="Derek" w:date="2026-09-28T18:42:26Z" oouserid="Derek">
        <w:r>
          <w:rPr>
            <w:rStyle w:val="1111"/>
          </w:rPr>
          <w:delText xml:space="preserve">wantest</w:delText>
        </w:r>
      </w:del>
      <w:ins w:id="721" w:author="Derek" w:date="2026-09-28T18:42:26Z" oouserid="Derek">
        <w:r>
          <w:rPr>
            <w:rStyle w:val="1111"/>
          </w:rPr>
          <w:t xml:space="preserve">desire</w:t>
        </w:r>
      </w:ins>
      <w:r>
        <w:rPr>
          <w:rStyle w:val="1111"/>
        </w:rPr>
        <w:t xml:space="preserve"> </w:t>
      </w:r>
      <w:del w:id="722" w:author="Derek" w:date="2026-09-28T18:42:34Z" oouserid="Derek">
        <w:r>
          <w:rPr>
            <w:rStyle w:val="1111"/>
          </w:rPr>
          <w:delText xml:space="preserve">of</w:delText>
        </w:r>
      </w:del>
      <w:r>
        <w:rPr>
          <w:rStyle w:val="1111"/>
        </w:rPr>
        <w:t xml:space="preserve"> this lesson of </w:t>
      </w:r>
      <w:del w:id="723" w:author="Derek" w:date="2026-09-28T18:42:37Z" oouserid="Derek">
        <w:r>
          <w:rPr>
            <w:rStyle w:val="1111"/>
          </w:rPr>
          <w:delText xml:space="preserve">C</w:delText>
        </w:r>
      </w:del>
      <w:ins w:id="724" w:author="Derek" w:date="2026-09-28T18:42:37Z" oouserid="Derek">
        <w:r>
          <w:rPr>
            <w:rStyle w:val="1111"/>
          </w:rPr>
          <w:t xml:space="preserve">c</w:t>
        </w:r>
      </w:ins>
      <w:r>
        <w:rPr>
          <w:rStyle w:val="1111"/>
        </w:rPr>
        <w:t xml:space="preserve">ontentment.</w:t>
      </w:r>
      <w:r/>
    </w:p>
    <w:p>
      <w:pPr>
        <w:pStyle w:val="1132"/>
        <w:pBdr/>
        <w:spacing/>
        <w:ind/>
        <w:rPr/>
      </w:pPr>
      <w:r/>
      <w:bookmarkStart w:id="24" w:name="W9-9-article_2"/>
      <w:r/>
      <w:bookmarkEnd w:id="24"/>
      <w:r>
        <w:rPr>
          <w:rStyle w:val="1111"/>
        </w:rPr>
        <w:t xml:space="preserve">7 </w:t>
      </w:r>
      <w:r>
        <w:rPr>
          <w:rStyle w:val="1111"/>
        </w:rPr>
        <w:t xml:space="preserve">To sinful shifting</w:t>
      </w:r>
      <w:ins w:id="725" w:author="Derek" w:date="2026-09-28T18:59:28Z" oouserid="Derek">
        <w:r>
          <w:rPr>
            <w:rStyle w:val="1111"/>
          </w:rPr>
          <w:t xml:space="preserve">s</w:t>
        </w:r>
      </w:ins>
      <w:del w:id="726" w:author="Derek" w:date="2026-09-28T18:42:48Z" oouserid="Derek">
        <w:r>
          <w:rPr>
            <w:rStyle w:val="1111"/>
          </w:rPr>
          <w:delText xml:space="preserve">shiftings</w:delText>
        </w:r>
      </w:del>
      <w:ins w:id="727" w:author="Derek" w:date="2026-09-28T18:59:10Z" oouserid="Derek">
        <w:r>
          <w:rPr>
            <w:rStyle w:val="1095"/>
          </w:rPr>
          <w:footnoteReference w:id="9"/>
        </w:r>
      </w:ins>
      <w:r>
        <w:rPr>
          <w:rStyle w:val="1111"/>
        </w:rPr>
        <w:t xml:space="preserve"> and shirkings out for ease and help.</w:t>
      </w:r>
      <w:r>
        <w:rPr>
          <w:rStyle w:val="1111"/>
        </w:rPr>
        <w:t xml:space="preserve"> As we see in </w:t>
      </w:r>
      <w:r>
        <w:rPr>
          <w:rStyle w:val="1111"/>
        </w:rPr>
        <w:t xml:space="preserve">Saul</w:t>
      </w:r>
      <w:r>
        <w:rPr>
          <w:rStyle w:val="1111"/>
        </w:rPr>
        <w:t xml:space="preserve"> running to the witch of Endor, and in his offering sacrific</w:t>
      </w:r>
      <w:del w:id="728" w:author="Derek" w:date="2026-09-28T18:43:15Z" oouserid="Derek">
        <w:r>
          <w:rPr>
            <w:rStyle w:val="1111"/>
          </w:rPr>
          <w:delText xml:space="preserve">e</w:delText>
        </w:r>
      </w:del>
      <w:r>
        <w:rPr>
          <w:rStyle w:val="1111"/>
        </w:rPr>
        <w:t xml:space="preserve"> before </w:t>
      </w:r>
      <w:r>
        <w:rPr>
          <w:rStyle w:val="1111"/>
        </w:rPr>
        <w:t xml:space="preserve">Samuel</w:t>
      </w:r>
      <w:r>
        <w:rPr>
          <w:rStyle w:val="1111"/>
        </w:rPr>
        <w:t xml:space="preserve"> came: Nay the good King </w:t>
      </w:r>
      <w:r>
        <w:rPr>
          <w:rStyle w:val="1111"/>
        </w:rPr>
        <w:t xml:space="preserve">Jehoshaphat</w:t>
      </w:r>
      <w:r>
        <w:rPr>
          <w:rStyle w:val="1111"/>
        </w:rPr>
        <w:t xml:space="preserve"> </w:t>
      </w:r>
      <w:del w:id="729" w:author="Derek" w:date="2026-09-28T18:43:31Z" oouserid="Derek">
        <w:r>
          <w:rPr>
            <w:rStyle w:val="1111"/>
          </w:rPr>
          <w:delText xml:space="preserve">joynes</w:delText>
        </w:r>
      </w:del>
      <w:ins w:id="730" w:author="Derek" w:date="2026-09-28T18:43:32Z" oouserid="Derek">
        <w:r>
          <w:rPr>
            <w:rStyle w:val="1111"/>
          </w:rPr>
          <w:t xml:space="preserve">joines</w:t>
        </w:r>
      </w:ins>
      <w:r>
        <w:rPr>
          <w:rStyle w:val="1111"/>
        </w:rPr>
        <w:t xml:space="preserve"> himself with </w:t>
      </w:r>
      <w:r>
        <w:rPr>
          <w:rStyle w:val="1111"/>
        </w:rPr>
        <w:t xml:space="preserve">Ahaziah</w:t>
      </w:r>
      <w:r>
        <w:rPr>
          <w:rStyle w:val="1111"/>
        </w:rPr>
        <w:t xml:space="preserve"> 2 </w:t>
      </w:r>
      <w:r>
        <w:rPr>
          <w:rStyle w:val="1111"/>
        </w:rPr>
        <w:t xml:space="preserve">Chron.</w:t>
      </w:r>
      <w:r>
        <w:rPr>
          <w:rStyle w:val="1111"/>
        </w:rPr>
        <w:t xml:space="preserve"> 20</w:t>
      </w:r>
      <w:ins w:id="731" w:author="Derek" w:date="2026-09-28T18:43:49Z" oouserid="Derek">
        <w:r>
          <w:rPr>
            <w:rStyle w:val="1111"/>
          </w:rPr>
          <w:t xml:space="preserve">:35-37</w:t>
        </w:r>
      </w:ins>
      <w:del w:id="732" w:author="Derek" w:date="2026-09-28T18:43:46Z" oouserid="Derek">
        <w:r>
          <w:rPr>
            <w:rStyle w:val="1111"/>
          </w:rPr>
          <w:delText xml:space="preserve">. </w:delText>
        </w:r>
      </w:del>
      <w:del w:id="733" w:author="Derek" w:date="2026-09-28T18:43:46Z" oouserid="Derek">
        <w:r>
          <w:rPr>
            <w:rStyle w:val="1111"/>
          </w:rPr>
          <w:delText xml:space="preserve">Ʋlt</w:delText>
        </w:r>
      </w:del>
      <w:r>
        <w:rPr>
          <w:rStyle w:val="1111"/>
        </w:rPr>
        <w:t xml:space="preserve">. And</w:t>
      </w:r>
      <w:r>
        <w:rPr>
          <w:rStyle w:val="1111"/>
        </w:rPr>
        <w:t xml:space="preserve"> Asa </w:t>
      </w:r>
      <w:r>
        <w:rPr>
          <w:rStyle w:val="1111"/>
        </w:rPr>
        <w:t xml:space="preserve">goes to</w:t>
      </w:r>
      <w:r>
        <w:rPr>
          <w:rStyle w:val="1111"/>
        </w:rPr>
        <w:t xml:space="preserve"> Penhadad </w:t>
      </w:r>
      <w:r>
        <w:rPr>
          <w:rStyle w:val="1111"/>
        </w:rPr>
        <w:t xml:space="preserve">King of Assyria for help, not relying upon the Lord,</w:t>
      </w:r>
      <w:r>
        <w:rPr>
          <w:rStyle w:val="1111"/>
        </w:rPr>
        <w:t xml:space="preserve"> (2 </w:t>
      </w:r>
      <w:r>
        <w:rPr>
          <w:rStyle w:val="1111"/>
        </w:rPr>
        <w:t xml:space="preserve">Chr.</w:t>
      </w:r>
      <w:r>
        <w:rPr>
          <w:rStyle w:val="1111"/>
        </w:rPr>
        <w:t xml:space="preserve"> 16.7, 8.) Though the Lord had delivered the Ethiopian Army into his hands, consisting of a thousand thousand, 2 </w:t>
      </w:r>
      <w:r>
        <w:rPr>
          <w:rStyle w:val="1111"/>
        </w:rPr>
        <w:t xml:space="preserve">Chro.</w:t>
      </w:r>
      <w:r>
        <w:rPr>
          <w:rStyle w:val="1111"/>
        </w:rPr>
        <w:t xml:space="preserve"> 14.11. And good </w:t>
      </w:r>
      <w:r>
        <w:rPr>
          <w:rStyle w:val="1111"/>
        </w:rPr>
        <w:t xml:space="preserve">Jacob</w:t>
      </w:r>
      <w:r>
        <w:rPr>
          <w:rStyle w:val="1111"/>
        </w:rPr>
        <w:t xml:space="preserve"> </w:t>
      </w:r>
      <w:del w:id="734" w:author="Derek" w:date="2026-09-28T18:44:15Z" oouserid="Derek">
        <w:r>
          <w:rPr>
            <w:rStyle w:val="1111"/>
          </w:rPr>
          <w:delText xml:space="preserve">joyned </w:delText>
        </w:r>
      </w:del>
      <w:ins w:id="735" w:author="Derek" w:date="2026-09-28T18:44:16Z" oouserid="Derek">
        <w:r>
          <w:rPr>
            <w:rStyle w:val="1111"/>
          </w:rPr>
          <w:t xml:space="preserve">joined </w:t>
        </w:r>
      </w:ins>
      <w:r>
        <w:rPr>
          <w:rStyle w:val="1111"/>
        </w:rPr>
        <w:t xml:space="preserve">in a </w:t>
      </w:r>
      <w:del w:id="736" w:author="Derek" w:date="2026-09-28T18:44:20Z" oouserid="Derek">
        <w:r>
          <w:rPr>
            <w:rStyle w:val="1111"/>
          </w:rPr>
          <w:delText xml:space="preserve">lye</w:delText>
        </w:r>
      </w:del>
      <w:ins w:id="737" w:author="Derek" w:date="2026-09-28T18:44:23Z" oouserid="Derek">
        <w:r>
          <w:rPr>
            <w:rStyle w:val="1111"/>
          </w:rPr>
          <w:t xml:space="preserve">lie</w:t>
        </w:r>
      </w:ins>
      <w:r>
        <w:rPr>
          <w:rStyle w:val="1111"/>
        </w:rPr>
        <w:t xml:space="preserve"> with his mother to </w:t>
      </w:r>
      <w:r>
        <w:rPr>
          <w:rStyle w:val="1111"/>
        </w:rPr>
        <w:t xml:space="preserve">Isaac,</w:t>
      </w:r>
      <w:r>
        <w:rPr>
          <w:rStyle w:val="1111"/>
        </w:rPr>
        <w:t xml:space="preserve"> he was not content to stay God</w:t>
      </w:r>
      <w:ins w:id="738" w:author="Derek" w:date="2026-09-28T18:44:31Z" oouserid="Derek">
        <w:r>
          <w:rPr>
            <w:rStyle w:val="1111"/>
          </w:rPr>
          <w:t xml:space="preserve">’</w:t>
        </w:r>
      </w:ins>
      <w:r>
        <w:rPr>
          <w:rStyle w:val="1111"/>
        </w:rPr>
        <w:t xml:space="preserve">s time, and use God</w:t>
      </w:r>
      <w:ins w:id="739" w:author="Derek" w:date="2026-09-28T18:44:35Z" oouserid="Derek">
        <w:r>
          <w:rPr>
            <w:rStyle w:val="1111"/>
          </w:rPr>
          <w:t xml:space="preserve">’</w:t>
        </w:r>
      </w:ins>
      <w:r>
        <w:rPr>
          <w:rStyle w:val="1111"/>
        </w:rPr>
        <w:t xml:space="preserve">s means, but made too great hast</w:t>
      </w:r>
      <w:del w:id="740" w:author="Derek" w:date="2026-09-28T18:44:42Z" oouserid="Derek">
        <w:r>
          <w:rPr>
            <w:rStyle w:val="1111"/>
          </w:rPr>
          <w:delText xml:space="preserve">e</w:delText>
        </w:r>
      </w:del>
      <w:r>
        <w:rPr>
          <w:rStyle w:val="1111"/>
        </w:rPr>
        <w:t xml:space="preserve"> and step</w:t>
      </w:r>
      <w:del w:id="741" w:author="Derek" w:date="2026-09-28T18:44:47Z" oouserid="Derek">
        <w:r>
          <w:rPr>
            <w:rStyle w:val="1111"/>
          </w:rPr>
          <w:delText xml:space="preserve">t</w:delText>
        </w:r>
      </w:del>
      <w:ins w:id="742" w:author="Derek" w:date="2026-09-28T18:44:49Z" oouserid="Derek">
        <w:r>
          <w:rPr>
            <w:rStyle w:val="1111"/>
          </w:rPr>
          <w:t xml:space="preserve">ed</w:t>
        </w:r>
      </w:ins>
      <w:r>
        <w:rPr>
          <w:rStyle w:val="1111"/>
        </w:rPr>
        <w:t xml:space="preserve"> out of his way, to procure the blessing which God intended for him: as many do th</w:t>
      </w:r>
      <w:r>
        <w:rPr>
          <w:rStyle w:val="1111"/>
        </w:rPr>
        <w:t xml:space="preserve">rough the corruption of their hearts and weakness</w:t>
      </w:r>
      <w:del w:id="743" w:author="Derek" w:date="2026-09-28T18:44:58Z" oouserid="Derek">
        <w:r>
          <w:rPr>
            <w:rStyle w:val="1111"/>
          </w:rPr>
          <w:delText xml:space="preserve">e</w:delText>
        </w:r>
      </w:del>
      <w:r>
        <w:rPr>
          <w:rStyle w:val="1111"/>
        </w:rPr>
        <w:t xml:space="preserve"> of their faith, because they are not able to trust God, and follow him fully in all things and </w:t>
      </w:r>
      <w:del w:id="744" w:author="Derek" w:date="2026-09-28T18:45:08Z" oouserid="Derek">
        <w:r>
          <w:rPr>
            <w:rStyle w:val="1111"/>
          </w:rPr>
          <w:delText xml:space="preserve">alwaies</w:delText>
        </w:r>
      </w:del>
      <w:ins w:id="745" w:author="Derek" w:date="2026-09-28T18:45:09Z" oouserid="Derek">
        <w:r>
          <w:rPr>
            <w:rStyle w:val="1111"/>
          </w:rPr>
          <w:t xml:space="preserve">always</w:t>
        </w:r>
      </w:ins>
      <w:r>
        <w:rPr>
          <w:rStyle w:val="1111"/>
        </w:rPr>
        <w:t xml:space="preserve">; and for this cause the Lord often follows the </w:t>
      </w:r>
      <w:del w:id="746" w:author="Derek" w:date="2026-09-28T18:45:16Z" oouserid="Derek">
        <w:r>
          <w:rPr>
            <w:rStyle w:val="1111"/>
          </w:rPr>
          <w:delText xml:space="preserve">S</w:delText>
        </w:r>
      </w:del>
      <w:ins w:id="747" w:author="Derek" w:date="2026-09-28T18:45:16Z" oouserid="Derek">
        <w:r>
          <w:rPr>
            <w:rStyle w:val="1111"/>
          </w:rPr>
          <w:t xml:space="preserve">s</w:t>
        </w:r>
      </w:ins>
      <w:r>
        <w:rPr>
          <w:rStyle w:val="1111"/>
        </w:rPr>
        <w:t xml:space="preserve">aints with many sore temporal crosses, (as we see in </w:t>
      </w:r>
      <w:r>
        <w:rPr>
          <w:rStyle w:val="1111"/>
        </w:rPr>
        <w:t xml:space="preserve">Jacob</w:t>
      </w:r>
      <w:r>
        <w:rPr>
          <w:rStyle w:val="1111"/>
        </w:rPr>
        <w:t xml:space="preserve">) though they obtain the mercy. It may be </w:t>
      </w:r>
      <w:del w:id="748" w:author="Derek" w:date="2026-09-28T18:45:39Z" oouserid="Derek">
        <w:r>
          <w:rPr>
            <w:rStyle w:val="1111"/>
          </w:rPr>
          <w:delText xml:space="preserve">thy</w:delText>
        </w:r>
      </w:del>
      <w:ins w:id="749" w:author="Derek" w:date="2026-09-28T18:45:40Z" oouserid="Derek">
        <w:r>
          <w:rPr>
            <w:rStyle w:val="1111"/>
          </w:rPr>
          <w:t xml:space="preserve">your</w:t>
        </w:r>
      </w:ins>
      <w:r>
        <w:rPr>
          <w:rStyle w:val="1111"/>
        </w:rPr>
        <w:t xml:space="preserve"> wretched carnal heart thinks, </w:t>
      </w:r>
      <w:ins w:id="750" w:author="Derek" w:date="2026-09-28T18:45:49Z" oouserid="Derek">
        <w:r>
          <w:rPr>
            <w:rStyle w:val="1111"/>
          </w:rPr>
          <w:t xml:space="preserve">“</w:t>
        </w:r>
      </w:ins>
      <w:r>
        <w:rPr>
          <w:rStyle w:val="1111"/>
        </w:rPr>
        <w:t xml:space="preserve">I care not how I be </w:t>
      </w:r>
      <w:r/>
    </w:p>
    <w:p>
      <w:pPr>
        <w:pStyle w:val="1132"/>
        <w:pBdr/>
        <w:spacing/>
        <w:ind/>
        <w:rPr/>
      </w:pPr>
      <w:r/>
      <w:bookmarkStart w:id="24" w:name="anchor-29"/>
      <w:r/>
      <w:bookmarkEnd w:id="24"/>
      <w:r>
        <w:rPr>
          <w:rStyle w:val="1111"/>
        </w:rPr>
        <w:t xml:space="preserve">Page</w:t>
      </w:r>
      <w:r>
        <w:rPr>
          <w:rStyle w:val="1111"/>
        </w:rPr>
        <w:t xml:space="preserve"> 9</w:t>
      </w:r>
      <w:r/>
    </w:p>
    <w:p>
      <w:pPr>
        <w:pStyle w:val="1132"/>
        <w:pBdr/>
        <w:spacing/>
        <w:ind/>
        <w:rPr/>
      </w:pPr>
      <w:r/>
      <w:bookmarkStart w:id="25" w:name="anchor-30"/>
      <w:r/>
      <w:bookmarkEnd w:id="25"/>
      <w:r>
        <w:rPr>
          <w:rStyle w:val="1111"/>
        </w:rPr>
        <w:t xml:space="preserve">delivered, so I may but get free from it</w:t>
      </w:r>
      <w:ins w:id="751" w:author="Derek" w:date="2026-09-28T18:45:54Z" oouserid="Derek">
        <w:r>
          <w:rPr>
            <w:rStyle w:val="1111"/>
          </w:rPr>
          <w:t xml:space="preserve">”</w:t>
        </w:r>
      </w:ins>
      <w:r>
        <w:rPr>
          <w:rStyle w:val="1111"/>
        </w:rPr>
        <w:t xml:space="preserve">: Is it not so many times in some of your hearts when any cross</w:t>
      </w:r>
      <w:del w:id="752" w:author="Derek" w:date="2026-09-28T18:46:05Z" oouserid="Derek">
        <w:r>
          <w:rPr>
            <w:rStyle w:val="1111"/>
          </w:rPr>
          <w:delText xml:space="preserve">e</w:delText>
        </w:r>
      </w:del>
      <w:r>
        <w:rPr>
          <w:rStyle w:val="1111"/>
        </w:rPr>
        <w:t xml:space="preserve"> or affliction befal</w:t>
      </w:r>
      <w:ins w:id="753" w:author="Derek" w:date="2026-09-28T18:46:08Z" oouserid="Derek">
        <w:r>
          <w:rPr>
            <w:rStyle w:val="1111"/>
          </w:rPr>
          <w:t xml:space="preserve">l</w:t>
        </w:r>
      </w:ins>
      <w:r>
        <w:rPr>
          <w:rStyle w:val="1111"/>
        </w:rPr>
        <w:t xml:space="preserve">s you? Have not you such kind of workings of </w:t>
      </w:r>
      <w:r>
        <w:rPr>
          <w:rStyle w:val="1111"/>
        </w:rPr>
        <w:t xml:space="preserve">spirit as this</w:t>
      </w:r>
      <w:del w:id="754" w:author="Derek" w:date="2026-09-28T18:52:27Z" oouserid="Derek">
        <w:r>
          <w:rPr>
            <w:rStyle w:val="1111"/>
          </w:rPr>
          <w:delText xml:space="preserve">;</w:delText>
        </w:r>
      </w:del>
      <w:ins w:id="755" w:author="Derek" w:date="2026-09-28T18:52:27Z" oouserid="Derek">
        <w:r>
          <w:rPr>
            <w:rStyle w:val="1111"/>
          </w:rPr>
          <w:t xml:space="preserve">:</w:t>
        </w:r>
      </w:ins>
      <w:r>
        <w:rPr>
          <w:rStyle w:val="1111"/>
        </w:rPr>
        <w:t xml:space="preserve"> </w:t>
      </w:r>
      <w:ins w:id="756" w:author="Derek" w:date="2026-09-28T18:52:30Z" oouserid="Derek">
        <w:r>
          <w:rPr>
            <w:rStyle w:val="1111"/>
          </w:rPr>
          <w:t xml:space="preserve">“</w:t>
        </w:r>
      </w:ins>
      <w:r>
        <w:rPr>
          <w:rStyle w:val="1111"/>
        </w:rPr>
        <w:t xml:space="preserve">Oh that I could but be delivered out of this affliction any way, I would not care</w:t>
      </w:r>
      <w:ins w:id="757" w:author="Derek" w:date="2026-09-28T18:52:35Z" oouserid="Derek">
        <w:r>
          <w:rPr>
            <w:rStyle w:val="1111"/>
          </w:rPr>
          <w:t xml:space="preserve">”</w:t>
        </w:r>
      </w:ins>
      <w:del w:id="758" w:author="Derek" w:date="2026-09-28T18:52:37Z" oouserid="Derek">
        <w:r>
          <w:rPr>
            <w:rStyle w:val="1111"/>
          </w:rPr>
          <w:delText xml:space="preserve">;</w:delText>
        </w:r>
      </w:del>
      <w:ins w:id="759" w:author="Derek" w:date="2026-09-28T18:53:37Z" oouserid="Derek">
        <w:r>
          <w:rPr>
            <w:rStyle w:val="1111"/>
          </w:rPr>
          <w:t xml:space="preserve">?</w:t>
        </w:r>
      </w:ins>
      <w:r>
        <w:rPr>
          <w:rStyle w:val="1111"/>
        </w:rPr>
        <w:t xml:space="preserve"> </w:t>
      </w:r>
      <w:del w:id="760" w:author="Derek" w:date="2026-09-28T18:53:38Z" oouserid="Derek">
        <w:r>
          <w:rPr>
            <w:rStyle w:val="1111"/>
          </w:rPr>
          <w:delText xml:space="preserve">y</w:delText>
        </w:r>
      </w:del>
      <w:ins w:id="761" w:author="Derek" w:date="2026-09-28T18:53:39Z" oouserid="Derek">
        <w:r>
          <w:rPr>
            <w:rStyle w:val="1111"/>
          </w:rPr>
          <w:t xml:space="preserve">Y</w:t>
        </w:r>
      </w:ins>
      <w:r>
        <w:rPr>
          <w:rStyle w:val="1111"/>
        </w:rPr>
        <w:t xml:space="preserve">our hearts are far from being quiet. And this sinful</w:t>
      </w:r>
      <w:del w:id="762" w:author="Derek" w:date="2026-09-28T18:47:08Z" oouserid="Derek">
        <w:r>
          <w:rPr>
            <w:rStyle w:val="1111"/>
          </w:rPr>
          <w:delText xml:space="preserve">sinful</w:delText>
        </w:r>
      </w:del>
      <w:r>
        <w:rPr>
          <w:rStyle w:val="1111"/>
        </w:rPr>
        <w:t xml:space="preserve"> shifting is the next thing in opposition to this quietness</w:t>
      </w:r>
      <w:del w:id="763" w:author="Derek" w:date="2026-09-28T18:46:51Z" oouserid="Derek">
        <w:r>
          <w:rPr>
            <w:rStyle w:val="1111"/>
          </w:rPr>
          <w:delText xml:space="preserve">e</w:delText>
        </w:r>
      </w:del>
      <w:r>
        <w:rPr>
          <w:rStyle w:val="1111"/>
        </w:rPr>
        <w:t xml:space="preserve">, which God requires in a contented spirit.</w:t>
      </w:r>
      <w:r/>
    </w:p>
    <w:p>
      <w:pPr>
        <w:pStyle w:val="1132"/>
        <w:pBdr/>
        <w:spacing/>
        <w:ind/>
        <w:rPr/>
      </w:pPr>
      <w:r/>
      <w:bookmarkStart w:id="26" w:name="W10-10-article_2"/>
      <w:r/>
      <w:bookmarkEnd w:id="26"/>
      <w:r>
        <w:rPr>
          <w:rStyle w:val="1111"/>
        </w:rPr>
        <w:t xml:space="preserve">The Eighth and last thing that this quietness</w:t>
      </w:r>
      <w:del w:id="764" w:author="Derek" w:date="2026-09-28T18:59:54Z" oouserid="Derek">
        <w:r>
          <w:rPr>
            <w:rStyle w:val="1111"/>
          </w:rPr>
          <w:delText xml:space="preserve">e</w:delText>
        </w:r>
      </w:del>
      <w:r>
        <w:rPr>
          <w:rStyle w:val="1111"/>
        </w:rPr>
        <w:t xml:space="preserve"> of </w:t>
      </w:r>
      <w:del w:id="765" w:author="Derek" w:date="2026-09-28T18:59:55Z" oouserid="Derek">
        <w:r>
          <w:rPr>
            <w:rStyle w:val="1111"/>
          </w:rPr>
          <w:delText xml:space="preserve">S</w:delText>
        </w:r>
      </w:del>
      <w:ins w:id="766" w:author="Derek" w:date="2026-09-28T18:59:56Z" oouserid="Derek">
        <w:r>
          <w:rPr>
            <w:rStyle w:val="1111"/>
          </w:rPr>
          <w:t xml:space="preserve">s</w:t>
        </w:r>
      </w:ins>
      <w:r>
        <w:rPr>
          <w:rStyle w:val="1111"/>
        </w:rPr>
        <w:t xml:space="preserve">pirit is opposite to, is </w:t>
      </w:r>
      <w:r>
        <w:rPr>
          <w:rStyle w:val="1111"/>
        </w:rPr>
        <w:t xml:space="preserve">desparate risings of heart against God in a way of rebellion</w:t>
      </w:r>
      <w:r>
        <w:rPr>
          <w:rStyle w:val="1111"/>
        </w:rPr>
        <w:t xml:space="preserve">: That is most</w:t>
      </w:r>
      <w:r>
        <w:rPr>
          <w:rStyle w:val="1111"/>
        </w:rPr>
        <w:t xml:space="preserve"> abominable. I hope many of you have learned so far to be content, as to keep down your hearts from such distempers; and yet the truth is, not only wicked men, but sometimes the very </w:t>
      </w:r>
      <w:del w:id="767" w:author="Derek" w:date="2026-09-28T19:00:23Z" oouserid="Derek">
        <w:r>
          <w:rPr>
            <w:rStyle w:val="1111"/>
          </w:rPr>
          <w:delText xml:space="preserve">S</w:delText>
        </w:r>
      </w:del>
      <w:ins w:id="768" w:author="Derek" w:date="2026-09-28T19:00:26Z" oouserid="Derek">
        <w:r>
          <w:rPr>
            <w:rStyle w:val="1111"/>
          </w:rPr>
          <w:t xml:space="preserve">s</w:t>
        </w:r>
      </w:ins>
      <w:r>
        <w:rPr>
          <w:rStyle w:val="1111"/>
        </w:rPr>
        <w:t xml:space="preserve">aints of God find the beginnings of this, when an affliction lies long</w:t>
      </w:r>
      <w:r>
        <w:rPr>
          <w:rStyle w:val="1111"/>
        </w:rPr>
        <w:t xml:space="preserve">, and is very sore and heavy upon them indeed, and strikes them as it were in the master vein; they find somewhat of this in their hearts, arising against God, their thoughts begin to bubble, and their affections begin to stir in rising against God himself</w:t>
      </w:r>
      <w:r>
        <w:rPr>
          <w:rStyle w:val="1111"/>
        </w:rPr>
        <w:t xml:space="preserve">; especially such as together with their corruptions have much melancholy, and the Devil working both upon the corruptions of their hearts, and the melancholy</w:t>
      </w:r>
      <w:del w:id="769" w:author="Derek" w:date="2026-09-28T19:01:00Z" oouserid="Derek">
        <w:r>
          <w:rPr>
            <w:rStyle w:val="1111"/>
          </w:rPr>
          <w:delText xml:space="preserve">melancholy</w:delText>
        </w:r>
      </w:del>
      <w:r>
        <w:rPr>
          <w:rStyle w:val="1111"/>
        </w:rPr>
        <w:t xml:space="preserve"> distemper of their bodies; though there may lie much grace at the bottom, yet there may be some</w:t>
      </w:r>
      <w:r>
        <w:rPr>
          <w:rStyle w:val="1111"/>
        </w:rPr>
        <w:t xml:space="preserve"> risings against God himself under affliction. Now Christian quietness is opposite to all these things: that is, </w:t>
      </w:r>
      <w:ins w:id="770" w:author="Derek" w:date="2026-09-28T19:01:20Z" oouserid="Derek">
        <w:r>
          <w:rPr>
            <w:rStyle w:val="1111"/>
          </w:rPr>
          <w:t xml:space="preserve">w</w:t>
        </w:r>
      </w:ins>
      <w:del w:id="771" w:author="Derek" w:date="2026-09-28T19:01:20Z" oouserid="Derek">
        <w:r>
          <w:rPr>
            <w:rStyle w:val="1111"/>
          </w:rPr>
          <w:delText xml:space="preserve">W</w:delText>
        </w:r>
      </w:del>
      <w:r>
        <w:rPr>
          <w:rStyle w:val="1111"/>
        </w:rPr>
        <w:t xml:space="preserve">hen afflictions come, be it what affliction it will be, yet you do not murmur, though you be sensible, though you make your moan, though you</w:t>
      </w:r>
      <w:r>
        <w:rPr>
          <w:rStyle w:val="1111"/>
        </w:rPr>
        <w:t xml:space="preserve"> desire to be delivered, and seek it by all good means, yet you do not murmur nor repine, you do not fret, nor vex, there is not that tumultuousness of spirit in you, there is not unse</w:t>
      </w:r>
      <w:ins w:id="772" w:author="Derek" w:date="2026-09-28T19:02:48Z" oouserid="Derek">
        <w:r>
          <w:rPr>
            <w:rStyle w:val="1111"/>
          </w:rPr>
          <w:t xml:space="preserve">t</w:t>
        </w:r>
      </w:ins>
      <w:r>
        <w:rPr>
          <w:rStyle w:val="1111"/>
        </w:rPr>
        <w:t xml:space="preserve">tledness in your spirits, there are not distracting fears in your hea</w:t>
      </w:r>
      <w:r>
        <w:rPr>
          <w:rStyle w:val="1111"/>
        </w:rPr>
        <w:t xml:space="preserve">rts, no sinking discouragements, no base shiftings, no rising in rebellion any way against God: This is the quietness of Spirit under an affliction, and that is the second thing when the soul is so far able to bear an affliction as to keep quiet under it.</w:t>
      </w:r>
      <w:r/>
    </w:p>
    <w:p>
      <w:pPr>
        <w:pStyle w:val="1132"/>
        <w:pBdr/>
        <w:spacing/>
        <w:ind/>
        <w:rPr/>
      </w:pPr>
      <w:r/>
      <w:bookmarkStart w:id="26" w:name="W10-10-article_3"/>
      <w:r/>
      <w:bookmarkEnd w:id="26"/>
      <w:r>
        <w:rPr>
          <w:rStyle w:val="1111"/>
        </w:rPr>
        <w:t xml:space="preserve">Now the Third thing I would open in the description</w:t>
      </w:r>
      <w:del w:id="773" w:author="Derek" w:date="2026-09-28T19:03:24Z" oouserid="Derek">
        <w:r>
          <w:rPr>
            <w:rStyle w:val="1111"/>
          </w:rPr>
          <w:delText xml:space="preserve">discription</w:delText>
        </w:r>
      </w:del>
      <w:r>
        <w:rPr>
          <w:rStyle w:val="1111"/>
        </w:rPr>
        <w:t xml:space="preserve"> is this</w:t>
      </w:r>
      <w:del w:id="774" w:author="Derek" w:date="2026-09-28T19:03:28Z" oouserid="Derek">
        <w:r>
          <w:rPr>
            <w:rStyle w:val="1111"/>
          </w:rPr>
          <w:delText xml:space="preserve">,</w:delText>
        </w:r>
      </w:del>
      <w:ins w:id="775" w:author="Derek" w:date="2026-09-28T19:03:29Z" oouserid="Derek">
        <w:r>
          <w:rPr>
            <w:rStyle w:val="1111"/>
          </w:rPr>
          <w:t xml:space="preserve">:</w:t>
        </w:r>
      </w:ins>
      <w:r>
        <w:rPr>
          <w:rStyle w:val="1111"/>
        </w:rPr>
        <w:t xml:space="preserve"> </w:t>
      </w:r>
      <w:del w:id="776" w:author="Derek" w:date="2026-09-28T19:03:30Z" oouserid="Derek">
        <w:r>
          <w:rPr>
            <w:rStyle w:val="1111"/>
          </w:rPr>
          <w:delText xml:space="preserve">I</w:delText>
        </w:r>
      </w:del>
      <w:ins w:id="777" w:author="Derek" w:date="2026-09-28T19:03:31Z" oouserid="Derek">
        <w:r>
          <w:rPr>
            <w:rStyle w:val="1111"/>
          </w:rPr>
          <w:t xml:space="preserve">i</w:t>
        </w:r>
      </w:ins>
      <w:r>
        <w:rPr>
          <w:rStyle w:val="1111"/>
        </w:rPr>
        <w:t xml:space="preserve">t is an inward, quiet, gracious [frame] of </w:t>
      </w:r>
      <w:del w:id="778" w:author="Derek" w:date="2026-09-28T19:03:39Z" oouserid="Derek">
        <w:r>
          <w:rPr>
            <w:rStyle w:val="1111"/>
          </w:rPr>
          <w:delText xml:space="preserve">S</w:delText>
        </w:r>
      </w:del>
      <w:ins w:id="779" w:author="Derek" w:date="2026-09-28T19:03:39Z" oouserid="Derek">
        <w:r>
          <w:rPr>
            <w:rStyle w:val="1111"/>
          </w:rPr>
          <w:t xml:space="preserve">s</w:t>
        </w:r>
      </w:ins>
      <w:r>
        <w:rPr>
          <w:rStyle w:val="1111"/>
        </w:rPr>
        <w:t xml:space="preserve">pirit.</w:t>
      </w:r>
      <w:r>
        <w:rPr>
          <w:rStyle w:val="1111"/>
        </w:rPr>
        <w:t xml:space="preserve"> It is a frame of </w:t>
      </w:r>
      <w:del w:id="780" w:author="Derek" w:date="2026-09-28T19:03:41Z" oouserid="Derek">
        <w:r>
          <w:rPr>
            <w:rStyle w:val="1111"/>
          </w:rPr>
          <w:delText xml:space="preserve">S</w:delText>
        </w:r>
      </w:del>
      <w:ins w:id="781" w:author="Derek" w:date="2026-09-28T19:03:42Z" oouserid="Derek">
        <w:r>
          <w:rPr>
            <w:rStyle w:val="1111"/>
          </w:rPr>
          <w:t xml:space="preserve">s</w:t>
        </w:r>
      </w:ins>
      <w:r>
        <w:rPr>
          <w:rStyle w:val="1111"/>
        </w:rPr>
        <w:t xml:space="preserve">pirit, and then a gracious frame of </w:t>
      </w:r>
      <w:del w:id="782" w:author="Derek" w:date="2026-09-28T19:03:47Z" oouserid="Derek">
        <w:r>
          <w:rPr>
            <w:rStyle w:val="1111"/>
          </w:rPr>
          <w:delText xml:space="preserve">S</w:delText>
        </w:r>
      </w:del>
      <w:ins w:id="783" w:author="Derek" w:date="2026-09-28T19:03:48Z" oouserid="Derek">
        <w:r>
          <w:rPr>
            <w:rStyle w:val="1111"/>
          </w:rPr>
          <w:t xml:space="preserve">s</w:t>
        </w:r>
      </w:ins>
      <w:r>
        <w:rPr>
          <w:rStyle w:val="1111"/>
        </w:rPr>
        <w:t xml:space="preserve">pirit. </w:t>
      </w:r>
      <w:del w:id="784" w:author="Derek" w:date="2026-09-28T19:03:50Z" oouserid="Derek">
        <w:r>
          <w:rPr>
            <w:rStyle w:val="1111"/>
          </w:rPr>
          <w:delText xml:space="preserve">C</w:delText>
        </w:r>
      </w:del>
      <w:ins w:id="785" w:author="Derek" w:date="2026-09-28T19:03:51Z" oouserid="Derek">
        <w:r>
          <w:rPr>
            <w:rStyle w:val="1111"/>
          </w:rPr>
          <w:t xml:space="preserve">c</w:t>
        </w:r>
      </w:ins>
      <w:r>
        <w:rPr>
          <w:rStyle w:val="1111"/>
        </w:rPr>
        <w:t xml:space="preserve">ontentment it is a </w:t>
      </w:r>
      <w:del w:id="786" w:author="Derek" w:date="2026-09-28T19:03:53Z" oouserid="Derek">
        <w:r>
          <w:rPr>
            <w:rStyle w:val="1111"/>
          </w:rPr>
          <w:delText xml:space="preserve">S</w:delText>
        </w:r>
      </w:del>
      <w:ins w:id="787" w:author="Derek" w:date="2026-09-28T19:03:54Z" oouserid="Derek">
        <w:r>
          <w:rPr>
            <w:rStyle w:val="1111"/>
          </w:rPr>
          <w:t xml:space="preserve">s</w:t>
        </w:r>
      </w:ins>
      <w:r>
        <w:rPr>
          <w:rStyle w:val="1111"/>
        </w:rPr>
        <w:t xml:space="preserve">oul</w:t>
      </w:r>
      <w:del w:id="788" w:author="Derek" w:date="2026-09-28T19:03:55Z" oouserid="Derek">
        <w:r>
          <w:rPr>
            <w:rStyle w:val="1111"/>
          </w:rPr>
          <w:delText xml:space="preserve">e</w:delText>
        </w:r>
      </w:del>
      <w:r>
        <w:rPr>
          <w:rStyle w:val="1111"/>
        </w:rPr>
        <w:t xml:space="preserve"> business</w:t>
      </w:r>
      <w:del w:id="789" w:author="Derek" w:date="2026-09-28T19:03:57Z" oouserid="Derek">
        <w:r>
          <w:rPr>
            <w:rStyle w:val="1111"/>
          </w:rPr>
          <w:delText xml:space="preserve">e</w:delText>
        </w:r>
      </w:del>
      <w:r>
        <w:rPr>
          <w:rStyle w:val="1111"/>
        </w:rPr>
        <w:t xml:space="preserve">, </w:t>
      </w:r>
      <w:del w:id="790" w:author="Derek" w:date="2026-09-28T19:04:04Z" oouserid="Derek">
        <w:r>
          <w:rPr>
            <w:rStyle w:val="1111"/>
          </w:rPr>
          <w:delText xml:space="preserve">F</w:delText>
        </w:r>
      </w:del>
      <w:ins w:id="791" w:author="Derek" w:date="2026-09-28T19:04:04Z" oouserid="Derek">
        <w:r>
          <w:rPr>
            <w:rStyle w:val="1111"/>
          </w:rPr>
          <w:t xml:space="preserve">f</w:t>
        </w:r>
      </w:ins>
      <w:r>
        <w:rPr>
          <w:rStyle w:val="1111"/>
        </w:rPr>
        <w:t xml:space="preserve">irst it is inward; Secondly </w:t>
      </w:r>
      <w:r/>
    </w:p>
    <w:p>
      <w:pPr>
        <w:pStyle w:val="1132"/>
        <w:pBdr/>
        <w:spacing/>
        <w:ind/>
        <w:rPr/>
      </w:pPr>
      <w:r/>
      <w:bookmarkStart w:id="26" w:name="anchor-31"/>
      <w:r/>
      <w:bookmarkEnd w:id="26"/>
      <w:r>
        <w:rPr>
          <w:rStyle w:val="1111"/>
        </w:rPr>
        <w:t xml:space="preserve">Page</w:t>
      </w:r>
      <w:r>
        <w:rPr>
          <w:rStyle w:val="1111"/>
        </w:rPr>
        <w:t xml:space="preserve"> 10</w:t>
      </w:r>
      <w:r/>
    </w:p>
    <w:p>
      <w:pPr>
        <w:pStyle w:val="1132"/>
        <w:pBdr/>
        <w:spacing/>
        <w:ind/>
        <w:rPr/>
      </w:pPr>
      <w:r/>
      <w:bookmarkStart w:id="27" w:name="anchor-32"/>
      <w:r/>
      <w:bookmarkEnd w:id="27"/>
      <w:r>
        <w:rPr>
          <w:rStyle w:val="1111"/>
        </w:rPr>
        <w:t xml:space="preserve">quiet; Thirdly it is a quiet </w:t>
      </w:r>
      <w:r>
        <w:rPr>
          <w:rStyle w:val="1111"/>
        </w:rPr>
        <w:t xml:space="preserve">Frame</w:t>
      </w:r>
      <w:r>
        <w:rPr>
          <w:rStyle w:val="1111"/>
        </w:rPr>
        <w:t xml:space="preserve"> of Spirit. [</w:t>
      </w:r>
      <w:r>
        <w:rPr>
          <w:rStyle w:val="1111"/>
        </w:rPr>
        <w:t xml:space="preserve">Frame</w:t>
      </w:r>
      <w:r>
        <w:rPr>
          <w:rStyle w:val="1111"/>
        </w:rPr>
        <w:t xml:space="preserve">] by that I mean these Three things: There are Three things considerable</w:t>
      </w:r>
      <w:del w:id="792" w:author="Derek" w:date="2026-09-28T19:17:15Z" oouserid="Derek">
        <w:r>
          <w:rPr>
            <w:rStyle w:val="1111"/>
          </w:rPr>
          <w:delText xml:space="preserve">considerable</w:delText>
        </w:r>
      </w:del>
      <w:r>
        <w:rPr>
          <w:rStyle w:val="1111"/>
        </w:rPr>
        <w:t xml:space="preserve"> when I say, </w:t>
      </w:r>
      <w:del w:id="793" w:author="Derek" w:date="2026-09-28T19:17:22Z" oouserid="Derek">
        <w:r>
          <w:rPr>
            <w:rStyle w:val="1111"/>
          </w:rPr>
          <w:delText xml:space="preserve">C</w:delText>
        </w:r>
      </w:del>
      <w:ins w:id="794" w:author="Derek" w:date="2026-09-28T19:17:22Z" oouserid="Derek">
        <w:r>
          <w:rPr>
            <w:rStyle w:val="1111"/>
          </w:rPr>
          <w:t xml:space="preserve">c</w:t>
        </w:r>
      </w:ins>
      <w:r>
        <w:rPr>
          <w:rStyle w:val="1111"/>
        </w:rPr>
        <w:t xml:space="preserve">ontentment consists in the quiet </w:t>
      </w:r>
      <w:r>
        <w:rPr>
          <w:rStyle w:val="1111"/>
        </w:rPr>
        <w:t xml:space="preserve">frame</w:t>
      </w:r>
      <w:r>
        <w:rPr>
          <w:rStyle w:val="1111"/>
        </w:rPr>
        <w:t xml:space="preserve"> of the </w:t>
      </w:r>
      <w:del w:id="795" w:author="Derek" w:date="2026-09-28T19:17:29Z" oouserid="Derek">
        <w:r>
          <w:rPr>
            <w:rStyle w:val="1111"/>
          </w:rPr>
          <w:delText xml:space="preserve">S</w:delText>
        </w:r>
      </w:del>
      <w:ins w:id="796" w:author="Derek" w:date="2026-09-28T19:17:29Z" oouserid="Derek">
        <w:r>
          <w:rPr>
            <w:rStyle w:val="1111"/>
          </w:rPr>
          <w:t xml:space="preserve">s</w:t>
        </w:r>
      </w:ins>
      <w:r>
        <w:rPr>
          <w:rStyle w:val="1111"/>
        </w:rPr>
        <w:t xml:space="preserve">pirit of a man.</w:t>
      </w:r>
      <w:r/>
    </w:p>
    <w:p>
      <w:pPr>
        <w:pStyle w:val="1132"/>
        <w:pBdr/>
        <w:spacing/>
        <w:ind/>
        <w:rPr/>
      </w:pPr>
      <w:r/>
      <w:bookmarkStart w:id="28" w:name="W11-11-article_2"/>
      <w:r/>
      <w:bookmarkEnd w:id="28"/>
      <w:r>
        <w:rPr>
          <w:rStyle w:val="1111"/>
        </w:rPr>
        <w:t xml:space="preserve">First, </w:t>
      </w:r>
      <w:r>
        <w:rPr>
          <w:rStyle w:val="1111"/>
        </w:rPr>
        <w:t xml:space="preserve">That it is a grace that spreads it self through the whol</w:t>
      </w:r>
      <w:ins w:id="797" w:author="Derek" w:date="2026-09-28T19:18:00Z" oouserid="Derek">
        <w:r>
          <w:rPr>
            <w:rStyle w:val="1111"/>
          </w:rPr>
          <w:t xml:space="preserve">e</w:t>
        </w:r>
      </w:ins>
      <w:r>
        <w:rPr>
          <w:rStyle w:val="1111"/>
        </w:rPr>
        <w:t xml:space="preserve"> </w:t>
      </w:r>
      <w:del w:id="798" w:author="Derek" w:date="2026-09-28T19:18:02Z" oouserid="Derek">
        <w:r>
          <w:rPr>
            <w:rStyle w:val="1111"/>
          </w:rPr>
          <w:delText xml:space="preserve">S</w:delText>
        </w:r>
      </w:del>
      <w:ins w:id="799" w:author="Derek" w:date="2026-09-28T19:18:02Z" oouserid="Derek">
        <w:r>
          <w:rPr>
            <w:rStyle w:val="1111"/>
          </w:rPr>
          <w:t xml:space="preserve">s</w:t>
        </w:r>
      </w:ins>
      <w:r>
        <w:rPr>
          <w:rStyle w:val="1111"/>
        </w:rPr>
        <w:t xml:space="preserve">oul</w:t>
      </w:r>
      <w:del w:id="800" w:author="Derek" w:date="2026-09-28T19:18:51Z" oouserid="Derek">
        <w:r>
          <w:rPr>
            <w:rStyle w:val="1111"/>
          </w:rPr>
          <w:delText xml:space="preserve">:</w:delText>
        </w:r>
      </w:del>
      <w:ins w:id="801" w:author="Derek" w:date="2026-09-28T19:18:52Z" oouserid="Derek">
        <w:r>
          <w:rPr>
            <w:rStyle w:val="1111"/>
          </w:rPr>
          <w:t xml:space="preserve">.</w:t>
        </w:r>
      </w:ins>
      <w:r>
        <w:rPr>
          <w:rStyle w:val="1111"/>
        </w:rPr>
        <w:t xml:space="preserve"> </w:t>
      </w:r>
      <w:del w:id="802" w:author="Derek" w:date="2026-09-28T19:18:54Z" oouserid="Derek">
        <w:r>
          <w:rPr>
            <w:rStyle w:val="1111"/>
          </w:rPr>
          <w:delText xml:space="preserve">a</w:delText>
        </w:r>
      </w:del>
      <w:ins w:id="803" w:author="Derek" w:date="2026-09-28T19:18:56Z" oouserid="Derek">
        <w:r>
          <w:rPr>
            <w:rStyle w:val="1111"/>
          </w:rPr>
          <w:t xml:space="preserve">A</w:t>
        </w:r>
      </w:ins>
      <w:r>
        <w:rPr>
          <w:rStyle w:val="1111"/>
        </w:rPr>
        <w:t xml:space="preserve">s thus, It is in the judgment, that is, </w:t>
      </w:r>
      <w:del w:id="804" w:author="Derek" w:date="2026-09-28T19:19:05Z" oouserid="Derek">
        <w:r>
          <w:rPr>
            <w:rStyle w:val="1111"/>
          </w:rPr>
          <w:delText xml:space="preserve">T</w:delText>
        </w:r>
      </w:del>
      <w:ins w:id="805" w:author="Derek" w:date="2026-09-28T19:19:05Z" oouserid="Derek">
        <w:r>
          <w:rPr>
            <w:rStyle w:val="1111"/>
          </w:rPr>
          <w:t xml:space="preserve">t</w:t>
        </w:r>
      </w:ins>
      <w:r>
        <w:rPr>
          <w:rStyle w:val="1111"/>
        </w:rPr>
        <w:t xml:space="preserve">he judgment of the soul of a man or woman tends to quiet the heart: </w:t>
      </w:r>
      <w:del w:id="806" w:author="Derek" w:date="2026-09-28T19:19:22Z" oouserid="Derek">
        <w:r>
          <w:rPr>
            <w:rStyle w:val="1111"/>
          </w:rPr>
          <w:delText xml:space="preserve">I</w:delText>
        </w:r>
      </w:del>
      <w:ins w:id="807" w:author="Derek" w:date="2026-09-28T19:19:23Z" oouserid="Derek">
        <w:r>
          <w:rPr>
            <w:rStyle w:val="1111"/>
          </w:rPr>
          <w:t xml:space="preserve">i</w:t>
        </w:r>
      </w:ins>
      <w:r>
        <w:rPr>
          <w:rStyle w:val="1111"/>
        </w:rPr>
        <w:t xml:space="preserve">n my judgment I am satisfied, that </w:t>
      </w:r>
      <w:r>
        <w:rPr>
          <w:rStyle w:val="1111"/>
        </w:rPr>
        <w:t xml:space="preserve">is one thing to be satisfied in one</w:t>
      </w:r>
      <w:ins w:id="808" w:author="Derek" w:date="2026-09-28T19:19:39Z" oouserid="Derek">
        <w:r>
          <w:rPr>
            <w:rStyle w:val="1111"/>
          </w:rPr>
          <w:t xml:space="preserve">’</w:t>
        </w:r>
      </w:ins>
      <w:r>
        <w:rPr>
          <w:rStyle w:val="1111"/>
        </w:rPr>
        <w:t xml:space="preserve">s understanding and judgment, as thus, </w:t>
      </w:r>
      <w:ins w:id="809" w:author="Derek" w:date="2026-09-28T19:19:58Z" oouserid="Derek">
        <w:r>
          <w:rPr>
            <w:rStyle w:val="1111"/>
          </w:rPr>
          <w:t xml:space="preserve">t</w:t>
        </w:r>
      </w:ins>
      <w:del w:id="810" w:author="Derek" w:date="2026-09-28T19:19:58Z" oouserid="Derek">
        <w:r>
          <w:rPr>
            <w:rStyle w:val="1111"/>
          </w:rPr>
          <w:delText xml:space="preserve">T</w:delText>
        </w:r>
      </w:del>
      <w:r>
        <w:rPr>
          <w:rStyle w:val="1111"/>
        </w:rPr>
        <w:t xml:space="preserve">his is the hand of God; and this is that that is su</w:t>
      </w:r>
      <w:ins w:id="811" w:author="Derek" w:date="2026-09-28T19:20:13Z" oouserid="Derek">
        <w:r>
          <w:rPr>
            <w:rStyle w:val="1111"/>
          </w:rPr>
          <w:t xml:space="preserve">i</w:t>
        </w:r>
      </w:ins>
      <w:r>
        <w:rPr>
          <w:rStyle w:val="1111"/>
        </w:rPr>
        <w:t xml:space="preserve">table to my condition, or best for me; although I do not see the reason of the thing, yet I am satisfied in my judgment about it.</w:t>
      </w:r>
      <w:r/>
    </w:p>
    <w:p>
      <w:pPr>
        <w:pStyle w:val="1132"/>
        <w:pBdr/>
        <w:spacing/>
        <w:ind/>
        <w:rPr/>
      </w:pPr>
      <w:r/>
      <w:bookmarkStart w:id="28" w:name="W11-11-article_3"/>
      <w:r/>
      <w:bookmarkEnd w:id="28"/>
      <w:r>
        <w:rPr>
          <w:rStyle w:val="1111"/>
        </w:rPr>
        <w:t xml:space="preserve">And then </w:t>
      </w:r>
      <w:r>
        <w:rPr>
          <w:rStyle w:val="1111"/>
        </w:rPr>
        <w:t xml:space="preserve">it is in the thoughts of a man or woman</w:t>
      </w:r>
      <w:r>
        <w:rPr>
          <w:rStyle w:val="1111"/>
        </w:rPr>
        <w:t xml:space="preserve">: </w:t>
      </w:r>
      <w:del w:id="812" w:author="Derek" w:date="2026-09-28T19:21:14Z" oouserid="Derek">
        <w:r>
          <w:rPr>
            <w:rStyle w:val="1111"/>
          </w:rPr>
          <w:delText xml:space="preserve">A</w:delText>
        </w:r>
      </w:del>
      <w:ins w:id="813" w:author="Derek" w:date="2026-09-28T19:21:15Z" oouserid="Derek">
        <w:r>
          <w:rPr>
            <w:rStyle w:val="1111"/>
          </w:rPr>
          <w:t xml:space="preserve">a</w:t>
        </w:r>
      </w:ins>
      <w:r>
        <w:rPr>
          <w:rStyle w:val="1111"/>
        </w:rPr>
        <w:t xml:space="preserve">s my judgement is satisfied, so my thoughts are kept in order.</w:t>
      </w:r>
      <w:r/>
    </w:p>
    <w:p>
      <w:pPr>
        <w:pStyle w:val="1132"/>
        <w:pBdr/>
        <w:spacing/>
        <w:ind/>
        <w:rPr/>
      </w:pPr>
      <w:r/>
      <w:bookmarkStart w:id="28" w:name="W11-11-article_4"/>
      <w:r/>
      <w:bookmarkEnd w:id="28"/>
      <w:r>
        <w:rPr>
          <w:rStyle w:val="1111"/>
        </w:rPr>
        <w:t xml:space="preserve">And then it comes to the </w:t>
      </w:r>
      <w:r>
        <w:rPr>
          <w:rStyle w:val="1111"/>
        </w:rPr>
        <w:t xml:space="preserve">will, </w:t>
      </w:r>
      <w:ins w:id="814" w:author="Derek" w:date="2026-09-28T19:23:51Z" oouserid="Derek">
        <w:r>
          <w:rPr>
            <w:rStyle w:val="1111"/>
          </w:rPr>
          <w:t xml:space="preserve">m</w:t>
        </w:r>
      </w:ins>
      <w:del w:id="815" w:author="Derek" w:date="2026-09-28T19:23:50Z" oouserid="Derek">
        <w:r>
          <w:rPr>
            <w:rStyle w:val="1111"/>
          </w:rPr>
          <w:delText xml:space="preserve">M</w:delText>
        </w:r>
      </w:del>
      <w:r>
        <w:rPr>
          <w:rStyle w:val="1111"/>
        </w:rPr>
        <w:t xml:space="preserve">y will yields</w:t>
      </w:r>
      <w:del w:id="816" w:author="Derek" w:date="2026-09-30T14:15:06Z" oouserid="Derek">
        <w:r>
          <w:rPr>
            <w:rStyle w:val="1111"/>
          </w:rPr>
          <w:delText xml:space="preserve">yeilds</w:delText>
        </w:r>
      </w:del>
      <w:r>
        <w:rPr>
          <w:rStyle w:val="1111"/>
        </w:rPr>
        <w:t xml:space="preserve"> and submits to it, my affections are all likewise kept in order, so that it goes through the whol</w:t>
      </w:r>
      <w:ins w:id="817" w:author="Derek" w:date="2026-09-28T19:24:02Z" oouserid="Derek">
        <w:r>
          <w:rPr>
            <w:rStyle w:val="1111"/>
          </w:rPr>
          <w:t xml:space="preserve">e</w:t>
        </w:r>
      </w:ins>
      <w:r>
        <w:rPr>
          <w:rStyle w:val="1111"/>
        </w:rPr>
        <w:t xml:space="preserve"> soul.</w:t>
      </w:r>
      <w:r>
        <w:rPr>
          <w:rStyle w:val="1111"/>
        </w:rPr>
        <w:t xml:space="preserve"> There is in some a partial</w:t>
      </w:r>
      <w:del w:id="818" w:author="Derek" w:date="2026-09-28T19:24:09Z" oouserid="Derek">
        <w:r>
          <w:rPr>
            <w:rStyle w:val="1111"/>
          </w:rPr>
          <w:delText xml:space="preserve">l</w:delText>
        </w:r>
      </w:del>
      <w:r>
        <w:rPr>
          <w:rStyle w:val="1111"/>
        </w:rPr>
        <w:t xml:space="preserve"> </w:t>
      </w:r>
      <w:del w:id="819" w:author="Derek" w:date="2026-09-28T19:24:11Z" oouserid="Derek">
        <w:r>
          <w:rPr>
            <w:rStyle w:val="1111"/>
          </w:rPr>
          <w:delText xml:space="preserve">C</w:delText>
        </w:r>
      </w:del>
      <w:ins w:id="820" w:author="Derek" w:date="2026-09-28T19:24:11Z" oouserid="Derek">
        <w:r>
          <w:rPr>
            <w:rStyle w:val="1111"/>
          </w:rPr>
          <w:t xml:space="preserve">c</w:t>
        </w:r>
      </w:ins>
      <w:r>
        <w:rPr>
          <w:rStyle w:val="1111"/>
        </w:rPr>
        <w:t xml:space="preserve">ontentment, and so 'tis not the frame of the soul, but some part of the soul hath some </w:t>
      </w:r>
      <w:ins w:id="821" w:author="Derek" w:date="2026-09-28T19:25:00Z" oouserid="Derek">
        <w:r>
          <w:rPr>
            <w:rStyle w:val="1111"/>
          </w:rPr>
          <w:t xml:space="preserve">c</w:t>
        </w:r>
      </w:ins>
      <w:del w:id="822" w:author="Derek" w:date="2026-09-28T19:25:00Z" oouserid="Derek">
        <w:r>
          <w:rPr>
            <w:rStyle w:val="1111"/>
          </w:rPr>
          <w:delText xml:space="preserve">C</w:delText>
        </w:r>
      </w:del>
      <w:r>
        <w:rPr>
          <w:rStyle w:val="1111"/>
        </w:rPr>
        <w:t xml:space="preserve">ontentment, as thus, </w:t>
      </w:r>
      <w:del w:id="823" w:author="Derek" w:date="2026-09-28T19:25:03Z" oouserid="Derek">
        <w:r>
          <w:rPr>
            <w:rStyle w:val="1111"/>
          </w:rPr>
          <w:delText xml:space="preserve">M</w:delText>
        </w:r>
      </w:del>
      <w:ins w:id="824" w:author="Derek" w:date="2026-09-28T19:25:04Z" oouserid="Derek">
        <w:r>
          <w:rPr>
            <w:rStyle w:val="1111"/>
          </w:rPr>
          <w:t xml:space="preserve">m</w:t>
        </w:r>
      </w:ins>
      <w:r>
        <w:rPr>
          <w:rStyle w:val="1111"/>
        </w:rPr>
        <w:t xml:space="preserve">any a man may be satisfied in his judgment about a thing, and yet cannot for his life rule his affections, nor </w:t>
      </w:r>
      <w:r>
        <w:rPr>
          <w:rStyle w:val="1111"/>
        </w:rPr>
        <w:t xml:space="preserve">his thoughts, cannot rule his thoughts, nor the wil</w:t>
      </w:r>
      <w:ins w:id="825" w:author="Derek" w:date="2026-09-28T19:25:23Z" oouserid="Derek">
        <w:r>
          <w:rPr>
            <w:rStyle w:val="1111"/>
          </w:rPr>
          <w:t xml:space="preserve">l</w:t>
        </w:r>
      </w:ins>
      <w:r>
        <w:rPr>
          <w:rStyle w:val="1111"/>
        </w:rPr>
        <w:t xml:space="preserve">, nor the affections though the judgments be satisfied: I make no question but many of you may know this by your own experience, if you do but observe the workings of your own hearts. Cannot you say when </w:t>
      </w:r>
      <w:r>
        <w:rPr>
          <w:rStyle w:val="1111"/>
        </w:rPr>
        <w:t xml:space="preserve">such an affliction befa</w:t>
      </w:r>
      <w:del w:id="826" w:author="Derek" w:date="2026-09-28T19:26:32Z" oouserid="Derek">
        <w:r>
          <w:rPr>
            <w:rStyle w:val="1111"/>
          </w:rPr>
          <w:delText xml:space="preserve">l</w:delText>
        </w:r>
      </w:del>
      <w:ins w:id="827" w:author="Derek" w:date="2026-09-28T19:26:35Z" oouserid="Derek">
        <w:r>
          <w:rPr>
            <w:rStyle w:val="1111"/>
          </w:rPr>
          <w:t xml:space="preserve">l</w:t>
        </w:r>
      </w:ins>
      <w:r>
        <w:rPr>
          <w:rStyle w:val="1111"/>
        </w:rPr>
        <w:t xml:space="preserve">s you, I can bless</w:t>
      </w:r>
      <w:del w:id="828" w:author="Derek" w:date="2026-09-28T19:26:38Z" oouserid="Derek">
        <w:r>
          <w:rPr>
            <w:rStyle w:val="1111"/>
          </w:rPr>
          <w:delText xml:space="preserve">e</w:delText>
        </w:r>
      </w:del>
      <w:r>
        <w:rPr>
          <w:rStyle w:val="1111"/>
        </w:rPr>
        <w:t xml:space="preserve"> God</w:t>
      </w:r>
      <w:ins w:id="829" w:author="Derek" w:date="2026-09-28T19:26:45Z" oouserid="Derek">
        <w:r>
          <w:rPr>
            <w:rStyle w:val="1111"/>
          </w:rPr>
          <w:t xml:space="preserve">,</w:t>
        </w:r>
      </w:ins>
      <w:r>
        <w:rPr>
          <w:rStyle w:val="1111"/>
        </w:rPr>
        <w:t xml:space="preserve"> I am satisfied in my judgment about it, I have nothing in the world to say in respect of my judgment against it, I see the hand of God and I should be content: yea I am satisfied in my judgment, that my condi</w:t>
      </w:r>
      <w:r>
        <w:rPr>
          <w:rStyle w:val="1111"/>
        </w:rPr>
        <w:t xml:space="preserve">tion is a good condition in which I am; but I cannot for my life rule my thoughts, and will, and my affections, me thinks I feel my heart heavy, and sad, and troubled more than it should be, and yet my judgment is satisfied</w:t>
      </w:r>
      <w:del w:id="830" w:author="Derek" w:date="2026-09-28T19:27:17Z" oouserid="Derek">
        <w:r>
          <w:rPr>
            <w:rStyle w:val="1111"/>
          </w:rPr>
          <w:delText xml:space="preserve">satisfied</w:delText>
        </w:r>
      </w:del>
      <w:r>
        <w:rPr>
          <w:rStyle w:val="1111"/>
        </w:rPr>
        <w:t xml:space="preserve">. This seem</w:t>
      </w:r>
      <w:del w:id="831" w:author="Derek" w:date="2026-09-28T19:27:25Z" oouserid="Derek">
        <w:r>
          <w:rPr>
            <w:rStyle w:val="1111"/>
          </w:rPr>
          <w:delText xml:space="preserve">'</w:delText>
        </w:r>
      </w:del>
      <w:ins w:id="832" w:author="Derek" w:date="2026-09-28T19:27:25Z" oouserid="Derek">
        <w:r>
          <w:rPr>
            <w:rStyle w:val="1111"/>
          </w:rPr>
          <w:t xml:space="preserve">e</w:t>
        </w:r>
      </w:ins>
      <w:r>
        <w:rPr>
          <w:rStyle w:val="1111"/>
        </w:rPr>
        <w:t xml:space="preserve">d to be the case of </w:t>
      </w:r>
      <w:r>
        <w:rPr>
          <w:rStyle w:val="1111"/>
        </w:rPr>
        <w:t xml:space="preserve">David, Psal.</w:t>
      </w:r>
      <w:r>
        <w:rPr>
          <w:rStyle w:val="1111"/>
        </w:rPr>
        <w:t xml:space="preserve"> 43</w:t>
      </w:r>
      <w:del w:id="833" w:author="Derek" w:date="2026-09-28T19:27:32Z" oouserid="Derek">
        <w:r>
          <w:rPr>
            <w:rStyle w:val="1111"/>
          </w:rPr>
          <w:delText xml:space="preserve">.</w:delText>
        </w:r>
      </w:del>
      <w:ins w:id="834" w:author="Derek" w:date="2026-09-28T19:27:33Z" oouserid="Derek">
        <w:r>
          <w:rPr>
            <w:rStyle w:val="1111"/>
          </w:rPr>
          <w:t xml:space="preserve">,</w:t>
        </w:r>
      </w:ins>
      <w:r>
        <w:rPr>
          <w:rStyle w:val="1111"/>
        </w:rPr>
        <w:t xml:space="preserve"> </w:t>
      </w:r>
      <w:ins w:id="835" w:author="Derek" w:date="2026-09-28T19:27:35Z" oouserid="Derek">
        <w:r>
          <w:rPr>
            <w:rStyle w:val="1111"/>
          </w:rPr>
          <w:t xml:space="preserve">“</w:t>
        </w:r>
      </w:ins>
      <w:r>
        <w:rPr>
          <w:rStyle w:val="1111"/>
        </w:rPr>
        <w:t xml:space="preserve">O my Soul why art thou disquieted?</w:t>
      </w:r>
      <w:ins w:id="836" w:author="Derek" w:date="2026-09-28T19:27:42Z" oouserid="Derek">
        <w:r>
          <w:rPr>
            <w:rStyle w:val="1111"/>
          </w:rPr>
          <w:t xml:space="preserve">”.</w:t>
        </w:r>
      </w:ins>
      <w:r>
        <w:rPr>
          <w:rStyle w:val="1111"/>
        </w:rPr>
        <w:t xml:space="preserve"> David</w:t>
      </w:r>
      <w:r>
        <w:rPr>
          <w:rStyle w:val="1111"/>
        </w:rPr>
        <w:t xml:space="preserve"> as far as his judgment went, there was a contentedness</w:t>
      </w:r>
      <w:del w:id="837" w:author="Derek" w:date="2026-09-28T19:27:48Z" oouserid="Derek">
        <w:r>
          <w:rPr>
            <w:rStyle w:val="1111"/>
          </w:rPr>
          <w:delText xml:space="preserve">e</w:delText>
        </w:r>
      </w:del>
      <w:r>
        <w:rPr>
          <w:rStyle w:val="1111"/>
        </w:rPr>
        <w:t xml:space="preserve">, that is, </w:t>
      </w:r>
      <w:ins w:id="838" w:author="Derek" w:date="2026-09-28T19:27:53Z" oouserid="Derek">
        <w:r>
          <w:rPr>
            <w:rStyle w:val="1111"/>
          </w:rPr>
          <w:t xml:space="preserve">h</w:t>
        </w:r>
      </w:ins>
      <w:del w:id="839" w:author="Derek" w:date="2026-09-28T19:27:53Z" oouserid="Derek">
        <w:r>
          <w:rPr>
            <w:rStyle w:val="1111"/>
          </w:rPr>
          <w:delText xml:space="preserve">H</w:delText>
        </w:r>
      </w:del>
      <w:r>
        <w:rPr>
          <w:rStyle w:val="1111"/>
        </w:rPr>
        <w:t xml:space="preserve">is judgment was satisfied in the work of God upon him; and he was troubled, but he knew not wherefore, </w:t>
      </w:r>
      <w:ins w:id="840" w:author="Derek" w:date="2026-09-28T19:28:06Z" oouserid="Derek">
        <w:r>
          <w:rPr>
            <w:rStyle w:val="1111"/>
          </w:rPr>
          <w:t xml:space="preserve">“</w:t>
        </w:r>
      </w:ins>
      <w:r>
        <w:rPr>
          <w:rStyle w:val="1111"/>
        </w:rPr>
        <w:t xml:space="preserve">O my soul why art thou east down within me?</w:t>
      </w:r>
      <w:ins w:id="841" w:author="Derek" w:date="2026-09-28T19:28:11Z" oouserid="Derek">
        <w:r>
          <w:rPr>
            <w:rStyle w:val="1111"/>
          </w:rPr>
          <w:t xml:space="preserve">”.</w:t>
        </w:r>
      </w:ins>
      <w:r>
        <w:rPr>
          <w:rStyle w:val="1111"/>
        </w:rPr>
        <w:t xml:space="preserve"> That Psalm is a very good Psalm for those that feel a fretting, discontented </w:t>
      </w:r>
      <w:r/>
    </w:p>
    <w:p>
      <w:pPr>
        <w:pStyle w:val="1132"/>
        <w:pBdr/>
        <w:spacing/>
        <w:ind/>
        <w:rPr/>
      </w:pPr>
      <w:r/>
      <w:bookmarkStart w:id="28" w:name="anchor-33"/>
      <w:r/>
      <w:bookmarkEnd w:id="28"/>
      <w:r>
        <w:rPr>
          <w:rStyle w:val="1111"/>
        </w:rPr>
        <w:t xml:space="preserve">Page</w:t>
      </w:r>
      <w:r>
        <w:rPr>
          <w:rStyle w:val="1111"/>
        </w:rPr>
        <w:t xml:space="preserve"> 11</w:t>
      </w:r>
      <w:r/>
    </w:p>
    <w:p>
      <w:pPr>
        <w:pStyle w:val="1132"/>
        <w:pBdr/>
        <w:spacing/>
        <w:ind/>
        <w:rPr/>
      </w:pPr>
      <w:r/>
      <w:bookmarkStart w:id="29" w:name="anchor-34"/>
      <w:r/>
      <w:bookmarkEnd w:id="29"/>
      <w:r>
        <w:rPr>
          <w:rStyle w:val="1111"/>
        </w:rPr>
        <w:t xml:space="preserve">distemper in their hearts at any time, for them to be reading or singing: he hath it once or twice in that </w:t>
      </w:r>
      <w:r>
        <w:rPr>
          <w:rStyle w:val="1111"/>
        </w:rPr>
        <w:t xml:space="preserve">Psalm, </w:t>
      </w:r>
      <w:ins w:id="842" w:author="Derek" w:date="2026-09-28T20:11:48Z" oouserid="Derek">
        <w:r>
          <w:rPr>
            <w:rStyle w:val="1111"/>
          </w:rPr>
          <w:t xml:space="preserve">“</w:t>
        </w:r>
      </w:ins>
      <w:r>
        <w:rPr>
          <w:rStyle w:val="1111"/>
        </w:rPr>
        <w:t xml:space="preserve">Why art thou cast down O my soul?</w:t>
      </w:r>
      <w:ins w:id="843" w:author="Derek" w:date="2026-09-28T20:11:56Z" oouserid="Derek">
        <w:r>
          <w:rPr>
            <w:rStyle w:val="1111"/>
          </w:rPr>
          <w:t xml:space="preserve">”</w:t>
        </w:r>
      </w:ins>
      <w:r>
        <w:rPr>
          <w:rStyle w:val="1111"/>
        </w:rPr>
        <w:t xml:space="preserve"> </w:t>
      </w:r>
      <w:del w:id="844" w:author="Derek" w:date="2026-09-28T20:11:58Z" oouserid="Derek">
        <w:r>
          <w:rPr>
            <w:rStyle w:val="1111"/>
          </w:rPr>
          <w:delText xml:space="preserve">I</w:delText>
        </w:r>
      </w:del>
      <w:ins w:id="845" w:author="Derek" w:date="2026-09-28T20:12:00Z" oouserid="Derek">
        <w:r>
          <w:rPr>
            <w:rStyle w:val="1111"/>
          </w:rPr>
          <w:t xml:space="preserve">i</w:t>
        </w:r>
      </w:ins>
      <w:r>
        <w:rPr>
          <w:rStyle w:val="1111"/>
        </w:rPr>
        <w:t xml:space="preserve">n vers. 5. </w:t>
      </w:r>
      <w:r>
        <w:rPr>
          <w:rStyle w:val="1111"/>
        </w:rPr>
        <w:t xml:space="preserve">And</w:t>
      </w:r>
      <w:ins w:id="846" w:author="Derek" w:date="2026-09-28T20:12:10Z" oouserid="Derek">
        <w:r>
          <w:rPr>
            <w:rStyle w:val="1111"/>
          </w:rPr>
          <w:t xml:space="preserve">,</w:t>
        </w:r>
      </w:ins>
      <w:r>
        <w:rPr>
          <w:rStyle w:val="1111"/>
        </w:rPr>
        <w:t xml:space="preserve"> </w:t>
      </w:r>
      <w:ins w:id="847" w:author="Derek" w:date="2026-09-28T20:12:13Z" oouserid="Derek">
        <w:r>
          <w:rPr>
            <w:rStyle w:val="1111"/>
          </w:rPr>
          <w:t xml:space="preserve">“</w:t>
        </w:r>
      </w:ins>
      <w:r>
        <w:rPr>
          <w:rStyle w:val="1111"/>
        </w:rPr>
        <w:t xml:space="preserve">why art thou disquieted within me?</w:t>
      </w:r>
      <w:r>
        <w:rPr>
          <w:rStyle w:val="1111"/>
        </w:rPr>
        <w:t xml:space="preserve"> hope thou in God for I shall yet praise him, for the help</w:t>
      </w:r>
      <w:del w:id="848" w:author="Derek" w:date="2026-09-28T20:12:30Z" oouserid="Derek">
        <w:r>
          <w:rPr>
            <w:rStyle w:val="1111"/>
          </w:rPr>
          <w:delText xml:space="preserve">e</w:delText>
        </w:r>
      </w:del>
      <w:r>
        <w:rPr>
          <w:rStyle w:val="1111"/>
        </w:rPr>
        <w:t xml:space="preserve"> of his countenance</w:t>
      </w:r>
      <w:ins w:id="849" w:author="Derek" w:date="2026-09-28T20:13:55Z" oouserid="Derek">
        <w:r>
          <w:rPr>
            <w:rStyle w:val="1111"/>
          </w:rPr>
          <w:t xml:space="preserve">”</w:t>
        </w:r>
      </w:ins>
      <w:r>
        <w:rPr>
          <w:rStyle w:val="1111"/>
        </w:rPr>
        <w:t xml:space="preserve">. David</w:t>
      </w:r>
      <w:r>
        <w:rPr>
          <w:rStyle w:val="1111"/>
        </w:rPr>
        <w:t xml:space="preserve"> had enough to quiet him, and that that he ha</w:t>
      </w:r>
      <w:r>
        <w:rPr>
          <w:rStyle w:val="1111"/>
        </w:rPr>
        <w:t xml:space="preserve">d had prevailed with his judgement, but after it had prevailed</w:t>
      </w:r>
      <w:del w:id="850" w:author="Derek" w:date="2026-09-28T20:18:11Z" oouserid="Derek">
        <w:r>
          <w:rPr>
            <w:rStyle w:val="1111"/>
          </w:rPr>
          <w:delText xml:space="preserve">prevailed</w:delText>
        </w:r>
      </w:del>
      <w:r>
        <w:rPr>
          <w:rStyle w:val="1111"/>
        </w:rPr>
        <w:t xml:space="preserve"> with his judgement he could not get it further. He could not get this grace of </w:t>
      </w:r>
      <w:ins w:id="851" w:author="Derek" w:date="2026-09-28T20:18:25Z" oouserid="Derek">
        <w:r>
          <w:rPr>
            <w:rStyle w:val="1111"/>
          </w:rPr>
          <w:t xml:space="preserve">c</w:t>
        </w:r>
      </w:ins>
      <w:del w:id="852" w:author="Derek" w:date="2026-09-28T20:18:25Z" oouserid="Derek">
        <w:r>
          <w:rPr>
            <w:rStyle w:val="1111"/>
          </w:rPr>
          <w:delText xml:space="preserve">C</w:delText>
        </w:r>
      </w:del>
      <w:r>
        <w:rPr>
          <w:rStyle w:val="1111"/>
        </w:rPr>
        <w:t xml:space="preserve">ontentment to go through the whole frame of the </w:t>
      </w:r>
      <w:del w:id="853" w:author="Derek" w:date="2026-09-28T20:19:47Z" oouserid="Derek">
        <w:r>
          <w:rPr>
            <w:rStyle w:val="1111"/>
          </w:rPr>
          <w:delText xml:space="preserve">S</w:delText>
        </w:r>
      </w:del>
      <w:ins w:id="854" w:author="Derek" w:date="2026-09-28T20:19:47Z" oouserid="Derek">
        <w:r>
          <w:rPr>
            <w:rStyle w:val="1111"/>
          </w:rPr>
          <w:t xml:space="preserve">s</w:t>
        </w:r>
      </w:ins>
      <w:r>
        <w:rPr>
          <w:rStyle w:val="1111"/>
        </w:rPr>
        <w:t xml:space="preserve">oul. There is a great deal of stir sometimes to get </w:t>
      </w:r>
      <w:del w:id="855" w:author="Derek" w:date="2026-09-28T20:18:34Z" oouserid="Derek">
        <w:r>
          <w:rPr>
            <w:rStyle w:val="1111"/>
          </w:rPr>
          <w:delText xml:space="preserve">C</w:delText>
        </w:r>
      </w:del>
      <w:ins w:id="856" w:author="Derek" w:date="2026-09-28T20:18:34Z" oouserid="Derek">
        <w:r>
          <w:rPr>
            <w:rStyle w:val="1111"/>
          </w:rPr>
          <w:t xml:space="preserve">c</w:t>
        </w:r>
      </w:ins>
      <w:r>
        <w:rPr>
          <w:rStyle w:val="1111"/>
        </w:rPr>
        <w:t xml:space="preserve">ontentment</w:t>
      </w:r>
      <w:r>
        <w:rPr>
          <w:rStyle w:val="1111"/>
        </w:rPr>
        <w:t xml:space="preserve"> into their judgments, that is, </w:t>
      </w:r>
      <w:del w:id="857" w:author="Derek" w:date="2026-09-28T20:18:37Z" oouserid="Derek">
        <w:r>
          <w:rPr>
            <w:rStyle w:val="1111"/>
          </w:rPr>
          <w:delText xml:space="preserve">T</w:delText>
        </w:r>
      </w:del>
      <w:ins w:id="858" w:author="Derek" w:date="2026-09-28T20:18:38Z" oouserid="Derek">
        <w:r>
          <w:rPr>
            <w:rStyle w:val="1111"/>
          </w:rPr>
          <w:t xml:space="preserve">t</w:t>
        </w:r>
      </w:ins>
      <w:r>
        <w:rPr>
          <w:rStyle w:val="1111"/>
        </w:rPr>
        <w:t xml:space="preserve">o satisf</w:t>
      </w:r>
      <w:del w:id="859" w:author="Derek" w:date="2026-09-28T20:18:40Z" oouserid="Derek">
        <w:r>
          <w:rPr>
            <w:rStyle w:val="1111"/>
          </w:rPr>
          <w:delText xml:space="preserve">ie</w:delText>
        </w:r>
      </w:del>
      <w:ins w:id="860" w:author="Derek" w:date="2026-09-28T20:18:40Z" oouserid="Derek">
        <w:r>
          <w:rPr>
            <w:rStyle w:val="1111"/>
          </w:rPr>
          <w:t xml:space="preserve">y</w:t>
        </w:r>
      </w:ins>
      <w:r>
        <w:rPr>
          <w:rStyle w:val="1111"/>
        </w:rPr>
        <w:t xml:space="preserve"> their judgment about their condition: Come to many, that the hand of God is upon perhaps in a grievous manner, and seek to satisf</w:t>
      </w:r>
      <w:del w:id="861" w:author="Derek" w:date="2026-09-28T20:19:06Z" oouserid="Derek">
        <w:r>
          <w:rPr>
            <w:rStyle w:val="1111"/>
          </w:rPr>
          <w:delText xml:space="preserve">ie</w:delText>
        </w:r>
      </w:del>
      <w:ins w:id="862" w:author="Derek" w:date="2026-09-28T20:19:07Z" oouserid="Derek">
        <w:r>
          <w:rPr>
            <w:rStyle w:val="1111"/>
          </w:rPr>
          <w:t xml:space="preserve">y</w:t>
        </w:r>
      </w:ins>
      <w:r>
        <w:rPr>
          <w:rStyle w:val="1111"/>
        </w:rPr>
        <w:t xml:space="preserve"> them, and te</w:t>
      </w:r>
      <w:ins w:id="863" w:author="Derek" w:date="2026-09-28T20:19:11Z" oouserid="Derek">
        <w:r>
          <w:rPr>
            <w:rStyle w:val="1111"/>
          </w:rPr>
          <w:t xml:space="preserve">l</w:t>
        </w:r>
      </w:ins>
      <w:r>
        <w:rPr>
          <w:rStyle w:val="1111"/>
        </w:rPr>
        <w:t xml:space="preserve">l them that there is no such cause to be disquieted, O not such cau</w:t>
      </w:r>
      <w:r>
        <w:rPr>
          <w:rStyle w:val="1111"/>
        </w:rPr>
        <w:t xml:space="preserve">se saith the troubled spirit! O then there is no cause that any should be disquieted; there was never any such affliction as I have! and a hundred things they have to put off what is said to them, so as you cannot so much as get into their judgments to </w:t>
      </w:r>
      <w:ins w:id="864" w:author="Derek" w:date="2026-09-28T20:30:04Z" oouserid="Derek">
        <w:r>
          <w:rPr>
            <w:rStyle w:val="1111"/>
          </w:rPr>
          <w:t xml:space="preserve">satsify </w:t>
        </w:r>
      </w:ins>
      <w:del w:id="865" w:author="Derek" w:date="2026-09-28T20:30:00Z" oouserid="Derek">
        <w:r>
          <w:rPr>
            <w:rStyle w:val="1111"/>
          </w:rPr>
          <w:delText xml:space="preserve">satsatisfies</w:delText>
        </w:r>
      </w:del>
      <w:del w:id="866" w:author="Derek" w:date="2026-09-28T20:30:00Z" oouserid="Derek">
        <w:r>
          <w:rPr>
            <w:rStyle w:val="1111"/>
          </w:rPr>
          <w:delText xml:space="preserve">isfie </w:delText>
        </w:r>
      </w:del>
      <w:r>
        <w:rPr>
          <w:rStyle w:val="1111"/>
        </w:rPr>
        <w:t xml:space="preserve">them; but there is a great deal of hope of </w:t>
      </w:r>
      <w:del w:id="867" w:author="Derek" w:date="2026-09-28T20:30:11Z" oouserid="Derek">
        <w:r>
          <w:rPr>
            <w:rStyle w:val="1111"/>
          </w:rPr>
          <w:delText xml:space="preserve">C</w:delText>
        </w:r>
      </w:del>
      <w:ins w:id="868" w:author="Derek" w:date="2026-09-28T20:30:11Z" oouserid="Derek">
        <w:r>
          <w:rPr>
            <w:rStyle w:val="1111"/>
          </w:rPr>
          <w:t xml:space="preserve">c</w:t>
        </w:r>
      </w:ins>
      <w:r>
        <w:rPr>
          <w:rStyle w:val="1111"/>
        </w:rPr>
        <w:t xml:space="preserve">ontentment if once your judgments come to be </w:t>
      </w:r>
      <w:del w:id="869" w:author="Derek" w:date="2026-09-28T20:30:16Z" oouserid="Derek">
        <w:r>
          <w:rPr>
            <w:rStyle w:val="1111"/>
          </w:rPr>
          <w:delText xml:space="preserve">satisfied</w:delText>
        </w:r>
      </w:del>
      <w:ins w:id="870" w:author="Derek" w:date="2026-09-28T20:30:23Z" oouserid="Derek">
        <w:r>
          <w:rPr>
            <w:rStyle w:val="1111"/>
          </w:rPr>
          <w:t xml:space="preserve">satisfied</w:t>
        </w:r>
      </w:ins>
      <w:r>
        <w:rPr>
          <w:rStyle w:val="1111"/>
        </w:rPr>
        <w:t xml:space="preserve">, that you can sit down and say in your judgments, </w:t>
      </w:r>
      <w:ins w:id="871" w:author="Derek" w:date="2026-09-28T20:30:37Z" oouserid="Derek">
        <w:r>
          <w:rPr>
            <w:rStyle w:val="1111"/>
          </w:rPr>
          <w:t xml:space="preserve">“</w:t>
        </w:r>
      </w:ins>
      <w:r>
        <w:rPr>
          <w:rStyle w:val="1111"/>
        </w:rPr>
        <w:t xml:space="preserve">I see cause to be contented</w:t>
      </w:r>
      <w:ins w:id="872" w:author="Derek" w:date="2026-09-28T20:30:40Z" oouserid="Derek">
        <w:r>
          <w:rPr>
            <w:rStyle w:val="1111"/>
          </w:rPr>
          <w:t xml:space="preserve">”</w:t>
        </w:r>
      </w:ins>
      <w:r>
        <w:rPr>
          <w:rStyle w:val="1111"/>
        </w:rPr>
        <w:t xml:space="preserve">; but though you have gotten thus far, yet you may have much to do with y</w:t>
      </w:r>
      <w:r>
        <w:rPr>
          <w:rStyle w:val="1111"/>
        </w:rPr>
        <w:t xml:space="preserve">our hearts afterward: for there is such unruliness</w:t>
      </w:r>
      <w:del w:id="873" w:author="Derek" w:date="2026-09-28T20:30:56Z" oouserid="Derek">
        <w:r>
          <w:rPr>
            <w:rStyle w:val="1111"/>
          </w:rPr>
          <w:delText xml:space="preserve">unrulinesse</w:delText>
        </w:r>
      </w:del>
      <w:r>
        <w:rPr>
          <w:rStyle w:val="1111"/>
        </w:rPr>
        <w:t xml:space="preserve"> in our thoughts and affections, that our judgments are not able </w:t>
      </w:r>
      <w:del w:id="874" w:author="Derek" w:date="2026-09-28T20:31:03Z" oouserid="Derek">
        <w:r>
          <w:rPr>
            <w:rStyle w:val="1111"/>
          </w:rPr>
          <w:delText xml:space="preserve">alwaies </w:delText>
        </w:r>
      </w:del>
      <w:ins w:id="875" w:author="Derek" w:date="2026-09-28T20:31:05Z" oouserid="Derek">
        <w:r>
          <w:rPr>
            <w:rStyle w:val="1111"/>
          </w:rPr>
          <w:t xml:space="preserve">always </w:t>
        </w:r>
      </w:ins>
      <w:r>
        <w:rPr>
          <w:rStyle w:val="1111"/>
        </w:rPr>
        <w:t xml:space="preserve">to rule our thoughts and affections, and that makes me to say, </w:t>
      </w:r>
      <w:ins w:id="876" w:author="Derek" w:date="2026-09-28T20:31:15Z" oouserid="Derek">
        <w:r>
          <w:rPr>
            <w:rStyle w:val="1111"/>
          </w:rPr>
          <w:t xml:space="preserve">t</w:t>
        </w:r>
      </w:ins>
      <w:del w:id="877" w:author="Derek" w:date="2026-09-28T20:31:14Z" oouserid="Derek">
        <w:r>
          <w:rPr>
            <w:rStyle w:val="1111"/>
          </w:rPr>
          <w:delText xml:space="preserve">T</w:delText>
        </w:r>
      </w:del>
      <w:r>
        <w:rPr>
          <w:rStyle w:val="1111"/>
        </w:rPr>
        <w:t xml:space="preserve">hat </w:t>
      </w:r>
      <w:del w:id="878" w:author="Derek" w:date="2026-09-28T20:31:17Z" oouserid="Derek">
        <w:r>
          <w:rPr>
            <w:rStyle w:val="1111"/>
          </w:rPr>
          <w:delText xml:space="preserve">C</w:delText>
        </w:r>
      </w:del>
      <w:ins w:id="879" w:author="Derek" w:date="2026-09-28T20:31:17Z" oouserid="Derek">
        <w:r>
          <w:rPr>
            <w:rStyle w:val="1111"/>
          </w:rPr>
          <w:t xml:space="preserve">c</w:t>
        </w:r>
      </w:ins>
      <w:r>
        <w:rPr>
          <w:rStyle w:val="1111"/>
        </w:rPr>
        <w:t xml:space="preserve">ontentment is an inward, quiet, gracious frame of Spirit, that </w:t>
      </w:r>
      <w:r>
        <w:rPr>
          <w:rStyle w:val="1111"/>
        </w:rPr>
        <w:t xml:space="preserve">is, the whol</w:t>
      </w:r>
      <w:ins w:id="880" w:author="Derek" w:date="2026-09-28T20:31:23Z" oouserid="Derek">
        <w:r>
          <w:rPr>
            <w:rStyle w:val="1111"/>
          </w:rPr>
          <w:t xml:space="preserve">e</w:t>
        </w:r>
      </w:ins>
      <w:r>
        <w:rPr>
          <w:rStyle w:val="1111"/>
        </w:rPr>
        <w:t xml:space="preserve"> </w:t>
      </w:r>
      <w:del w:id="881" w:author="Derek" w:date="2026-09-28T20:31:24Z" oouserid="Derek">
        <w:r>
          <w:rPr>
            <w:rStyle w:val="1111"/>
          </w:rPr>
          <w:delText xml:space="preserve">S</w:delText>
        </w:r>
      </w:del>
      <w:ins w:id="882" w:author="Derek" w:date="2026-09-28T20:31:24Z" oouserid="Derek">
        <w:r>
          <w:rPr>
            <w:rStyle w:val="1111"/>
          </w:rPr>
          <w:t xml:space="preserve">s</w:t>
        </w:r>
      </w:ins>
      <w:r>
        <w:rPr>
          <w:rStyle w:val="1111"/>
        </w:rPr>
        <w:t xml:space="preserve">oul, </w:t>
      </w:r>
      <w:del w:id="883" w:author="Derek" w:date="2026-09-28T20:31:26Z" oouserid="Derek">
        <w:r>
          <w:rPr>
            <w:rStyle w:val="1111"/>
          </w:rPr>
          <w:delText xml:space="preserve">J</w:delText>
        </w:r>
      </w:del>
      <w:ins w:id="884" w:author="Derek" w:date="2026-09-28T20:31:27Z" oouserid="Derek">
        <w:r>
          <w:rPr>
            <w:rStyle w:val="1111"/>
          </w:rPr>
          <w:t xml:space="preserve">j</w:t>
        </w:r>
      </w:ins>
      <w:r>
        <w:rPr>
          <w:rStyle w:val="1111"/>
        </w:rPr>
        <w:t xml:space="preserve">udgment, </w:t>
      </w:r>
      <w:del w:id="885" w:author="Derek" w:date="2026-09-28T20:31:29Z" oouserid="Derek">
        <w:r>
          <w:rPr>
            <w:rStyle w:val="1111"/>
          </w:rPr>
          <w:delText xml:space="preserve">T</w:delText>
        </w:r>
      </w:del>
      <w:ins w:id="886" w:author="Derek" w:date="2026-09-28T20:31:29Z" oouserid="Derek">
        <w:r>
          <w:rPr>
            <w:rStyle w:val="1111"/>
          </w:rPr>
          <w:t xml:space="preserve">t</w:t>
        </w:r>
      </w:ins>
      <w:r>
        <w:rPr>
          <w:rStyle w:val="1111"/>
        </w:rPr>
        <w:t xml:space="preserve">houghts, </w:t>
      </w:r>
      <w:del w:id="887" w:author="Derek" w:date="2026-09-28T20:31:31Z" oouserid="Derek">
        <w:r>
          <w:rPr>
            <w:rStyle w:val="1111"/>
          </w:rPr>
          <w:delText xml:space="preserve">W</w:delText>
        </w:r>
      </w:del>
      <w:ins w:id="888" w:author="Derek" w:date="2026-09-28T20:31:32Z" oouserid="Derek">
        <w:r>
          <w:rPr>
            <w:rStyle w:val="1111"/>
          </w:rPr>
          <w:t xml:space="preserve">w</w:t>
        </w:r>
      </w:ins>
      <w:r>
        <w:rPr>
          <w:rStyle w:val="1111"/>
        </w:rPr>
        <w:t xml:space="preserve">ill, </w:t>
      </w:r>
      <w:del w:id="889" w:author="Derek" w:date="2026-09-28T20:31:35Z" oouserid="Derek">
        <w:r>
          <w:rPr>
            <w:rStyle w:val="1111"/>
          </w:rPr>
          <w:delText xml:space="preserve">A</w:delText>
        </w:r>
      </w:del>
      <w:ins w:id="890" w:author="Derek" w:date="2026-09-28T20:31:35Z" oouserid="Derek">
        <w:r>
          <w:rPr>
            <w:rStyle w:val="1111"/>
          </w:rPr>
          <w:t xml:space="preserve">a</w:t>
        </w:r>
      </w:ins>
      <w:r>
        <w:rPr>
          <w:rStyle w:val="1111"/>
        </w:rPr>
        <w:t xml:space="preserve">ffections and all are satisfied and quiet. I suppose in the very opening this, you begin to see it is a lesson that you had need learn, and it is not a thing soon got, if </w:t>
      </w:r>
      <w:del w:id="891" w:author="Derek" w:date="2026-09-28T20:31:53Z" oouserid="Derek">
        <w:r>
          <w:rPr>
            <w:rStyle w:val="1111"/>
          </w:rPr>
          <w:delText xml:space="preserve">C</w:delText>
        </w:r>
      </w:del>
      <w:ins w:id="892" w:author="Derek" w:date="2026-09-28T20:31:53Z" oouserid="Derek">
        <w:r>
          <w:rPr>
            <w:rStyle w:val="1111"/>
          </w:rPr>
          <w:t xml:space="preserve">c</w:t>
        </w:r>
      </w:ins>
      <w:r>
        <w:rPr>
          <w:rStyle w:val="1111"/>
        </w:rPr>
        <w:t xml:space="preserve">ontentment be such a thing as this is.</w:t>
      </w:r>
      <w:r/>
    </w:p>
    <w:p>
      <w:pPr>
        <w:pStyle w:val="1132"/>
        <w:pBdr/>
        <w:spacing/>
        <w:ind/>
        <w:rPr/>
      </w:pPr>
      <w:r/>
      <w:bookmarkStart w:id="30" w:name="W12-12-article_2"/>
      <w:r/>
      <w:bookmarkEnd w:id="30"/>
      <w:r>
        <w:rPr>
          <w:rStyle w:val="1111"/>
        </w:rPr>
        <w:t xml:space="preserve">The Second thing is this, which is very observable, </w:t>
      </w:r>
      <w:del w:id="893" w:author="Derek" w:date="2026-09-28T20:32:04Z" oouserid="Derek">
        <w:r>
          <w:rPr>
            <w:rStyle w:val="1111"/>
          </w:rPr>
          <w:delText xml:space="preserve">T</w:delText>
        </w:r>
      </w:del>
      <w:ins w:id="894" w:author="Derek" w:date="2026-09-28T20:32:05Z" oouserid="Derek">
        <w:r>
          <w:rPr>
            <w:rStyle w:val="1111"/>
          </w:rPr>
          <w:t xml:space="preserve">t</w:t>
        </w:r>
      </w:ins>
      <w:r>
        <w:rPr>
          <w:rStyle w:val="1111"/>
        </w:rPr>
        <w:t xml:space="preserve">hat spiritual contentment comes from the frame of the </w:t>
      </w:r>
      <w:del w:id="895" w:author="Derek" w:date="2026-09-28T20:32:09Z" oouserid="Derek">
        <w:r>
          <w:rPr>
            <w:rStyle w:val="1111"/>
          </w:rPr>
          <w:delText xml:space="preserve">S</w:delText>
        </w:r>
      </w:del>
      <w:ins w:id="896" w:author="Derek" w:date="2026-09-28T20:32:09Z" oouserid="Derek">
        <w:r>
          <w:rPr>
            <w:rStyle w:val="1111"/>
          </w:rPr>
          <w:t xml:space="preserve">s</w:t>
        </w:r>
      </w:ins>
      <w:r>
        <w:rPr>
          <w:rStyle w:val="1111"/>
        </w:rPr>
        <w:t xml:space="preserve">oul.</w:t>
      </w:r>
      <w:r>
        <w:rPr>
          <w:rStyle w:val="1111"/>
        </w:rPr>
        <w:t xml:space="preserve"> A man or woman that is contented in a right way, their </w:t>
      </w:r>
      <w:del w:id="897" w:author="Derek" w:date="2026-09-28T20:32:15Z" oouserid="Derek">
        <w:r>
          <w:rPr>
            <w:rStyle w:val="1111"/>
          </w:rPr>
          <w:delText xml:space="preserve">C</w:delText>
        </w:r>
      </w:del>
      <w:ins w:id="898" w:author="Derek" w:date="2026-09-28T20:32:15Z" oouserid="Derek">
        <w:r>
          <w:rPr>
            <w:rStyle w:val="1111"/>
          </w:rPr>
          <w:t xml:space="preserve">c</w:t>
        </w:r>
      </w:ins>
      <w:r>
        <w:rPr>
          <w:rStyle w:val="1111"/>
        </w:rPr>
        <w:t xml:space="preserve">ontentment do</w:t>
      </w:r>
      <w:del w:id="899" w:author="Derek" w:date="2026-09-28T20:32:18Z" oouserid="Derek">
        <w:r>
          <w:rPr>
            <w:rStyle w:val="1111"/>
          </w:rPr>
          <w:delText xml:space="preserve">th</w:delText>
        </w:r>
      </w:del>
      <w:ins w:id="900" w:author="Derek" w:date="2026-09-28T20:32:20Z" oouserid="Derek">
        <w:r>
          <w:rPr>
            <w:rStyle w:val="1111"/>
          </w:rPr>
          <w:t xml:space="preserve">es</w:t>
        </w:r>
      </w:ins>
      <w:r>
        <w:rPr>
          <w:rStyle w:val="1111"/>
        </w:rPr>
        <w:t xml:space="preserve"> not so much come from outward arguments, o</w:t>
      </w:r>
      <w:r>
        <w:rPr>
          <w:rStyle w:val="1111"/>
        </w:rPr>
        <w:t xml:space="preserve">r any outward thing that helps them to be content, as it do</w:t>
      </w:r>
      <w:del w:id="901" w:author="Derek" w:date="2026-09-28T20:32:29Z" oouserid="Derek">
        <w:r>
          <w:rPr>
            <w:rStyle w:val="1111"/>
          </w:rPr>
          <w:delText xml:space="preserve">th</w:delText>
        </w:r>
      </w:del>
      <w:ins w:id="902" w:author="Derek" w:date="2026-09-28T20:32:30Z" oouserid="Derek">
        <w:r>
          <w:rPr>
            <w:rStyle w:val="1111"/>
          </w:rPr>
          <w:t xml:space="preserve">es</w:t>
        </w:r>
      </w:ins>
      <w:r>
        <w:rPr>
          <w:rStyle w:val="1111"/>
        </w:rPr>
        <w:t xml:space="preserve"> from the disposition of their own hearts; It is the disposition of their own hearts that causes this </w:t>
      </w:r>
      <w:del w:id="903" w:author="Derek" w:date="2026-09-28T20:32:39Z" oouserid="Derek">
        <w:r>
          <w:rPr>
            <w:rStyle w:val="1111"/>
          </w:rPr>
          <w:delText xml:space="preserve">C</w:delText>
        </w:r>
      </w:del>
      <w:ins w:id="904" w:author="Derek" w:date="2026-09-28T20:32:39Z" oouserid="Derek">
        <w:r>
          <w:rPr>
            <w:rStyle w:val="1111"/>
          </w:rPr>
          <w:t xml:space="preserve">c</w:t>
        </w:r>
      </w:ins>
      <w:r>
        <w:rPr>
          <w:rStyle w:val="1111"/>
        </w:rPr>
        <w:t xml:space="preserve">ontentment; that brings forth this gracious </w:t>
      </w:r>
      <w:del w:id="905" w:author="Derek" w:date="2026-09-28T20:32:43Z" oouserid="Derek">
        <w:r>
          <w:rPr>
            <w:rStyle w:val="1111"/>
          </w:rPr>
          <w:delText xml:space="preserve">C</w:delText>
        </w:r>
      </w:del>
      <w:ins w:id="906" w:author="Derek" w:date="2026-09-28T20:32:44Z" oouserid="Derek">
        <w:r>
          <w:rPr>
            <w:rStyle w:val="1111"/>
          </w:rPr>
          <w:t xml:space="preserve">c</w:t>
        </w:r>
      </w:ins>
      <w:r>
        <w:rPr>
          <w:rStyle w:val="1111"/>
        </w:rPr>
        <w:t xml:space="preserve">ontentment rather than any external thing that </w:t>
      </w:r>
      <w:r/>
    </w:p>
    <w:p>
      <w:pPr>
        <w:pStyle w:val="1132"/>
        <w:pBdr/>
        <w:spacing/>
        <w:ind/>
        <w:rPr/>
      </w:pPr>
      <w:r/>
      <w:bookmarkStart w:id="30" w:name="anchor-35"/>
      <w:r/>
      <w:bookmarkEnd w:id="30"/>
      <w:r>
        <w:rPr>
          <w:rStyle w:val="1111"/>
        </w:rPr>
        <w:t xml:space="preserve">Page</w:t>
      </w:r>
      <w:r>
        <w:rPr>
          <w:rStyle w:val="1111"/>
        </w:rPr>
        <w:t xml:space="preserve"> 12</w:t>
      </w:r>
      <w:r/>
    </w:p>
    <w:p>
      <w:pPr>
        <w:pStyle w:val="1132"/>
        <w:pBdr/>
        <w:spacing/>
        <w:ind/>
        <w:rPr/>
      </w:pPr>
      <w:r/>
      <w:bookmarkStart w:id="31" w:name="anchor-36"/>
      <w:r/>
      <w:bookmarkEnd w:id="31"/>
      <w:r>
        <w:rPr>
          <w:rStyle w:val="1111"/>
        </w:rPr>
        <w:t xml:space="preserve">do</w:t>
      </w:r>
      <w:del w:id="907" w:author="Derek" w:date="2026-09-30T14:00:28Z" oouserid="Derek">
        <w:r>
          <w:rPr>
            <w:rStyle w:val="1111"/>
          </w:rPr>
          <w:delText xml:space="preserve">th</w:delText>
        </w:r>
      </w:del>
      <w:ins w:id="908" w:author="Derek" w:date="2026-09-30T14:00:29Z" oouserid="Derek">
        <w:r>
          <w:rPr>
            <w:rStyle w:val="1111"/>
          </w:rPr>
          <w:t xml:space="preserve">es</w:t>
        </w:r>
      </w:ins>
      <w:r>
        <w:rPr>
          <w:rStyle w:val="1111"/>
        </w:rPr>
        <w:t xml:space="preserve"> it; as thus I would open my</w:t>
      </w:r>
      <w:del w:id="909" w:author="Derek" w:date="2026-09-30T14:00:35Z" oouserid="Derek">
        <w:r>
          <w:rPr>
            <w:rStyle w:val="1111"/>
          </w:rPr>
          <w:delText xml:space="preserve"> </w:delText>
        </w:r>
      </w:del>
      <w:r>
        <w:rPr>
          <w:rStyle w:val="1111"/>
        </w:rPr>
        <w:t xml:space="preserve">self, one that is disquieted, s</w:t>
      </w:r>
      <w:r>
        <w:rPr>
          <w:rStyle w:val="1111"/>
        </w:rPr>
        <w:t xml:space="preserve">uppose a child, or man, or woman, if you come and bring them some great matter to please them, that perhaps will quiet them, and they will be contented; it is the thing you bring them that quiets them, but it is not the disposition of their own spirits, no</w:t>
      </w:r>
      <w:r>
        <w:rPr>
          <w:rStyle w:val="1111"/>
        </w:rPr>
        <w:t xml:space="preserve">t from any good temper that there is in their own hearts: but from some external thing that is brought them: but when a Christian is contented in a right way, the quiet do</w:t>
      </w:r>
      <w:ins w:id="910" w:author="Derek" w:date="2026-09-30T14:01:35Z" oouserid="Derek">
        <w:r>
          <w:rPr>
            <w:rStyle w:val="1111"/>
          </w:rPr>
          <w:t xml:space="preserve">es</w:t>
        </w:r>
      </w:ins>
      <w:del w:id="911" w:author="Derek" w:date="2026-09-30T14:01:36Z" oouserid="Derek">
        <w:r>
          <w:rPr>
            <w:rStyle w:val="1111"/>
          </w:rPr>
          <w:delText xml:space="preserve">th</w:delText>
        </w:r>
      </w:del>
      <w:r>
        <w:rPr>
          <w:rStyle w:val="1111"/>
        </w:rPr>
        <w:t xml:space="preserve"> come more from the inward temper and disposition of their own hearts than from any</w:t>
      </w:r>
      <w:r>
        <w:rPr>
          <w:rStyle w:val="1111"/>
        </w:rPr>
        <w:t xml:space="preserve"> external arguments, or possession of any thing in the world. I would yet open this further to you in this </w:t>
      </w:r>
      <w:del w:id="912" w:author="Derek" w:date="2026-09-30T14:01:50Z" oouserid="Derek">
        <w:r>
          <w:rPr>
            <w:rStyle w:val="1111"/>
          </w:rPr>
          <w:delText xml:space="preserve">S</w:delText>
        </w:r>
      </w:del>
      <w:ins w:id="913" w:author="Derek" w:date="2026-09-30T14:01:50Z" oouserid="Derek">
        <w:r>
          <w:rPr>
            <w:rStyle w:val="1111"/>
          </w:rPr>
          <w:t xml:space="preserve">s</w:t>
        </w:r>
      </w:ins>
      <w:r>
        <w:rPr>
          <w:rStyle w:val="1111"/>
        </w:rPr>
        <w:t xml:space="preserve">imilitude. The being content upon some external thing, it is like the warming of a mans clo</w:t>
      </w:r>
      <w:del w:id="914" w:author="Derek" w:date="2026-09-30T14:02:20Z" oouserid="Derek">
        <w:r>
          <w:rPr>
            <w:rStyle w:val="1111"/>
          </w:rPr>
          <w:delText xml:space="preserve">a</w:delText>
        </w:r>
      </w:del>
      <w:r>
        <w:rPr>
          <w:rStyle w:val="1111"/>
        </w:rPr>
        <w:t xml:space="preserve">th</w:t>
      </w:r>
      <w:del w:id="915" w:author="Derek" w:date="2026-09-30T14:03:07Z" oouserid="Derek">
        <w:r>
          <w:rPr>
            <w:rStyle w:val="1111"/>
          </w:rPr>
          <w:delText xml:space="preserve">e</w:delText>
        </w:r>
      </w:del>
      <w:r>
        <w:rPr>
          <w:rStyle w:val="1111"/>
        </w:rPr>
        <w:t xml:space="preserve">s by the fire; but being content by the inward disp</w:t>
      </w:r>
      <w:r>
        <w:rPr>
          <w:rStyle w:val="1111"/>
        </w:rPr>
        <w:t xml:space="preserve">osition of the soul, it is like the warmth that a mans clo</w:t>
      </w:r>
      <w:del w:id="916" w:author="Derek" w:date="2026-09-30T14:02:29Z" oouserid="Derek">
        <w:r>
          <w:rPr>
            <w:rStyle w:val="1111"/>
          </w:rPr>
          <w:delText xml:space="preserve">a</w:delText>
        </w:r>
      </w:del>
      <w:r>
        <w:rPr>
          <w:rStyle w:val="1111"/>
        </w:rPr>
        <w:t xml:space="preserve">th</w:t>
      </w:r>
      <w:del w:id="917" w:author="Derek" w:date="2026-09-30T14:03:09Z" oouserid="Derek">
        <w:r>
          <w:rPr>
            <w:rStyle w:val="1111"/>
          </w:rPr>
          <w:delText xml:space="preserve">e</w:delText>
        </w:r>
      </w:del>
      <w:r>
        <w:rPr>
          <w:rStyle w:val="1111"/>
        </w:rPr>
        <w:t xml:space="preserve">s ha</w:t>
      </w:r>
      <w:ins w:id="918" w:author="Derek" w:date="2026-09-30T14:02:31Z" oouserid="Derek">
        <w:r>
          <w:rPr>
            <w:rStyle w:val="1111"/>
          </w:rPr>
          <w:t xml:space="preserve">s</w:t>
        </w:r>
      </w:ins>
      <w:del w:id="919" w:author="Derek" w:date="2026-09-30T14:02:32Z" oouserid="Derek">
        <w:r>
          <w:rPr>
            <w:rStyle w:val="1111"/>
          </w:rPr>
          <w:delText xml:space="preserve">th</w:delText>
        </w:r>
      </w:del>
      <w:r>
        <w:rPr>
          <w:rStyle w:val="1111"/>
        </w:rPr>
        <w:t xml:space="preserve"> from the natural heat of his body: A man that is of a health</w:t>
      </w:r>
      <w:ins w:id="920" w:author="Derek" w:date="2026-09-30T14:02:39Z" oouserid="Derek">
        <w:r>
          <w:rPr>
            <w:rStyle w:val="1111"/>
          </w:rPr>
          <w:t xml:space="preserve">y</w:t>
        </w:r>
      </w:ins>
      <w:del w:id="921" w:author="Derek" w:date="2026-09-30T14:02:43Z" oouserid="Derek">
        <w:r>
          <w:rPr>
            <w:rStyle w:val="1111"/>
          </w:rPr>
          <w:delText xml:space="preserve">ful</w:delText>
        </w:r>
      </w:del>
      <w:r>
        <w:rPr>
          <w:rStyle w:val="1111"/>
        </w:rPr>
        <w:t xml:space="preserve"> body, he puts on his clo</w:t>
      </w:r>
      <w:del w:id="922" w:author="Derek" w:date="2026-09-30T14:02:46Z" oouserid="Derek">
        <w:r>
          <w:rPr>
            <w:rStyle w:val="1111"/>
          </w:rPr>
          <w:delText xml:space="preserve">a</w:delText>
        </w:r>
      </w:del>
      <w:r>
        <w:rPr>
          <w:rStyle w:val="1111"/>
        </w:rPr>
        <w:t xml:space="preserve">th</w:t>
      </w:r>
      <w:del w:id="923" w:author="Derek" w:date="2026-09-30T14:03:12Z" oouserid="Derek">
        <w:r>
          <w:rPr>
            <w:rStyle w:val="1111"/>
          </w:rPr>
          <w:delText xml:space="preserve">e</w:delText>
        </w:r>
      </w:del>
      <w:r>
        <w:rPr>
          <w:rStyle w:val="1111"/>
        </w:rPr>
        <w:t xml:space="preserve">s, and perhaps when he puts them on at the first in a cold morning he feels his clo</w:t>
      </w:r>
      <w:del w:id="924" w:author="Derek" w:date="2026-09-30T14:03:17Z" oouserid="Derek">
        <w:r>
          <w:rPr>
            <w:rStyle w:val="1111"/>
          </w:rPr>
          <w:delText xml:space="preserve">a</w:delText>
        </w:r>
      </w:del>
      <w:r>
        <w:rPr>
          <w:rStyle w:val="1111"/>
        </w:rPr>
        <w:t xml:space="preserve">th</w:t>
      </w:r>
      <w:del w:id="925" w:author="Derek" w:date="2026-09-30T14:03:18Z" oouserid="Derek">
        <w:r>
          <w:rPr>
            <w:rStyle w:val="1111"/>
          </w:rPr>
          <w:delText xml:space="preserve">e</w:delText>
        </w:r>
      </w:del>
      <w:r>
        <w:rPr>
          <w:rStyle w:val="1111"/>
        </w:rPr>
        <w:t xml:space="preserve">s cold; </w:t>
      </w:r>
      <w:r>
        <w:rPr>
          <w:rStyle w:val="1111"/>
        </w:rPr>
        <w:t xml:space="preserve">but after he hath them on a little while, they are warm; why how come they warm? they came not </w:t>
      </w:r>
      <w:del w:id="926" w:author="Derek" w:date="2026-09-30T14:03:28Z" oouserid="Derek">
        <w:r>
          <w:rPr>
            <w:rStyle w:val="1111"/>
          </w:rPr>
          <w:delText xml:space="preserve">nigh</w:delText>
        </w:r>
      </w:del>
      <w:ins w:id="927" w:author="Derek" w:date="2026-09-30T14:03:32Z" oouserid="Derek">
        <w:r>
          <w:rPr>
            <w:rStyle w:val="1111"/>
          </w:rPr>
          <w:t xml:space="preserve">near</w:t>
        </w:r>
      </w:ins>
      <w:r>
        <w:rPr>
          <w:rStyle w:val="1111"/>
        </w:rPr>
        <w:t xml:space="preserve"> the fire</w:t>
      </w:r>
      <w:del w:id="928" w:author="Derek" w:date="2026-09-30T14:03:42Z" oouserid="Derek">
        <w:r>
          <w:rPr>
            <w:rStyle w:val="1111"/>
          </w:rPr>
          <w:delText xml:space="preserve">:</w:delText>
        </w:r>
      </w:del>
      <w:ins w:id="929" w:author="Derek" w:date="2026-09-30T14:05:47Z" oouserid="Derek">
        <w:r>
          <w:rPr>
            <w:rStyle w:val="1111"/>
          </w:rPr>
          <w:t xml:space="preserve">:</w:t>
        </w:r>
      </w:ins>
      <w:r>
        <w:rPr>
          <w:rStyle w:val="1111"/>
        </w:rPr>
        <w:t xml:space="preserve"> No, but it came from the natural heat of his body. Now a sickly man that ha</w:t>
      </w:r>
      <w:ins w:id="930" w:author="Derek" w:date="2026-09-30T14:03:52Z" oouserid="Derek">
        <w:r>
          <w:rPr>
            <w:rStyle w:val="1111"/>
          </w:rPr>
          <w:t xml:space="preserve">s</w:t>
        </w:r>
      </w:ins>
      <w:del w:id="931" w:author="Derek" w:date="2026-09-30T14:03:53Z" oouserid="Derek">
        <w:r>
          <w:rPr>
            <w:rStyle w:val="1111"/>
          </w:rPr>
          <w:delText xml:space="preserve">th</w:delText>
        </w:r>
      </w:del>
      <w:r>
        <w:rPr>
          <w:rStyle w:val="1111"/>
        </w:rPr>
        <w:t xml:space="preserve"> his natural heat decayed, if he put on his clo</w:t>
      </w:r>
      <w:del w:id="932" w:author="Derek" w:date="2026-09-30T14:03:57Z" oouserid="Derek">
        <w:r>
          <w:rPr>
            <w:rStyle w:val="1111"/>
          </w:rPr>
          <w:delText xml:space="preserve">a</w:delText>
        </w:r>
      </w:del>
      <w:r>
        <w:rPr>
          <w:rStyle w:val="1111"/>
        </w:rPr>
        <w:t xml:space="preserve">th</w:t>
      </w:r>
      <w:del w:id="933" w:author="Derek" w:date="2026-09-30T14:03:58Z" oouserid="Derek">
        <w:r>
          <w:rPr>
            <w:rStyle w:val="1111"/>
          </w:rPr>
          <w:delText xml:space="preserve">e</w:delText>
        </w:r>
      </w:del>
      <w:r>
        <w:rPr>
          <w:rStyle w:val="1111"/>
        </w:rPr>
        <w:t xml:space="preserve">s cold, they will</w:t>
      </w:r>
      <w:r>
        <w:rPr>
          <w:rStyle w:val="1111"/>
        </w:rPr>
        <w:t xml:space="preserve"> not be hot in a long time, but he must have them warmed by the fire, and then they will quickly be cold again; So this will </w:t>
      </w:r>
      <w:del w:id="934" w:author="Derek" w:date="2026-09-30T14:04:22Z" oouserid="Derek">
        <w:r>
          <w:rPr>
            <w:rStyle w:val="1111"/>
          </w:rPr>
          <w:delText xml:space="preserve">difference </w:delText>
        </w:r>
      </w:del>
      <w:ins w:id="935" w:author="Derek" w:date="2026-09-30T14:04:25Z" oouserid="Derek">
        <w:r>
          <w:rPr>
            <w:rStyle w:val="1111"/>
          </w:rPr>
          <w:t xml:space="preserve">differentiate </w:t>
        </w:r>
      </w:ins>
      <w:r>
        <w:rPr>
          <w:rStyle w:val="1111"/>
        </w:rPr>
        <w:t xml:space="preserve">the </w:t>
      </w:r>
      <w:del w:id="936" w:author="Derek" w:date="2026-09-30T14:04:14Z" oouserid="Derek">
        <w:r>
          <w:rPr>
            <w:rStyle w:val="1111"/>
          </w:rPr>
          <w:delText xml:space="preserve">C</w:delText>
        </w:r>
      </w:del>
      <w:ins w:id="937" w:author="Derek" w:date="2026-09-30T14:04:14Z" oouserid="Derek">
        <w:r>
          <w:rPr>
            <w:rStyle w:val="1111"/>
          </w:rPr>
          <w:t xml:space="preserve">c</w:t>
        </w:r>
      </w:ins>
      <w:r>
        <w:rPr>
          <w:rStyle w:val="1111"/>
        </w:rPr>
        <w:t xml:space="preserve">ontentments of men. There are some men now that are very gracious, and when an affliction comes upon them, indeed a</w:t>
      </w:r>
      <w:r>
        <w:rPr>
          <w:rStyle w:val="1111"/>
        </w:rPr>
        <w:t xml:space="preserve">t first it seems to be a little cold, but after it hath been on a while, the very temper of their hearts being gracious it makes their afflictions eas</w:t>
      </w:r>
      <w:del w:id="938" w:author="Derek" w:date="2026-09-30T14:04:54Z" oouserid="Derek">
        <w:r>
          <w:rPr>
            <w:rStyle w:val="1111"/>
          </w:rPr>
          <w:delText xml:space="preserve">i</w:delText>
        </w:r>
      </w:del>
      <w:r>
        <w:rPr>
          <w:rStyle w:val="1111"/>
        </w:rPr>
        <w:t xml:space="preserve">e, and makes them to be quiet under it, and not to complain of any discontentment. But now you shall ha</w:t>
      </w:r>
      <w:r>
        <w:rPr>
          <w:rStyle w:val="1111"/>
        </w:rPr>
        <w:t xml:space="preserve">ve others that have an affliction upon them, that have not this good temper in their hearts, their afflictions are very cold upon them and grievous</w:t>
      </w:r>
      <w:del w:id="939" w:author="Derek" w:date="2026-09-30T14:05:25Z" oouserid="Derek">
        <w:r>
          <w:rPr>
            <w:rStyle w:val="1111"/>
          </w:rPr>
          <w:delText xml:space="preserve">greivous</w:delText>
        </w:r>
      </w:del>
      <w:r>
        <w:rPr>
          <w:rStyle w:val="1111"/>
        </w:rPr>
        <w:t xml:space="preserve">; and it may be if you bring them some external arguments, som</w:t>
      </w:r>
      <w:ins w:id="940" w:author="Derek" w:date="2026-09-30T14:05:31Z" oouserid="Derek">
        <w:r>
          <w:rPr>
            <w:rStyle w:val="1111"/>
          </w:rPr>
          <w:t xml:space="preserve">e</w:t>
        </w:r>
      </w:ins>
      <w:r>
        <w:rPr>
          <w:rStyle w:val="1111"/>
        </w:rPr>
        <w:t xml:space="preserve">what from without, as the fire that warms the </w:t>
      </w:r>
      <w:r>
        <w:rPr>
          <w:rStyle w:val="1111"/>
        </w:rPr>
        <w:t xml:space="preserve">clo</w:t>
      </w:r>
      <w:del w:id="941" w:author="Derek" w:date="2026-09-30T14:05:36Z" oouserid="Derek">
        <w:r>
          <w:rPr>
            <w:rStyle w:val="1111"/>
          </w:rPr>
          <w:delText xml:space="preserve">a</w:delText>
        </w:r>
      </w:del>
      <w:r>
        <w:rPr>
          <w:rStyle w:val="1111"/>
        </w:rPr>
        <w:t xml:space="preserve">th</w:t>
      </w:r>
      <w:del w:id="942" w:author="Derek" w:date="2026-09-30T14:05:37Z" oouserid="Derek">
        <w:r>
          <w:rPr>
            <w:rStyle w:val="1111"/>
          </w:rPr>
          <w:delText xml:space="preserve">e</w:delText>
        </w:r>
      </w:del>
      <w:r>
        <w:rPr>
          <w:rStyle w:val="1111"/>
        </w:rPr>
        <w:t xml:space="preserve">s, perhaps they will be quiet for a while: but alas, wanting a gracious disposition within in their own hearts that warmth will not hold long. The warmth of the fire, that is, a </w:t>
      </w:r>
      <w:del w:id="943" w:author="Derek" w:date="2026-09-30T14:06:03Z" oouserid="Derek">
        <w:r>
          <w:rPr>
            <w:rStyle w:val="1111"/>
          </w:rPr>
          <w:delText xml:space="preserve">C</w:delText>
        </w:r>
      </w:del>
      <w:ins w:id="944" w:author="Derek" w:date="2026-09-30T14:06:04Z" oouserid="Derek">
        <w:r>
          <w:rPr>
            <w:rStyle w:val="1111"/>
          </w:rPr>
          <w:t xml:space="preserve">c</w:t>
        </w:r>
      </w:ins>
      <w:r>
        <w:rPr>
          <w:rStyle w:val="1111"/>
        </w:rPr>
        <w:t xml:space="preserve">ontentment that comes me</w:t>
      </w:r>
      <w:del w:id="945" w:author="Derek" w:date="2026-09-30T14:06:23Z" oouserid="Derek">
        <w:r>
          <w:rPr>
            <w:rStyle w:val="1111"/>
          </w:rPr>
          <w:delText xml:space="preserve">e</w:delText>
        </w:r>
      </w:del>
      <w:r>
        <w:rPr>
          <w:rStyle w:val="1111"/>
        </w:rPr>
        <w:t xml:space="preserve">r</w:t>
      </w:r>
      <w:ins w:id="946" w:author="Derek" w:date="2026-09-30T14:06:24Z" oouserid="Derek">
        <w:r>
          <w:rPr>
            <w:rStyle w:val="1111"/>
          </w:rPr>
          <w:t xml:space="preserve">e</w:t>
        </w:r>
      </w:ins>
      <w:r>
        <w:rPr>
          <w:rStyle w:val="1111"/>
        </w:rPr>
        <w:t xml:space="preserve">ly from externall arguments will not hold </w:t>
      </w:r>
      <w:r/>
    </w:p>
    <w:p>
      <w:pPr>
        <w:pStyle w:val="1132"/>
        <w:pBdr/>
        <w:spacing/>
        <w:ind/>
        <w:rPr/>
      </w:pPr>
      <w:r/>
      <w:bookmarkStart w:id="32" w:name="anchor-37"/>
      <w:r/>
      <w:bookmarkEnd w:id="32"/>
      <w:r>
        <w:rPr>
          <w:rStyle w:val="1111"/>
        </w:rPr>
        <w:t xml:space="preserve">Page</w:t>
      </w:r>
      <w:r>
        <w:rPr>
          <w:rStyle w:val="1111"/>
        </w:rPr>
        <w:t xml:space="preserve"> 13</w:t>
      </w:r>
      <w:r/>
    </w:p>
    <w:p>
      <w:pPr>
        <w:pStyle w:val="1132"/>
        <w:pBdr/>
        <w:spacing/>
        <w:ind/>
        <w:rPr/>
      </w:pPr>
      <w:r/>
      <w:bookmarkStart w:id="33" w:name="anchor-38"/>
      <w:r/>
      <w:bookmarkEnd w:id="33"/>
      <w:r>
        <w:rPr>
          <w:rStyle w:val="1111"/>
        </w:rPr>
        <w:t xml:space="preserve">long, but that holds that do</w:t>
      </w:r>
      <w:del w:id="947" w:author="Derek" w:date="2026-09-30T14:06:41Z" oouserid="Derek">
        <w:r>
          <w:rPr>
            <w:rStyle w:val="1111"/>
          </w:rPr>
          <w:delText xml:space="preserve">th</w:delText>
        </w:r>
      </w:del>
      <w:ins w:id="948" w:author="Derek" w:date="2026-09-30T14:06:42Z" oouserid="Derek">
        <w:r>
          <w:rPr>
            <w:rStyle w:val="1111"/>
          </w:rPr>
          <w:t xml:space="preserve">es</w:t>
        </w:r>
      </w:ins>
      <w:r>
        <w:rPr>
          <w:rStyle w:val="1111"/>
        </w:rPr>
        <w:t xml:space="preserve"> come from the gracious temper of the </w:t>
      </w:r>
      <w:del w:id="949" w:author="Derek" w:date="2026-09-30T14:06:45Z" oouserid="Derek">
        <w:r>
          <w:rPr>
            <w:rStyle w:val="1111"/>
          </w:rPr>
          <w:delText xml:space="preserve">S</w:delText>
        </w:r>
      </w:del>
      <w:ins w:id="950" w:author="Derek" w:date="2026-09-30T14:06:45Z" oouserid="Derek">
        <w:r>
          <w:rPr>
            <w:rStyle w:val="1111"/>
          </w:rPr>
          <w:t xml:space="preserve">s</w:t>
        </w:r>
      </w:ins>
      <w:r>
        <w:rPr>
          <w:rStyle w:val="1111"/>
        </w:rPr>
        <w:t xml:space="preserve">pirit. It is from the frame and the disposition of the spirit of a man or woman, there's the true </w:t>
      </w:r>
      <w:del w:id="951" w:author="Derek" w:date="2026-09-30T14:07:03Z" oouserid="Derek">
        <w:r>
          <w:rPr>
            <w:rStyle w:val="1111"/>
          </w:rPr>
          <w:delText xml:space="preserve">C</w:delText>
        </w:r>
      </w:del>
      <w:ins w:id="952" w:author="Derek" w:date="2026-09-30T14:07:03Z" oouserid="Derek">
        <w:r>
          <w:rPr>
            <w:rStyle w:val="1111"/>
          </w:rPr>
          <w:t xml:space="preserve">c</w:t>
        </w:r>
      </w:ins>
      <w:r>
        <w:rPr>
          <w:rStyle w:val="1111"/>
        </w:rPr>
        <w:t xml:space="preserve">ontentment. But this we shall speak too further in the opening of the </w:t>
      </w:r>
      <w:r>
        <w:rPr>
          <w:rStyle w:val="1111"/>
        </w:rPr>
        <w:t xml:space="preserve">Mystery of Contentment.</w:t>
      </w:r>
      <w:r/>
    </w:p>
    <w:p>
      <w:pPr>
        <w:pStyle w:val="1132"/>
        <w:pBdr/>
        <w:spacing/>
        <w:ind/>
        <w:rPr/>
      </w:pPr>
      <w:r/>
      <w:bookmarkStart w:id="34" w:name="W14-14-article_2"/>
      <w:r/>
      <w:bookmarkEnd w:id="34"/>
      <w:r>
        <w:rPr>
          <w:rStyle w:val="1111"/>
        </w:rPr>
        <w:t xml:space="preserve">The </w:t>
      </w:r>
      <w:del w:id="953" w:author="Derek" w:date="2026-09-30T14:07:15Z" oouserid="Derek">
        <w:r>
          <w:rPr>
            <w:rStyle w:val="1111"/>
          </w:rPr>
          <w:delText xml:space="preserve">T</w:delText>
        </w:r>
      </w:del>
      <w:ins w:id="954" w:author="Derek" w:date="2026-09-30T14:07:16Z" oouserid="Derek">
        <w:r>
          <w:rPr>
            <w:rStyle w:val="1111"/>
          </w:rPr>
          <w:t xml:space="preserve">t</w:t>
        </w:r>
      </w:ins>
      <w:r>
        <w:rPr>
          <w:rStyle w:val="1111"/>
        </w:rPr>
        <w:t xml:space="preserve">hird thing is this, </w:t>
      </w:r>
      <w:del w:id="955" w:author="Derek" w:date="2026-09-30T14:07:18Z" oouserid="Derek">
        <w:r>
          <w:rPr>
            <w:rStyle w:val="1111"/>
          </w:rPr>
          <w:delText xml:space="preserve">I</w:delText>
        </w:r>
      </w:del>
      <w:ins w:id="956" w:author="Derek" w:date="2026-09-30T14:07:19Z" oouserid="Derek">
        <w:r>
          <w:rPr>
            <w:rStyle w:val="1111"/>
          </w:rPr>
          <w:t xml:space="preserve">i</w:t>
        </w:r>
      </w:ins>
      <w:r>
        <w:rPr>
          <w:rStyle w:val="1111"/>
        </w:rPr>
        <w:t xml:space="preserve">t is the frame of </w:t>
      </w:r>
      <w:del w:id="957" w:author="Derek" w:date="2026-09-30T14:07:23Z" oouserid="Derek">
        <w:r>
          <w:rPr>
            <w:rStyle w:val="1111"/>
          </w:rPr>
          <w:delText xml:space="preserve">S</w:delText>
        </w:r>
      </w:del>
      <w:ins w:id="958" w:author="Derek" w:date="2026-09-30T14:07:23Z" oouserid="Derek">
        <w:r>
          <w:rPr>
            <w:rStyle w:val="1111"/>
          </w:rPr>
          <w:t xml:space="preserve">s</w:t>
        </w:r>
      </w:ins>
      <w:r>
        <w:rPr>
          <w:rStyle w:val="1111"/>
        </w:rPr>
        <w:t xml:space="preserve">pirit, that shews the habitualness of this grace of </w:t>
      </w:r>
      <w:del w:id="959" w:author="Derek" w:date="2026-09-30T14:07:28Z" oouserid="Derek">
        <w:r>
          <w:rPr>
            <w:rStyle w:val="1111"/>
          </w:rPr>
          <w:delText xml:space="preserve">C</w:delText>
        </w:r>
      </w:del>
      <w:ins w:id="960" w:author="Derek" w:date="2026-09-30T14:07:28Z" oouserid="Derek">
        <w:r>
          <w:rPr>
            <w:rStyle w:val="1111"/>
          </w:rPr>
          <w:t xml:space="preserve">c</w:t>
        </w:r>
      </w:ins>
      <w:r>
        <w:rPr>
          <w:rStyle w:val="1111"/>
        </w:rPr>
        <w:t xml:space="preserve">ontentment.</w:t>
      </w:r>
      <w:r>
        <w:rPr>
          <w:rStyle w:val="1111"/>
        </w:rPr>
        <w:t xml:space="preserve"> Contentment is not me</w:t>
      </w:r>
      <w:del w:id="961" w:author="Derek" w:date="2026-09-30T14:07:31Z" oouserid="Derek">
        <w:r>
          <w:rPr>
            <w:rStyle w:val="1111"/>
          </w:rPr>
          <w:delText xml:space="preserve">e</w:delText>
        </w:r>
      </w:del>
      <w:r>
        <w:rPr>
          <w:rStyle w:val="1111"/>
        </w:rPr>
        <w:t xml:space="preserve">r</w:t>
      </w:r>
      <w:ins w:id="962" w:author="Derek" w:date="2026-09-30T14:07:32Z" oouserid="Derek">
        <w:r>
          <w:rPr>
            <w:rStyle w:val="1111"/>
          </w:rPr>
          <w:t xml:space="preserve">e</w:t>
        </w:r>
      </w:ins>
      <w:r>
        <w:rPr>
          <w:rStyle w:val="1111"/>
        </w:rPr>
        <w:t xml:space="preserve">ly one act, a flash in a good mood; you shall have many men and women, that take them in some good mood and they will be very quiet; but this will not hold, this is not in a constant way, there </w:t>
      </w:r>
      <w:r>
        <w:rPr>
          <w:rStyle w:val="1111"/>
        </w:rPr>
        <w:t xml:space="preserve">is not a constant tenor</w:t>
      </w:r>
      <w:del w:id="963" w:author="Derek" w:date="2026-09-30T14:07:49Z" oouserid="Derek">
        <w:r>
          <w:rPr>
            <w:rStyle w:val="1111"/>
          </w:rPr>
          <w:delText xml:space="preserve">tenour</w:delText>
        </w:r>
      </w:del>
      <w:r>
        <w:rPr>
          <w:rStyle w:val="1111"/>
        </w:rPr>
        <w:t xml:space="preserve"> of their spirits to be holy and gracious under affliction: But I say, </w:t>
      </w:r>
      <w:del w:id="964" w:author="Derek" w:date="2026-09-30T14:07:56Z" oouserid="Derek">
        <w:r>
          <w:rPr>
            <w:rStyle w:val="1111"/>
          </w:rPr>
          <w:delText xml:space="preserve">I</w:delText>
        </w:r>
      </w:del>
      <w:ins w:id="965" w:author="Derek" w:date="2026-09-30T14:07:57Z" oouserid="Derek">
        <w:r>
          <w:rPr>
            <w:rStyle w:val="1111"/>
          </w:rPr>
          <w:t xml:space="preserve">i</w:t>
        </w:r>
      </w:ins>
      <w:r>
        <w:rPr>
          <w:rStyle w:val="1111"/>
        </w:rPr>
        <w:t xml:space="preserve">t is the quiet frame of spirit, by that I mean, </w:t>
      </w:r>
      <w:del w:id="966" w:author="Derek" w:date="2026-09-30T14:08:03Z" oouserid="Derek">
        <w:r>
          <w:rPr>
            <w:rStyle w:val="1111"/>
          </w:rPr>
          <w:delText xml:space="preserve">T</w:delText>
        </w:r>
      </w:del>
      <w:ins w:id="967" w:author="Derek" w:date="2026-09-30T14:08:04Z" oouserid="Derek">
        <w:r>
          <w:rPr>
            <w:rStyle w:val="1111"/>
          </w:rPr>
          <w:t xml:space="preserve">t</w:t>
        </w:r>
      </w:ins>
      <w:r>
        <w:rPr>
          <w:rStyle w:val="1111"/>
        </w:rPr>
        <w:t xml:space="preserve">he habitual disposition of their </w:t>
      </w:r>
      <w:del w:id="968" w:author="Derek" w:date="2026-09-30T14:08:10Z" oouserid="Derek">
        <w:r>
          <w:rPr>
            <w:rStyle w:val="1111"/>
          </w:rPr>
          <w:delText xml:space="preserve">S</w:delText>
        </w:r>
      </w:del>
      <w:ins w:id="969" w:author="Derek" w:date="2026-09-30T14:08:10Z" oouserid="Derek">
        <w:r>
          <w:rPr>
            <w:rStyle w:val="1111"/>
          </w:rPr>
          <w:t xml:space="preserve">s</w:t>
        </w:r>
      </w:ins>
      <w:r>
        <w:rPr>
          <w:rStyle w:val="1111"/>
        </w:rPr>
        <w:t xml:space="preserve">ouls, that it is not only at this time, and the other time when you take men </w:t>
      </w:r>
      <w:r>
        <w:rPr>
          <w:rStyle w:val="1111"/>
        </w:rPr>
        <w:t xml:space="preserve">and women in a good mood, but it is the constant tenor</w:t>
      </w:r>
      <w:del w:id="970" w:author="Derek" w:date="2026-09-30T14:08:24Z" oouserid="Derek">
        <w:r>
          <w:rPr>
            <w:rStyle w:val="1111"/>
          </w:rPr>
          <w:delText xml:space="preserve">tenour</w:delText>
        </w:r>
      </w:del>
      <w:r>
        <w:rPr>
          <w:rStyle w:val="1111"/>
        </w:rPr>
        <w:t xml:space="preserve"> and temper of the heart; that is a Christian that ha</w:t>
      </w:r>
      <w:del w:id="971" w:author="Derek" w:date="2026-09-30T14:08:31Z" oouserid="Derek">
        <w:r>
          <w:rPr>
            <w:rStyle w:val="1111"/>
          </w:rPr>
          <w:delText xml:space="preserve">th</w:delText>
        </w:r>
      </w:del>
      <w:ins w:id="972" w:author="Derek" w:date="2026-09-30T14:08:31Z" oouserid="Derek">
        <w:r>
          <w:rPr>
            <w:rStyle w:val="1111"/>
          </w:rPr>
          <w:t xml:space="preserve">s</w:t>
        </w:r>
      </w:ins>
      <w:r>
        <w:rPr>
          <w:rStyle w:val="1111"/>
        </w:rPr>
        <w:t xml:space="preserve"> learned this lesson of </w:t>
      </w:r>
      <w:del w:id="973" w:author="Derek" w:date="2026-09-30T14:08:35Z" oouserid="Derek">
        <w:r>
          <w:rPr>
            <w:rStyle w:val="1111"/>
          </w:rPr>
          <w:delText xml:space="preserve">C</w:delText>
        </w:r>
      </w:del>
      <w:ins w:id="974" w:author="Derek" w:date="2026-09-30T14:08:35Z" oouserid="Derek">
        <w:r>
          <w:rPr>
            <w:rStyle w:val="1111"/>
          </w:rPr>
          <w:t xml:space="preserve">c</w:t>
        </w:r>
      </w:ins>
      <w:r>
        <w:rPr>
          <w:rStyle w:val="1111"/>
        </w:rPr>
        <w:t xml:space="preserve">ontentment, that in the constant teno</w:t>
      </w:r>
      <w:del w:id="975" w:author="Derek" w:date="2026-09-30T14:08:50Z" oouserid="Derek">
        <w:r>
          <w:rPr>
            <w:rStyle w:val="1111"/>
          </w:rPr>
          <w:delText xml:space="preserve">u</w:delText>
        </w:r>
      </w:del>
      <w:r>
        <w:rPr>
          <w:rStyle w:val="1111"/>
        </w:rPr>
        <w:t xml:space="preserve">r and temper of heart is contented, and can carry it's self quietly in a constant </w:t>
      </w:r>
      <w:r>
        <w:rPr>
          <w:rStyle w:val="1111"/>
        </w:rPr>
        <w:t xml:space="preserve">way, or else it is worth nothing: for there is no</w:t>
      </w:r>
      <w:del w:id="976" w:author="Derek" w:date="2026-09-30T14:09:10Z" oouserid="Derek">
        <w:r>
          <w:rPr>
            <w:rStyle w:val="1111"/>
          </w:rPr>
          <w:delText xml:space="preserve"> </w:delText>
        </w:r>
      </w:del>
      <w:r>
        <w:rPr>
          <w:rStyle w:val="1111"/>
        </w:rPr>
        <w:t xml:space="preserve">body that is so furious in their discontent, but will be quiet in some good mood or other. Now </w:t>
      </w:r>
      <w:del w:id="977" w:author="Derek" w:date="2026-09-30T14:09:24Z" oouserid="Derek">
        <w:r>
          <w:rPr>
            <w:rStyle w:val="1111"/>
          </w:rPr>
          <w:delText xml:space="preserve">F</w:delText>
        </w:r>
      </w:del>
      <w:ins w:id="978" w:author="Derek" w:date="2026-09-30T14:09:24Z" oouserid="Derek">
        <w:r>
          <w:rPr>
            <w:rStyle w:val="1111"/>
          </w:rPr>
          <w:t xml:space="preserve">f</w:t>
        </w:r>
      </w:ins>
      <w:r>
        <w:rPr>
          <w:rStyle w:val="1111"/>
        </w:rPr>
        <w:t xml:space="preserve">irst it is a heart-business; Secondly, it is the heart-quiet; and then Thirdly, it is the frame of the heart.</w:t>
      </w:r>
      <w:r/>
    </w:p>
    <w:p>
      <w:pPr>
        <w:pStyle w:val="1132"/>
        <w:pBdr/>
        <w:spacing/>
        <w:ind/>
        <w:rPr/>
      </w:pPr>
      <w:r/>
      <w:bookmarkStart w:id="34" w:name="W14-14-article_3"/>
      <w:r/>
      <w:bookmarkEnd w:id="34"/>
      <w:r>
        <w:rPr>
          <w:rStyle w:val="1111"/>
        </w:rPr>
        <w:t xml:space="preserve">But </w:t>
      </w:r>
      <w:del w:id="979" w:author="Derek" w:date="2026-09-30T14:09:39Z" oouserid="Derek">
        <w:r>
          <w:rPr>
            <w:rStyle w:val="1111"/>
          </w:rPr>
          <w:delText xml:space="preserve">F</w:delText>
        </w:r>
      </w:del>
      <w:ins w:id="980" w:author="Derek" w:date="2026-09-30T14:09:39Z" oouserid="Derek">
        <w:r>
          <w:rPr>
            <w:rStyle w:val="1111"/>
          </w:rPr>
          <w:t xml:space="preserve">f</w:t>
        </w:r>
      </w:ins>
      <w:r>
        <w:rPr>
          <w:rStyle w:val="1111"/>
        </w:rPr>
        <w:t xml:space="preserve">ourthly, </w:t>
      </w:r>
      <w:del w:id="981" w:author="Derek" w:date="2026-09-30T14:09:44Z" oouserid="Derek">
        <w:r>
          <w:rPr>
            <w:rStyle w:val="1111"/>
          </w:rPr>
          <w:delText xml:space="preserve">I</w:delText>
        </w:r>
      </w:del>
      <w:ins w:id="982" w:author="Derek" w:date="2026-09-30T14:09:44Z" oouserid="Derek">
        <w:r>
          <w:rPr>
            <w:rStyle w:val="1111"/>
          </w:rPr>
          <w:t xml:space="preserve">i</w:t>
        </w:r>
      </w:ins>
      <w:r>
        <w:rPr>
          <w:rStyle w:val="1111"/>
        </w:rPr>
        <w:t xml:space="preserve">t is the [gracious] frame of the heart.</w:t>
      </w:r>
      <w:r>
        <w:rPr>
          <w:rStyle w:val="1111"/>
        </w:rPr>
        <w:t xml:space="preserve"> Indeed in </w:t>
      </w:r>
      <w:del w:id="983" w:author="Derek" w:date="2026-09-30T14:09:51Z" oouserid="Derek">
        <w:r>
          <w:rPr>
            <w:rStyle w:val="1111"/>
          </w:rPr>
          <w:delText xml:space="preserve">C</w:delText>
        </w:r>
      </w:del>
      <w:ins w:id="984" w:author="Derek" w:date="2026-09-30T14:09:51Z" oouserid="Derek">
        <w:r>
          <w:rPr>
            <w:rStyle w:val="1111"/>
          </w:rPr>
          <w:t xml:space="preserve">c</w:t>
        </w:r>
      </w:ins>
      <w:r>
        <w:rPr>
          <w:rStyle w:val="1111"/>
        </w:rPr>
        <w:t xml:space="preserve">ontentment there is a composition of all graces if the </w:t>
      </w:r>
      <w:del w:id="985" w:author="Derek" w:date="2026-09-30T14:09:59Z" oouserid="Derek">
        <w:r>
          <w:rPr>
            <w:rStyle w:val="1111"/>
          </w:rPr>
          <w:delText xml:space="preserve">C</w:delText>
        </w:r>
      </w:del>
      <w:ins w:id="986" w:author="Derek" w:date="2026-09-30T14:09:59Z" oouserid="Derek">
        <w:r>
          <w:rPr>
            <w:rStyle w:val="1111"/>
          </w:rPr>
          <w:t xml:space="preserve">c</w:t>
        </w:r>
      </w:ins>
      <w:r>
        <w:rPr>
          <w:rStyle w:val="1111"/>
        </w:rPr>
        <w:t xml:space="preserve">ontentment be </w:t>
      </w:r>
      <w:del w:id="987" w:author="Derek" w:date="2026-09-30T14:10:01Z" oouserid="Derek">
        <w:r>
          <w:rPr>
            <w:rStyle w:val="1111"/>
          </w:rPr>
          <w:delText xml:space="preserve">S</w:delText>
        </w:r>
      </w:del>
      <w:ins w:id="988" w:author="Derek" w:date="2026-09-30T14:10:01Z" oouserid="Derek">
        <w:r>
          <w:rPr>
            <w:rStyle w:val="1111"/>
          </w:rPr>
          <w:t xml:space="preserve">s</w:t>
        </w:r>
      </w:ins>
      <w:r>
        <w:rPr>
          <w:rStyle w:val="1111"/>
        </w:rPr>
        <w:t xml:space="preserve">piritual, if it be tru</w:t>
      </w:r>
      <w:del w:id="989" w:author="Derek" w:date="2026-09-30T14:10:28Z" oouserid="Derek">
        <w:r>
          <w:rPr>
            <w:rStyle w:val="1111"/>
          </w:rPr>
          <w:delText xml:space="preserve">e</w:delText>
        </w:r>
      </w:del>
      <w:r>
        <w:rPr>
          <w:rStyle w:val="1111"/>
        </w:rPr>
        <w:t xml:space="preserve">ly Christian, there is I say a composition of all </w:t>
      </w:r>
      <w:del w:id="990" w:author="Derek" w:date="2026-09-30T14:10:33Z" oouserid="Derek">
        <w:r>
          <w:rPr>
            <w:rStyle w:val="1111"/>
          </w:rPr>
          <w:delText xml:space="preserve">S</w:delText>
        </w:r>
      </w:del>
      <w:ins w:id="991" w:author="Derek" w:date="2026-09-30T14:10:33Z" oouserid="Derek">
        <w:r>
          <w:rPr>
            <w:rStyle w:val="1111"/>
          </w:rPr>
          <w:t xml:space="preserve">s</w:t>
        </w:r>
      </w:ins>
      <w:r>
        <w:rPr>
          <w:rStyle w:val="1111"/>
        </w:rPr>
        <w:t xml:space="preserve">piritual graces; As it is in s</w:t>
      </w:r>
      <w:r>
        <w:rPr>
          <w:rStyle w:val="1111"/>
        </w:rPr>
        <w:t xml:space="preserve">ome </w:t>
      </w:r>
      <w:del w:id="992" w:author="Derek" w:date="2026-09-30T14:11:02Z" oouserid="Derek">
        <w:r>
          <w:rPr>
            <w:rStyle w:val="1111"/>
          </w:rPr>
          <w:delText xml:space="preserve">Oyls</w:delText>
        </w:r>
      </w:del>
      <w:ins w:id="993" w:author="Derek" w:date="2026-09-30T14:11:03Z" oouserid="Derek">
        <w:r>
          <w:rPr>
            <w:rStyle w:val="1111"/>
          </w:rPr>
          <w:t xml:space="preserve">oils</w:t>
        </w:r>
      </w:ins>
      <w:ins w:id="994" w:author="Derek" w:date="2026-09-30T14:11:18Z" oouserid="Derek">
        <w:r>
          <w:rPr>
            <w:rStyle w:val="1095"/>
          </w:rPr>
          <w:footnoteReference w:id="10"/>
        </w:r>
      </w:ins>
      <w:r>
        <w:rPr>
          <w:rStyle w:val="1111"/>
        </w:rPr>
        <w:t xml:space="preserve">, there is a composition of a great many very precious ingredients: so in this grace of </w:t>
      </w:r>
      <w:del w:id="995" w:author="Derek" w:date="2026-09-30T14:11:37Z" oouserid="Derek">
        <w:r>
          <w:rPr>
            <w:rStyle w:val="1111"/>
          </w:rPr>
          <w:delText xml:space="preserve">C</w:delText>
        </w:r>
      </w:del>
      <w:ins w:id="996" w:author="Derek" w:date="2026-09-30T14:11:37Z" oouserid="Derek">
        <w:r>
          <w:rPr>
            <w:rStyle w:val="1111"/>
          </w:rPr>
          <w:t xml:space="preserve">c</w:t>
        </w:r>
      </w:ins>
      <w:r>
        <w:rPr>
          <w:rStyle w:val="1111"/>
        </w:rPr>
        <w:t xml:space="preserve">ontentment, which we shall yet further speak of in the opening of the </w:t>
      </w:r>
      <w:del w:id="997" w:author="Derek" w:date="2026-09-30T14:11:45Z" oouserid="Derek">
        <w:r>
          <w:rPr>
            <w:rStyle w:val="1111"/>
          </w:rPr>
          <w:delText xml:space="preserve">E</w:delText>
        </w:r>
      </w:del>
      <w:ins w:id="998" w:author="Derek" w:date="2026-09-30T14:11:45Z" oouserid="Derek">
        <w:r>
          <w:rPr>
            <w:rStyle w:val="1111"/>
          </w:rPr>
          <w:t xml:space="preserve">e</w:t>
        </w:r>
      </w:ins>
      <w:r>
        <w:rPr>
          <w:rStyle w:val="1111"/>
        </w:rPr>
        <w:t xml:space="preserve">xcellency of it. But now the gracious frame of </w:t>
      </w:r>
      <w:del w:id="999" w:author="Derek" w:date="2026-09-30T14:11:51Z" oouserid="Derek">
        <w:r>
          <w:rPr>
            <w:rStyle w:val="1111"/>
          </w:rPr>
          <w:delText xml:space="preserve">S</w:delText>
        </w:r>
      </w:del>
      <w:ins w:id="1000" w:author="Derek" w:date="2026-09-30T14:11:51Z" oouserid="Derek">
        <w:r>
          <w:rPr>
            <w:rStyle w:val="1111"/>
          </w:rPr>
          <w:t xml:space="preserve">s</w:t>
        </w:r>
      </w:ins>
      <w:r>
        <w:rPr>
          <w:rStyle w:val="1111"/>
        </w:rPr>
        <w:t xml:space="preserve">pirit is in opposition to Three things</w:t>
      </w:r>
      <w:del w:id="1001" w:author="Derek" w:date="2026-09-30T14:11:57Z" oouserid="Derek">
        <w:r>
          <w:rPr>
            <w:rStyle w:val="1111"/>
          </w:rPr>
          <w:delText xml:space="preserve">;</w:delText>
        </w:r>
      </w:del>
      <w:ins w:id="1002" w:author="Derek" w:date="2026-09-30T14:11:57Z" oouserid="Derek">
        <w:r>
          <w:rPr>
            <w:rStyle w:val="1111"/>
          </w:rPr>
          <w:t xml:space="preserve">:</w:t>
        </w:r>
      </w:ins>
      <w:r/>
    </w:p>
    <w:p>
      <w:pPr>
        <w:pStyle w:val="1132"/>
        <w:pBdr/>
        <w:spacing/>
        <w:ind/>
        <w:rPr/>
      </w:pPr>
      <w:r/>
      <w:bookmarkStart w:id="34" w:name="W14-14-article_4"/>
      <w:r/>
      <w:bookmarkEnd w:id="34"/>
      <w:r>
        <w:rPr>
          <w:rStyle w:val="1111"/>
        </w:rPr>
        <w:t xml:space="preserve">1</w:t>
      </w:r>
      <w:ins w:id="1003" w:author="Derek" w:date="2026-09-30T14:12:00Z" oouserid="Derek">
        <w:r>
          <w:rPr>
            <w:rStyle w:val="1111"/>
          </w:rPr>
          <w:t xml:space="preserve">.)</w:t>
        </w:r>
      </w:ins>
      <w:r>
        <w:rPr>
          <w:rStyle w:val="1111"/>
        </w:rPr>
        <w:t xml:space="preserve"> First, </w:t>
      </w:r>
      <w:del w:id="1004" w:author="Derek" w:date="2026-09-30T14:12:05Z" oouserid="Derek">
        <w:r>
          <w:rPr>
            <w:rStyle w:val="1111"/>
          </w:rPr>
          <w:delText xml:space="preserve">I</w:delText>
        </w:r>
      </w:del>
      <w:ins w:id="1005" w:author="Derek" w:date="2026-09-30T14:12:05Z" oouserid="Derek">
        <w:r>
          <w:rPr>
            <w:rStyle w:val="1111"/>
          </w:rPr>
          <w:t xml:space="preserve">i</w:t>
        </w:r>
      </w:ins>
      <w:r>
        <w:rPr>
          <w:rStyle w:val="1111"/>
        </w:rPr>
        <w:t xml:space="preserve">n opposition to the natural stil</w:t>
      </w:r>
      <w:ins w:id="1006" w:author="Derek" w:date="2026-09-30T14:12:09Z" oouserid="Derek">
        <w:r>
          <w:rPr>
            <w:rStyle w:val="1111"/>
          </w:rPr>
          <w:t xml:space="preserve">l</w:t>
        </w:r>
      </w:ins>
      <w:r>
        <w:rPr>
          <w:rStyle w:val="1111"/>
        </w:rPr>
        <w:t xml:space="preserve">ness that there is in many men and women.</w:t>
      </w:r>
      <w:r>
        <w:rPr>
          <w:rStyle w:val="1111"/>
        </w:rPr>
        <w:t xml:space="preserve"> There is some of such a natural constitution that makes them to be more still and more quiet than others: others are of a violent and hot constitution, and they are more impatient than others.</w:t>
      </w:r>
      <w:r/>
    </w:p>
    <w:p>
      <w:pPr>
        <w:pStyle w:val="1132"/>
        <w:pBdr/>
        <w:spacing/>
        <w:ind/>
        <w:rPr/>
      </w:pPr>
      <w:r/>
      <w:bookmarkStart w:id="34" w:name="W14-14-article_5"/>
      <w:r/>
      <w:bookmarkEnd w:id="34"/>
      <w:r>
        <w:rPr>
          <w:rStyle w:val="1111"/>
        </w:rPr>
        <w:t xml:space="preserve">2</w:t>
      </w:r>
      <w:ins w:id="1007" w:author="Derek" w:date="2026-09-30T14:12:25Z" oouserid="Derek">
        <w:r>
          <w:rPr>
            <w:rStyle w:val="1111"/>
          </w:rPr>
          <w:t xml:space="preserve">.)</w:t>
        </w:r>
      </w:ins>
      <w:r>
        <w:rPr>
          <w:rStyle w:val="1111"/>
        </w:rPr>
        <w:t xml:space="preserve"> Secondly. </w:t>
      </w:r>
      <w:del w:id="1008" w:author="Derek" w:date="2026-09-30T14:12:34Z" oouserid="Derek">
        <w:r>
          <w:rPr>
            <w:rStyle w:val="1111"/>
          </w:rPr>
          <w:delText xml:space="preserve">I</w:delText>
        </w:r>
      </w:del>
      <w:ins w:id="1009" w:author="Derek" w:date="2026-09-30T14:12:34Z" oouserid="Derek">
        <w:r>
          <w:rPr>
            <w:rStyle w:val="1111"/>
          </w:rPr>
          <w:t xml:space="preserve">i</w:t>
        </w:r>
      </w:ins>
      <w:r>
        <w:rPr>
          <w:rStyle w:val="1111"/>
        </w:rPr>
        <w:t xml:space="preserve">n opposition to a sturdy resolution.</w:t>
      </w:r>
      <w:r>
        <w:rPr>
          <w:rStyle w:val="1111"/>
        </w:rPr>
        <w:t xml:space="preserve"> As some men through the strength of some sturdy resolution, they have not </w:t>
      </w:r>
      <w:r/>
    </w:p>
    <w:p>
      <w:pPr>
        <w:pStyle w:val="1132"/>
        <w:pBdr/>
        <w:spacing/>
        <w:ind/>
        <w:rPr/>
      </w:pPr>
      <w:r/>
      <w:bookmarkStart w:id="34" w:name="anchor-39"/>
      <w:r/>
      <w:bookmarkEnd w:id="34"/>
      <w:r>
        <w:rPr>
          <w:rStyle w:val="1111"/>
        </w:rPr>
        <w:t xml:space="preserve">Page</w:t>
      </w:r>
      <w:r>
        <w:rPr>
          <w:rStyle w:val="1111"/>
        </w:rPr>
        <w:t xml:space="preserve"> 14</w:t>
      </w:r>
      <w:r/>
    </w:p>
    <w:p>
      <w:pPr>
        <w:pStyle w:val="1132"/>
        <w:pBdr/>
        <w:spacing/>
        <w:ind/>
        <w:rPr/>
      </w:pPr>
      <w:r/>
      <w:bookmarkStart w:id="35" w:name="anchor-40"/>
      <w:r/>
      <w:bookmarkEnd w:id="35"/>
      <w:r>
        <w:rPr>
          <w:rStyle w:val="1111"/>
        </w:rPr>
        <w:t xml:space="preserve">seemed to be troubled let come what will come; and so it may be that through a sturdy resolution at some times they are not so much disquieted as others are.</w:t>
      </w:r>
      <w:r/>
    </w:p>
    <w:p>
      <w:pPr>
        <w:pStyle w:val="1132"/>
        <w:pBdr/>
        <w:spacing/>
        <w:ind/>
        <w:rPr/>
      </w:pPr>
      <w:r/>
      <w:bookmarkStart w:id="36" w:name="W15-15-article_2"/>
      <w:r/>
      <w:bookmarkEnd w:id="36"/>
      <w:r>
        <w:rPr>
          <w:rStyle w:val="1111"/>
        </w:rPr>
        <w:t xml:space="preserve">Thirdly, </w:t>
      </w:r>
      <w:del w:id="1010" w:author="Derek" w:date="2026-09-30T14:13:05Z" oouserid="Derek">
        <w:r>
          <w:rPr>
            <w:rStyle w:val="1111"/>
          </w:rPr>
          <w:delText xml:space="preserve">I</w:delText>
        </w:r>
      </w:del>
      <w:ins w:id="1011" w:author="Derek" w:date="2026-09-30T14:13:05Z" oouserid="Derek">
        <w:r>
          <w:rPr>
            <w:rStyle w:val="1111"/>
          </w:rPr>
          <w:t xml:space="preserve">i</w:t>
        </w:r>
      </w:ins>
      <w:r>
        <w:rPr>
          <w:rStyle w:val="1111"/>
        </w:rPr>
        <w:t xml:space="preserve">n way of distinction, from the very strength of reason</w:t>
      </w:r>
      <w:r>
        <w:rPr>
          <w:rStyle w:val="1111"/>
        </w:rPr>
        <w:t xml:space="preserve"> (though not sanctified) </w:t>
      </w:r>
      <w:r>
        <w:rPr>
          <w:rStyle w:val="1111"/>
        </w:rPr>
        <w:t xml:space="preserve">the strength of natural reason may quiet the heart in some measure.</w:t>
      </w:r>
      <w:r>
        <w:rPr>
          <w:rStyle w:val="1111"/>
        </w:rPr>
        <w:t xml:space="preserve"> But now I say, </w:t>
      </w:r>
      <w:ins w:id="1012" w:author="Derek" w:date="2026-09-30T14:15:30Z" oouserid="Derek">
        <w:r>
          <w:rPr>
            <w:rStyle w:val="1111"/>
          </w:rPr>
          <w:t xml:space="preserve">a</w:t>
        </w:r>
      </w:ins>
      <w:del w:id="1013" w:author="Derek" w:date="2026-09-30T14:15:30Z" oouserid="Derek">
        <w:r>
          <w:rPr>
            <w:rStyle w:val="1111"/>
          </w:rPr>
          <w:delText xml:space="preserve">A</w:delText>
        </w:r>
      </w:del>
      <w:r>
        <w:rPr>
          <w:rStyle w:val="1111"/>
        </w:rPr>
        <w:t xml:space="preserve"> gracious frame of spirit is not a me</w:t>
      </w:r>
      <w:del w:id="1014" w:author="Derek" w:date="2026-09-30T14:15:36Z" oouserid="Derek">
        <w:r>
          <w:rPr>
            <w:rStyle w:val="1111"/>
          </w:rPr>
          <w:delText xml:space="preserve">e</w:delText>
        </w:r>
      </w:del>
      <w:r>
        <w:rPr>
          <w:rStyle w:val="1111"/>
        </w:rPr>
        <w:t xml:space="preserve">r</w:t>
      </w:r>
      <w:ins w:id="1015" w:author="Derek" w:date="2026-09-30T14:15:37Z" oouserid="Derek">
        <w:r>
          <w:rPr>
            <w:rStyle w:val="1111"/>
          </w:rPr>
          <w:t xml:space="preserve">e</w:t>
        </w:r>
      </w:ins>
      <w:r>
        <w:rPr>
          <w:rStyle w:val="1111"/>
        </w:rPr>
        <w:t xml:space="preserve"> sti</w:t>
      </w:r>
      <w:ins w:id="1016" w:author="Derek" w:date="2026-09-30T14:15:39Z" oouserid="Derek">
        <w:r>
          <w:rPr>
            <w:rStyle w:val="1111"/>
          </w:rPr>
          <w:t xml:space="preserve">l</w:t>
        </w:r>
      </w:ins>
      <w:r>
        <w:rPr>
          <w:rStyle w:val="1111"/>
        </w:rPr>
        <w:t xml:space="preserve">lness</w:t>
      </w:r>
      <w:del w:id="1017" w:author="Derek" w:date="2026-10-02T17:18:04Z" oouserid="Derek">
        <w:r>
          <w:rPr>
            <w:rStyle w:val="1111"/>
          </w:rPr>
          <w:delText xml:space="preserve">e</w:delText>
        </w:r>
      </w:del>
      <w:r>
        <w:rPr>
          <w:rStyle w:val="1111"/>
        </w:rPr>
        <w:t xml:space="preserve"> of body through a natural constitution and temper, nor sturdiness</w:t>
      </w:r>
      <w:del w:id="1018" w:author="Derek" w:date="2026-09-30T14:15:51Z" oouserid="Derek">
        <w:r>
          <w:rPr>
            <w:rStyle w:val="1111"/>
          </w:rPr>
          <w:delText xml:space="preserve">e</w:delText>
        </w:r>
      </w:del>
      <w:r>
        <w:rPr>
          <w:rStyle w:val="1111"/>
        </w:rPr>
        <w:t xml:space="preserve"> of resolution, nor me</w:t>
      </w:r>
      <w:del w:id="1019" w:author="Derek" w:date="2026-09-30T14:15:54Z" oouserid="Derek">
        <w:r>
          <w:rPr>
            <w:rStyle w:val="1111"/>
          </w:rPr>
          <w:delText xml:space="preserve">e</w:delText>
        </w:r>
      </w:del>
      <w:r>
        <w:rPr>
          <w:rStyle w:val="1111"/>
        </w:rPr>
        <w:t xml:space="preserve">r</w:t>
      </w:r>
      <w:ins w:id="1020" w:author="Derek" w:date="2026-09-30T14:15:55Z" oouserid="Derek">
        <w:r>
          <w:rPr>
            <w:rStyle w:val="1111"/>
          </w:rPr>
          <w:t xml:space="preserve">e</w:t>
        </w:r>
      </w:ins>
      <w:r>
        <w:rPr>
          <w:rStyle w:val="1111"/>
        </w:rPr>
        <w:t xml:space="preserve">ly through the strength of reason.</w:t>
      </w:r>
      <w:r/>
    </w:p>
    <w:p>
      <w:pPr>
        <w:pStyle w:val="1132"/>
        <w:pBdr/>
        <w:spacing/>
        <w:ind/>
        <w:rPr/>
      </w:pPr>
      <w:r/>
      <w:bookmarkStart w:id="36" w:name="W15-15-article_3"/>
      <w:r/>
      <w:bookmarkEnd w:id="36"/>
      <w:r>
        <w:rPr>
          <w:rStyle w:val="1111"/>
        </w:rPr>
        <w:t xml:space="preserve">You will say, wherein is this graciousness of </w:t>
      </w:r>
      <w:del w:id="1021" w:author="Derek" w:date="2026-09-30T14:16:06Z" oouserid="Derek">
        <w:r>
          <w:rPr>
            <w:rStyle w:val="1111"/>
          </w:rPr>
          <w:delText xml:space="preserve">C</w:delText>
        </w:r>
      </w:del>
      <w:ins w:id="1022" w:author="Derek" w:date="2026-09-30T14:16:06Z" oouserid="Derek">
        <w:r>
          <w:rPr>
            <w:rStyle w:val="1111"/>
          </w:rPr>
          <w:t xml:space="preserve">c</w:t>
        </w:r>
      </w:ins>
      <w:r>
        <w:rPr>
          <w:rStyle w:val="1111"/>
        </w:rPr>
        <w:t xml:space="preserve">ontentment distinguish</w:t>
      </w:r>
      <w:del w:id="1023" w:author="Derek" w:date="2026-09-30T14:16:11Z" oouserid="Derek">
        <w:r>
          <w:rPr>
            <w:rStyle w:val="1111"/>
          </w:rPr>
          <w:delText xml:space="preserve">t</w:delText>
        </w:r>
      </w:del>
      <w:ins w:id="1024" w:author="Derek" w:date="2026-09-30T14:16:11Z" oouserid="Derek">
        <w:r>
          <w:rPr>
            <w:rStyle w:val="1111"/>
          </w:rPr>
          <w:t xml:space="preserve">ed</w:t>
        </w:r>
      </w:ins>
      <w:r>
        <w:rPr>
          <w:rStyle w:val="1111"/>
        </w:rPr>
        <w:t xml:space="preserve"> from all these? Mor</w:t>
      </w:r>
      <w:r>
        <w:rPr>
          <w:rStyle w:val="1111"/>
        </w:rPr>
        <w:t xml:space="preserve">e of this will be spoken to when we shew the mystery of it, and the lessons that are learned, but now we may speak a little by way of distinction here, as now, </w:t>
      </w:r>
      <w:del w:id="1025" w:author="Derek" w:date="2026-09-30T14:16:24Z" oouserid="Derek">
        <w:r>
          <w:rPr>
            <w:rStyle w:val="1111"/>
          </w:rPr>
          <w:delText xml:space="preserve">F</w:delText>
        </w:r>
      </w:del>
      <w:ins w:id="1026" w:author="Derek" w:date="2026-09-30T14:16:24Z" oouserid="Derek">
        <w:r>
          <w:rPr>
            <w:rStyle w:val="1111"/>
          </w:rPr>
          <w:t xml:space="preserve">f</w:t>
        </w:r>
      </w:ins>
      <w:r>
        <w:rPr>
          <w:rStyle w:val="1111"/>
        </w:rPr>
        <w:t xml:space="preserve">rom the natural sti</w:t>
      </w:r>
      <w:ins w:id="1027" w:author="Derek" w:date="2026-09-30T14:16:29Z" oouserid="Derek">
        <w:r>
          <w:rPr>
            <w:rStyle w:val="1111"/>
          </w:rPr>
          <w:t xml:space="preserve">l</w:t>
        </w:r>
      </w:ins>
      <w:r>
        <w:rPr>
          <w:rStyle w:val="1111"/>
        </w:rPr>
        <w:t xml:space="preserve">lness</w:t>
      </w:r>
      <w:del w:id="1028" w:author="Derek" w:date="2026-10-02T17:18:08Z" oouserid="Derek">
        <w:r>
          <w:rPr>
            <w:rStyle w:val="1111"/>
          </w:rPr>
          <w:delText xml:space="preserve">e</w:delText>
        </w:r>
      </w:del>
      <w:r>
        <w:rPr>
          <w:rStyle w:val="1111"/>
        </w:rPr>
        <w:t xml:space="preserve"> of mens</w:t>
      </w:r>
      <w:ins w:id="1029" w:author="Derek" w:date="2026-09-30T14:16:33Z" oouserid="Derek">
        <w:r>
          <w:rPr>
            <w:rStyle w:val="1111"/>
          </w:rPr>
          <w:t xml:space="preserve">’</w:t>
        </w:r>
      </w:ins>
      <w:r>
        <w:rPr>
          <w:rStyle w:val="1111"/>
        </w:rPr>
        <w:t xml:space="preserve"> spirits, many men and women have such a natural stil</w:t>
      </w:r>
      <w:ins w:id="1030" w:author="Derek" w:date="2026-09-30T14:16:41Z" oouserid="Derek">
        <w:r>
          <w:rPr>
            <w:rStyle w:val="1111"/>
          </w:rPr>
          <w:t xml:space="preserve">l</w:t>
        </w:r>
      </w:ins>
      <w:r>
        <w:rPr>
          <w:rStyle w:val="1111"/>
        </w:rPr>
        <w:t xml:space="preserve">ness</w:t>
      </w:r>
      <w:del w:id="1031" w:author="Derek" w:date="2026-10-02T17:18:11Z" oouserid="Derek">
        <w:r>
          <w:rPr>
            <w:rStyle w:val="1111"/>
          </w:rPr>
          <w:delText xml:space="preserve">e</w:delText>
        </w:r>
      </w:del>
      <w:r>
        <w:rPr>
          <w:rStyle w:val="1111"/>
        </w:rPr>
        <w:t xml:space="preserve"> of</w:t>
      </w:r>
      <w:r>
        <w:rPr>
          <w:rStyle w:val="1111"/>
        </w:rPr>
        <w:t xml:space="preserve"> spirit, and constitution of body, that you shall find them seldom disquieted. But now mark these kind of people that are so, they likewise are very dull, of a dull spirit in any good thing, they have no quickness</w:t>
      </w:r>
      <w:del w:id="1032" w:author="Derek" w:date="2026-09-30T14:16:58Z" oouserid="Derek">
        <w:r>
          <w:rPr>
            <w:rStyle w:val="1111"/>
          </w:rPr>
          <w:delText xml:space="preserve">e</w:delText>
        </w:r>
      </w:del>
      <w:r>
        <w:rPr>
          <w:rStyle w:val="1111"/>
        </w:rPr>
        <w:t xml:space="preserve">, nor liveliness</w:t>
      </w:r>
      <w:del w:id="1033" w:author="Derek" w:date="2026-09-30T14:17:06Z" oouserid="Derek">
        <w:r>
          <w:rPr>
            <w:rStyle w:val="1111"/>
          </w:rPr>
          <w:delText xml:space="preserve">e</w:delText>
        </w:r>
      </w:del>
      <w:r>
        <w:rPr>
          <w:rStyle w:val="1111"/>
        </w:rPr>
        <w:t xml:space="preserve"> of spirit in that which</w:t>
      </w:r>
      <w:r>
        <w:rPr>
          <w:rStyle w:val="1111"/>
        </w:rPr>
        <w:t xml:space="preserve"> is good; but now mark where contentment of heart is gracious, the heart is very quick and lively in the service of God, yea the more any gracious heart can bring its</w:t>
      </w:r>
      <w:del w:id="1034" w:author="Derek" w:date="2026-09-30T14:17:21Z" oouserid="Derek">
        <w:r>
          <w:rPr>
            <w:rStyle w:val="1111"/>
          </w:rPr>
          <w:delText xml:space="preserve"> </w:delText>
        </w:r>
      </w:del>
      <w:r>
        <w:rPr>
          <w:rStyle w:val="1111"/>
        </w:rPr>
        <w:t xml:space="preserve">self to be in a contented disposition</w:t>
      </w:r>
      <w:ins w:id="1035" w:author="Derek" w:date="2026-09-30T14:17:31Z" oouserid="Derek">
        <w:r>
          <w:rPr>
            <w:rStyle w:val="1111"/>
          </w:rPr>
          <w:t xml:space="preserve">,</w:t>
        </w:r>
      </w:ins>
      <w:r>
        <w:rPr>
          <w:rStyle w:val="1111"/>
        </w:rPr>
        <w:t xml:space="preserve"> </w:t>
      </w:r>
      <w:del w:id="1036" w:author="Derek" w:date="2026-09-30T14:17:33Z" oouserid="Derek">
        <w:r>
          <w:rPr>
            <w:rStyle w:val="1111"/>
          </w:rPr>
          <w:delText xml:space="preserve">O</w:delText>
        </w:r>
      </w:del>
      <w:ins w:id="1037" w:author="Derek" w:date="2026-09-30T14:17:33Z" oouserid="Derek">
        <w:r>
          <w:rPr>
            <w:rStyle w:val="1111"/>
          </w:rPr>
          <w:t xml:space="preserve">o</w:t>
        </w:r>
      </w:ins>
      <w:r>
        <w:rPr>
          <w:rStyle w:val="1111"/>
        </w:rPr>
        <w:t xml:space="preserve">h the more fit it is for any service of God, and i</w:t>
      </w:r>
      <w:r>
        <w:rPr>
          <w:rStyle w:val="1111"/>
        </w:rPr>
        <w:t xml:space="preserve">s very active and lively in God</w:t>
      </w:r>
      <w:ins w:id="1038" w:author="Derek" w:date="2026-09-30T14:17:45Z" oouserid="Derek">
        <w:r>
          <w:rPr>
            <w:rStyle w:val="1111"/>
          </w:rPr>
          <w:t xml:space="preserve">’</w:t>
        </w:r>
      </w:ins>
      <w:r>
        <w:rPr>
          <w:rStyle w:val="1111"/>
        </w:rPr>
        <w:t xml:space="preserve">s service, not dull in the service of God: And as a </w:t>
      </w:r>
      <w:del w:id="1039" w:author="Derek" w:date="2026-09-30T14:17:51Z" oouserid="Derek">
        <w:r>
          <w:rPr>
            <w:rStyle w:val="1111"/>
          </w:rPr>
          <w:delText xml:space="preserve">C</w:delText>
        </w:r>
      </w:del>
      <w:ins w:id="1040" w:author="Derek" w:date="2026-09-30T14:17:52Z" oouserid="Derek">
        <w:r>
          <w:rPr>
            <w:rStyle w:val="1111"/>
          </w:rPr>
          <w:t xml:space="preserve">c</w:t>
        </w:r>
      </w:ins>
      <w:r>
        <w:rPr>
          <w:rStyle w:val="1111"/>
        </w:rPr>
        <w:t xml:space="preserve">ontented heart is very active and stirring in the work of God, so he is very active and stirring in sanctifying God</w:t>
      </w:r>
      <w:ins w:id="1041" w:author="Derek" w:date="2026-09-30T14:17:59Z" oouserid="Derek">
        <w:r>
          <w:rPr>
            <w:rStyle w:val="1111"/>
          </w:rPr>
          <w:t xml:space="preserve">’</w:t>
        </w:r>
      </w:ins>
      <w:r>
        <w:rPr>
          <w:rStyle w:val="1111"/>
        </w:rPr>
        <w:t xml:space="preserve">s Name in the affliction that do</w:t>
      </w:r>
      <w:del w:id="1042" w:author="Derek" w:date="2026-09-30T14:18:06Z" oouserid="Derek">
        <w:r>
          <w:rPr>
            <w:rStyle w:val="1111"/>
          </w:rPr>
          <w:delText xml:space="preserve">th</w:delText>
        </w:r>
      </w:del>
      <w:ins w:id="1043" w:author="Derek" w:date="2026-09-30T14:18:08Z" oouserid="Derek">
        <w:r>
          <w:rPr>
            <w:rStyle w:val="1111"/>
          </w:rPr>
          <w:t xml:space="preserve">es</w:t>
        </w:r>
      </w:ins>
      <w:r>
        <w:rPr>
          <w:rStyle w:val="1111"/>
        </w:rPr>
        <w:t xml:space="preserve"> befall him: The differ</w:t>
      </w:r>
      <w:r>
        <w:rPr>
          <w:rStyle w:val="1111"/>
        </w:rPr>
        <w:t xml:space="preserve">ence will appear very cle</w:t>
      </w:r>
      <w:del w:id="1044" w:author="Derek" w:date="2026-09-30T14:18:18Z" oouserid="Derek">
        <w:r>
          <w:rPr>
            <w:rStyle w:val="1111"/>
          </w:rPr>
          <w:delText xml:space="preserve">e</w:delText>
        </w:r>
      </w:del>
      <w:ins w:id="1045" w:author="Derek" w:date="2026-09-30T14:18:18Z" oouserid="Derek">
        <w:r>
          <w:rPr>
            <w:rStyle w:val="1111"/>
          </w:rPr>
          <w:t xml:space="preserve">a</w:t>
        </w:r>
      </w:ins>
      <w:r>
        <w:rPr>
          <w:rStyle w:val="1111"/>
        </w:rPr>
        <w:t xml:space="preserve">r thus, </w:t>
      </w:r>
      <w:del w:id="1046" w:author="Derek" w:date="2026-09-30T14:18:23Z" oouserid="Derek">
        <w:r>
          <w:rPr>
            <w:rStyle w:val="1111"/>
          </w:rPr>
          <w:delText xml:space="preserve">O</w:delText>
        </w:r>
      </w:del>
      <w:ins w:id="1047" w:author="Derek" w:date="2026-09-30T14:18:24Z" oouserid="Derek">
        <w:r>
          <w:rPr>
            <w:rStyle w:val="1111"/>
          </w:rPr>
          <w:t xml:space="preserve">o</w:t>
        </w:r>
      </w:ins>
      <w:r>
        <w:rPr>
          <w:rStyle w:val="1111"/>
        </w:rPr>
        <w:t xml:space="preserve">ne that is of a still disposition, he is not disquieted indeed as others, neither hath he any activeness</w:t>
      </w:r>
      <w:del w:id="1048" w:author="Derek" w:date="2026-09-30T14:18:31Z" oouserid="Derek">
        <w:r>
          <w:rPr>
            <w:rStyle w:val="1111"/>
          </w:rPr>
          <w:delText xml:space="preserve">e</w:delText>
        </w:r>
      </w:del>
      <w:r>
        <w:rPr>
          <w:rStyle w:val="1111"/>
        </w:rPr>
        <w:t xml:space="preserve"> of spirit in sanctifying the Name of God in the affliction; but now one that is content in a gracious way as he </w:t>
      </w:r>
      <w:del w:id="1049" w:author="Derek" w:date="2026-09-30T14:18:57Z" oouserid="Derek">
        <w:r>
          <w:rPr>
            <w:rStyle w:val="1111"/>
          </w:rPr>
          <w:delText xml:space="preserve">•</w:delText>
        </w:r>
      </w:del>
      <w:del w:id="1050" w:author="Derek" w:date="2026-09-30T14:18:57Z" oouserid="Derek">
        <w:r>
          <w:rPr>
            <w:rStyle w:val="1111"/>
          </w:rPr>
          <w:delText xml:space="preserve">•</w:delText>
        </w:r>
      </w:del>
      <w:ins w:id="1051" w:author="Derek" w:date="2026-09-30T14:18:59Z" oouserid="Derek">
        <w:r>
          <w:rPr>
            <w:rStyle w:val="1111"/>
          </w:rPr>
          <w:t xml:space="preserve">i</w:t>
        </w:r>
      </w:ins>
      <w:r>
        <w:rPr>
          <w:rStyle w:val="1111"/>
        </w:rPr>
        <w:t xml:space="preserve">s not disquieted, but keep</w:t>
      </w:r>
      <w:ins w:id="1052" w:author="Derek" w:date="2026-09-30T14:19:08Z" oouserid="Derek">
        <w:r>
          <w:rPr>
            <w:rStyle w:val="1111"/>
          </w:rPr>
          <w:t xml:space="preserve">s</w:t>
        </w:r>
      </w:ins>
      <w:r>
        <w:rPr>
          <w:rStyle w:val="1111"/>
        </w:rPr>
        <w:t xml:space="preserve"> his heart</w:t>
      </w:r>
      <w:del w:id="1053" w:author="Derek" w:date="2026-09-30T14:19:06Z" oouserid="Derek">
        <w:r>
          <w:rPr>
            <w:rStyle w:val="1111"/>
          </w:rPr>
          <w:delText xml:space="preserve">t</w:delText>
        </w:r>
      </w:del>
      <w:r>
        <w:rPr>
          <w:rStyle w:val="1111"/>
        </w:rPr>
        <w:t xml:space="preserve"> quiet in respect of vexing and trouble, so on the other side he is not dull nor heavy but is very active to sanctif</w:t>
      </w:r>
      <w:del w:id="1054" w:author="Derek" w:date="2026-09-30T14:19:18Z" oouserid="Derek">
        <w:r>
          <w:rPr>
            <w:rStyle w:val="1111"/>
          </w:rPr>
          <w:delText xml:space="preserve">ie</w:delText>
        </w:r>
      </w:del>
      <w:ins w:id="1055" w:author="Derek" w:date="2026-09-30T14:19:19Z" oouserid="Derek">
        <w:r>
          <w:rPr>
            <w:rStyle w:val="1111"/>
          </w:rPr>
          <w:t xml:space="preserve">y</w:t>
        </w:r>
      </w:ins>
      <w:r>
        <w:rPr>
          <w:rStyle w:val="1111"/>
        </w:rPr>
        <w:t xml:space="preserve"> God</w:t>
      </w:r>
      <w:ins w:id="1056" w:author="Derek" w:date="2026-09-30T14:19:22Z" oouserid="Derek">
        <w:r>
          <w:rPr>
            <w:rStyle w:val="1111"/>
          </w:rPr>
          <w:t xml:space="preserve">’</w:t>
        </w:r>
      </w:ins>
      <w:r>
        <w:rPr>
          <w:rStyle w:val="1111"/>
        </w:rPr>
        <w:t xml:space="preserve">s Name in the affl</w:t>
      </w:r>
      <w:r>
        <w:rPr>
          <w:rStyle w:val="1111"/>
        </w:rPr>
        <w:t xml:space="preserve">iction tha</w:t>
      </w:r>
      <w:del w:id="1057" w:author="Derek" w:date="2026-09-30T14:19:27Z" oouserid="Derek">
        <w:r>
          <w:rPr>
            <w:rStyle w:val="1111"/>
          </w:rPr>
          <w:delText xml:space="preserve">s</w:delText>
        </w:r>
      </w:del>
      <w:ins w:id="1058" w:author="Derek" w:date="2026-09-30T14:19:28Z" oouserid="Derek">
        <w:r>
          <w:rPr>
            <w:rStyle w:val="1111"/>
          </w:rPr>
          <w:t xml:space="preserve">t</w:t>
        </w:r>
      </w:ins>
      <w:r>
        <w:rPr>
          <w:rStyle w:val="1111"/>
        </w:rPr>
        <w:t xml:space="preserve"> is upon him, for it is not enough me</w:t>
      </w:r>
      <w:del w:id="1059" w:author="Derek" w:date="2026-09-30T14:19:34Z" oouserid="Derek">
        <w:r>
          <w:rPr>
            <w:rStyle w:val="1111"/>
          </w:rPr>
          <w:delText xml:space="preserve">e</w:delText>
        </w:r>
      </w:del>
      <w:r>
        <w:rPr>
          <w:rStyle w:val="1111"/>
        </w:rPr>
        <w:t xml:space="preserve">r</w:t>
      </w:r>
      <w:ins w:id="1060" w:author="Derek" w:date="2026-09-30T14:19:34Z" oouserid="Derek">
        <w:r>
          <w:rPr>
            <w:rStyle w:val="1111"/>
          </w:rPr>
          <w:t xml:space="preserve">e</w:t>
        </w:r>
      </w:ins>
      <w:r>
        <w:rPr>
          <w:rStyle w:val="1111"/>
        </w:rPr>
        <w:t xml:space="preserve">ly not to murmur, not to be discontented and troubled, but you must be active in the sanctifying God</w:t>
      </w:r>
      <w:ins w:id="1061" w:author="Derek" w:date="2026-09-30T14:19:50Z" oouserid="Derek">
        <w:r>
          <w:rPr>
            <w:rStyle w:val="1111"/>
          </w:rPr>
          <w:t xml:space="preserve">’</w:t>
        </w:r>
      </w:ins>
      <w:r>
        <w:rPr>
          <w:rStyle w:val="1111"/>
        </w:rPr>
        <w:t xml:space="preserve">s Name in the affliction. And indeed this will distinguish it from the other, from a sturdy resolution, I </w:t>
      </w:r>
      <w:r/>
    </w:p>
    <w:p>
      <w:pPr>
        <w:pStyle w:val="1132"/>
        <w:pBdr/>
        <w:spacing/>
        <w:ind/>
        <w:rPr/>
      </w:pPr>
      <w:r/>
      <w:bookmarkStart w:id="36" w:name="anchor-41"/>
      <w:r/>
      <w:bookmarkEnd w:id="36"/>
      <w:r>
        <w:rPr>
          <w:rStyle w:val="1111"/>
        </w:rPr>
        <w:t xml:space="preserve">Page</w:t>
      </w:r>
      <w:r>
        <w:rPr>
          <w:rStyle w:val="1111"/>
        </w:rPr>
        <w:t xml:space="preserve"> 15</w:t>
      </w:r>
      <w:r/>
    </w:p>
    <w:p>
      <w:pPr>
        <w:pStyle w:val="1132"/>
        <w:pBdr/>
        <w:spacing/>
        <w:ind/>
        <w:rPr/>
      </w:pPr>
      <w:r/>
      <w:bookmarkStart w:id="37" w:name="anchor-42"/>
      <w:r/>
      <w:bookmarkEnd w:id="37"/>
      <w:r>
        <w:rPr>
          <w:rStyle w:val="1111"/>
        </w:rPr>
        <w:t xml:space="preserve">will not be troubled: but though you have a sturdy resolution that you will not be troubled, is there a conscionableness</w:t>
      </w:r>
      <w:del w:id="1062" w:author="Derek" w:date="2026-09-30T14:20:26Z" oouserid="Derek">
        <w:r>
          <w:rPr>
            <w:rStyle w:val="1111"/>
          </w:rPr>
          <w:delText xml:space="preserve">e</w:delText>
        </w:r>
      </w:del>
      <w:r>
        <w:rPr>
          <w:rStyle w:val="1111"/>
        </w:rPr>
        <w:t xml:space="preserve"> in you to sanctif</w:t>
      </w:r>
      <w:del w:id="1063" w:author="Derek" w:date="2026-09-30T14:20:29Z" oouserid="Derek">
        <w:r>
          <w:rPr>
            <w:rStyle w:val="1111"/>
          </w:rPr>
          <w:delText xml:space="preserve">ie</w:delText>
        </w:r>
      </w:del>
      <w:ins w:id="1064" w:author="Derek" w:date="2026-09-30T14:20:30Z" oouserid="Derek">
        <w:r>
          <w:rPr>
            <w:rStyle w:val="1111"/>
          </w:rPr>
          <w:t xml:space="preserve">y</w:t>
        </w:r>
      </w:ins>
      <w:r>
        <w:rPr>
          <w:rStyle w:val="1111"/>
        </w:rPr>
        <w:t xml:space="preserve"> God</w:t>
      </w:r>
      <w:ins w:id="1065" w:author="Derek" w:date="2026-09-30T14:20:32Z" oouserid="Derek">
        <w:r>
          <w:rPr>
            <w:rStyle w:val="1111"/>
          </w:rPr>
          <w:t xml:space="preserve">’</w:t>
        </w:r>
      </w:ins>
      <w:r>
        <w:rPr>
          <w:rStyle w:val="1111"/>
        </w:rPr>
        <w:t xml:space="preserve">s Name in your affliction, and do</w:t>
      </w:r>
      <w:del w:id="1066" w:author="Derek" w:date="2026-09-30T14:20:37Z" oouserid="Derek">
        <w:r>
          <w:rPr>
            <w:rStyle w:val="1111"/>
          </w:rPr>
          <w:delText xml:space="preserve">th</w:delText>
        </w:r>
      </w:del>
      <w:ins w:id="1067" w:author="Derek" w:date="2026-09-30T14:20:37Z" oouserid="Derek">
        <w:r>
          <w:rPr>
            <w:rStyle w:val="1111"/>
          </w:rPr>
          <w:t xml:space="preserve">es</w:t>
        </w:r>
      </w:ins>
      <w:r>
        <w:rPr>
          <w:rStyle w:val="1111"/>
        </w:rPr>
        <w:t xml:space="preserve"> it come from </w:t>
      </w:r>
      <w:del w:id="1068" w:author="Derek" w:date="2026-09-30T14:20:45Z" oouserid="Derek">
        <w:r>
          <w:rPr>
            <w:rStyle w:val="1111"/>
          </w:rPr>
          <w:delText xml:space="preserve">thence</w:delText>
        </w:r>
      </w:del>
      <w:ins w:id="1069" w:author="Derek" w:date="2026-09-30T14:20:46Z" oouserid="Derek">
        <w:r>
          <w:rPr>
            <w:rStyle w:val="1111"/>
          </w:rPr>
          <w:t xml:space="preserve">there</w:t>
        </w:r>
      </w:ins>
      <w:r>
        <w:rPr>
          <w:rStyle w:val="1111"/>
        </w:rPr>
        <w:t xml:space="preserve">? That is the main thing that brings the quiet o</w:t>
      </w:r>
      <w:r>
        <w:rPr>
          <w:rStyle w:val="1111"/>
        </w:rPr>
        <w:t xml:space="preserve">f heart, and helps against discontentedness</w:t>
      </w:r>
      <w:del w:id="1070" w:author="Derek" w:date="2026-09-30T14:20:52Z" oouserid="Derek">
        <w:r>
          <w:rPr>
            <w:rStyle w:val="1111"/>
          </w:rPr>
          <w:delText xml:space="preserve">e</w:delText>
        </w:r>
      </w:del>
      <w:r>
        <w:rPr>
          <w:rStyle w:val="1111"/>
        </w:rPr>
        <w:t xml:space="preserve"> in a gracious heart. I say the desire and care that thy soul ha</w:t>
      </w:r>
      <w:ins w:id="1071" w:author="Derek" w:date="2026-09-30T14:21:06Z" oouserid="Derek">
        <w:r>
          <w:rPr>
            <w:rStyle w:val="1111"/>
          </w:rPr>
          <w:t xml:space="preserve">s</w:t>
        </w:r>
      </w:ins>
      <w:del w:id="1072" w:author="Derek" w:date="2026-09-30T14:21:07Z" oouserid="Derek">
        <w:r>
          <w:rPr>
            <w:rStyle w:val="1111"/>
          </w:rPr>
          <w:delText xml:space="preserve">th</w:delText>
        </w:r>
      </w:del>
      <w:r>
        <w:rPr>
          <w:rStyle w:val="1111"/>
        </w:rPr>
        <w:t xml:space="preserve"> to sanctif</w:t>
      </w:r>
      <w:del w:id="1073" w:author="Derek" w:date="2026-09-30T14:21:09Z" oouserid="Derek">
        <w:r>
          <w:rPr>
            <w:rStyle w:val="1111"/>
          </w:rPr>
          <w:delText xml:space="preserve">ie</w:delText>
        </w:r>
      </w:del>
      <w:ins w:id="1074" w:author="Derek" w:date="2026-09-30T14:21:09Z" oouserid="Derek">
        <w:r>
          <w:rPr>
            <w:rStyle w:val="1111"/>
          </w:rPr>
          <w:t xml:space="preserve">y</w:t>
        </w:r>
      </w:ins>
      <w:r>
        <w:rPr>
          <w:rStyle w:val="1111"/>
        </w:rPr>
        <w:t xml:space="preserve"> God</w:t>
      </w:r>
      <w:ins w:id="1075" w:author="Derek" w:date="2026-09-30T14:21:12Z" oouserid="Derek">
        <w:r>
          <w:rPr>
            <w:rStyle w:val="1111"/>
          </w:rPr>
          <w:t xml:space="preserve">’</w:t>
        </w:r>
      </w:ins>
      <w:r>
        <w:rPr>
          <w:rStyle w:val="1111"/>
        </w:rPr>
        <w:t xml:space="preserve">s Name in an affliction, it is that that quiets the soul, which do</w:t>
      </w:r>
      <w:del w:id="1076" w:author="Derek" w:date="2026-09-30T14:21:34Z" oouserid="Derek">
        <w:r>
          <w:rPr>
            <w:rStyle w:val="1111"/>
          </w:rPr>
          <w:delText xml:space="preserve">th</w:delText>
        </w:r>
      </w:del>
      <w:ins w:id="1077" w:author="Derek" w:date="2026-09-30T14:21:35Z" oouserid="Derek">
        <w:r>
          <w:rPr>
            <w:rStyle w:val="1111"/>
          </w:rPr>
          <w:t xml:space="preserve">es</w:t>
        </w:r>
      </w:ins>
      <w:r>
        <w:rPr>
          <w:rStyle w:val="1111"/>
        </w:rPr>
        <w:t xml:space="preserve"> not in the other. Neither when it is me</w:t>
      </w:r>
      <w:del w:id="1078" w:author="Derek" w:date="2026-09-30T14:21:40Z" oouserid="Derek">
        <w:r>
          <w:rPr>
            <w:rStyle w:val="1111"/>
          </w:rPr>
          <w:delText xml:space="preserve">e</w:delText>
        </w:r>
      </w:del>
      <w:r>
        <w:rPr>
          <w:rStyle w:val="1111"/>
        </w:rPr>
        <w:t xml:space="preserve">r</w:t>
      </w:r>
      <w:ins w:id="1079" w:author="Derek" w:date="2026-09-30T14:21:41Z" oouserid="Derek">
        <w:r>
          <w:rPr>
            <w:rStyle w:val="1111"/>
          </w:rPr>
          <w:t xml:space="preserve">e</w:t>
        </w:r>
      </w:ins>
      <w:r>
        <w:rPr>
          <w:rStyle w:val="1111"/>
        </w:rPr>
        <w:t xml:space="preserve">ly from reason: As </w:t>
      </w:r>
      <w:r>
        <w:rPr>
          <w:rStyle w:val="1111"/>
        </w:rPr>
        <w:t xml:space="preserve">Socrates</w:t>
      </w:r>
      <w:r>
        <w:rPr>
          <w:rStyle w:val="1111"/>
        </w:rPr>
        <w:t xml:space="preserve"> it is said of him (though he were but an heathen) that what ever befell</w:t>
      </w:r>
      <w:del w:id="1080" w:author="Derek" w:date="2026-09-30T14:21:53Z" oouserid="Derek">
        <w:r>
          <w:rPr>
            <w:rStyle w:val="1111"/>
          </w:rPr>
          <w:delText xml:space="preserve">befel</w:delText>
        </w:r>
      </w:del>
      <w:r>
        <w:rPr>
          <w:rStyle w:val="1111"/>
        </w:rPr>
        <w:t xml:space="preserve"> him he would never so much as change his countenance, and he got this power over his spirit me</w:t>
      </w:r>
      <w:del w:id="1081" w:author="Derek" w:date="2026-09-30T14:22:06Z" oouserid="Derek">
        <w:r>
          <w:rPr>
            <w:rStyle w:val="1111"/>
          </w:rPr>
          <w:delText xml:space="preserve">e</w:delText>
        </w:r>
      </w:del>
      <w:r>
        <w:rPr>
          <w:rStyle w:val="1111"/>
        </w:rPr>
        <w:t xml:space="preserve">r</w:t>
      </w:r>
      <w:ins w:id="1082" w:author="Derek" w:date="2026-09-30T14:22:07Z" oouserid="Derek">
        <w:r>
          <w:rPr>
            <w:rStyle w:val="1111"/>
          </w:rPr>
          <w:t xml:space="preserve">e</w:t>
        </w:r>
      </w:ins>
      <w:r>
        <w:rPr>
          <w:rStyle w:val="1111"/>
        </w:rPr>
        <w:t xml:space="preserve">ly by strength of reason and morallity: but now this gracious contentme</w:t>
      </w:r>
      <w:r>
        <w:rPr>
          <w:rStyle w:val="1111"/>
        </w:rPr>
        <w:t xml:space="preserve">nt comes from principles beyond the strength of reason. I cannot open that, (from </w:t>
      </w:r>
      <w:del w:id="1083" w:author="Derek" w:date="2026-09-30T14:22:29Z" oouserid="Derek">
        <w:r>
          <w:rPr>
            <w:rStyle w:val="1111"/>
          </w:rPr>
          <w:delText xml:space="preserve">whence</w:delText>
        </w:r>
      </w:del>
      <w:ins w:id="1084" w:author="Derek" w:date="2026-09-30T14:22:29Z" oouserid="Derek">
        <w:r>
          <w:rPr>
            <w:rStyle w:val="1111"/>
          </w:rPr>
          <w:t xml:space="preserve">where</w:t>
        </w:r>
      </w:ins>
      <w:r>
        <w:rPr>
          <w:rStyle w:val="1111"/>
        </w:rPr>
        <w:t xml:space="preserve"> it comes) </w:t>
      </w:r>
      <w:ins w:id="1085" w:author="Derek" w:date="2026-09-30T14:22:35Z" oouserid="Derek">
        <w:r>
          <w:rPr>
            <w:rStyle w:val="1111"/>
          </w:rPr>
          <w:t xml:space="preserve">un</w:t>
        </w:r>
      </w:ins>
      <w:r>
        <w:rPr>
          <w:rStyle w:val="1111"/>
        </w:rPr>
        <w:t xml:space="preserve">til</w:t>
      </w:r>
      <w:del w:id="1086" w:author="Derek" w:date="2026-09-30T14:22:40Z" oouserid="Derek">
        <w:r>
          <w:rPr>
            <w:rStyle w:val="1111"/>
          </w:rPr>
          <w:delText xml:space="preserve">l</w:delText>
        </w:r>
      </w:del>
      <w:r>
        <w:rPr>
          <w:rStyle w:val="1111"/>
        </w:rPr>
        <w:t xml:space="preserve"> we come to open the mystery of spiritual </w:t>
      </w:r>
      <w:del w:id="1087" w:author="Derek" w:date="2026-09-30T14:22:43Z" oouserid="Derek">
        <w:r>
          <w:rPr>
            <w:rStyle w:val="1111"/>
          </w:rPr>
          <w:delText xml:space="preserve">C</w:delText>
        </w:r>
      </w:del>
      <w:ins w:id="1088" w:author="Derek" w:date="2026-09-30T14:22:44Z" oouserid="Derek">
        <w:r>
          <w:rPr>
            <w:rStyle w:val="1111"/>
          </w:rPr>
          <w:t xml:space="preserve">c</w:t>
        </w:r>
      </w:ins>
      <w:r>
        <w:rPr>
          <w:rStyle w:val="1111"/>
        </w:rPr>
        <w:t xml:space="preserve">ontentment. I will only give you this one note of difference between a man and a woman that is contented in </w:t>
      </w:r>
      <w:r>
        <w:rPr>
          <w:rStyle w:val="1111"/>
        </w:rPr>
        <w:t xml:space="preserve">a natural way, and another that is contented in a spiritual way. Those that are contented in a natural way, they overcome themselves when outward afflictions do</w:t>
      </w:r>
      <w:del w:id="1089" w:author="Derek" w:date="2026-09-30T14:23:03Z" oouserid="Derek">
        <w:r>
          <w:rPr>
            <w:rStyle w:val="1111"/>
          </w:rPr>
          <w:delText xml:space="preserve">th</w:delText>
        </w:r>
      </w:del>
      <w:ins w:id="1090" w:author="Derek" w:date="2026-09-30T14:23:04Z" oouserid="Derek">
        <w:r>
          <w:rPr>
            <w:rStyle w:val="1111"/>
          </w:rPr>
          <w:t xml:space="preserve">es</w:t>
        </w:r>
      </w:ins>
      <w:r>
        <w:rPr>
          <w:rStyle w:val="1111"/>
        </w:rPr>
        <w:t xml:space="preserve"> befal</w:t>
      </w:r>
      <w:ins w:id="1091" w:author="Derek" w:date="2026-09-30T14:23:06Z" oouserid="Derek">
        <w:r>
          <w:rPr>
            <w:rStyle w:val="1111"/>
          </w:rPr>
          <w:t xml:space="preserve">l</w:t>
        </w:r>
      </w:ins>
      <w:r>
        <w:rPr>
          <w:rStyle w:val="1111"/>
        </w:rPr>
        <w:t xml:space="preserve"> them, they are contented, yea and they are contented as well when they commit sin again</w:t>
      </w:r>
      <w:r>
        <w:rPr>
          <w:rStyle w:val="1111"/>
        </w:rPr>
        <w:t xml:space="preserve">st God, either when they have outward crosses or when God is dishonored</w:t>
      </w:r>
      <w:del w:id="1092" w:author="Derek" w:date="2026-09-30T14:23:22Z" oouserid="Derek">
        <w:r>
          <w:rPr>
            <w:rStyle w:val="1111"/>
          </w:rPr>
          <w:delText xml:space="preserve">dishonoured</w:delText>
        </w:r>
      </w:del>
      <w:r>
        <w:rPr>
          <w:rStyle w:val="1111"/>
        </w:rPr>
        <w:t xml:space="preserve"> it is all one, either when themselves are cros</w:t>
      </w:r>
      <w:del w:id="1093" w:author="Derek" w:date="2026-09-30T14:23:30Z" oouserid="Derek">
        <w:r>
          <w:rPr>
            <w:rStyle w:val="1111"/>
          </w:rPr>
          <w:delText xml:space="preserve">t</w:delText>
        </w:r>
      </w:del>
      <w:ins w:id="1094" w:author="Derek" w:date="2026-09-30T14:23:32Z" oouserid="Derek">
        <w:r>
          <w:rPr>
            <w:rStyle w:val="1111"/>
          </w:rPr>
          <w:t xml:space="preserve">sed</w:t>
        </w:r>
      </w:ins>
      <w:r>
        <w:rPr>
          <w:rStyle w:val="1111"/>
        </w:rPr>
        <w:t xml:space="preserve"> or when God is cros</w:t>
      </w:r>
      <w:del w:id="1095" w:author="Derek" w:date="2026-09-30T14:23:34Z" oouserid="Derek">
        <w:r>
          <w:rPr>
            <w:rStyle w:val="1111"/>
          </w:rPr>
          <w:delText xml:space="preserve">t</w:delText>
        </w:r>
      </w:del>
      <w:ins w:id="1096" w:author="Derek" w:date="2026-09-30T14:23:36Z" oouserid="Derek">
        <w:r>
          <w:rPr>
            <w:rStyle w:val="1111"/>
          </w:rPr>
          <w:t xml:space="preserve">sed</w:t>
        </w:r>
      </w:ins>
      <w:r>
        <w:rPr>
          <w:rStyle w:val="1111"/>
        </w:rPr>
        <w:t xml:space="preserve">; but now a gracious heart that is contented with it's own affliction, yet mightily rises when God is dishono</w:t>
      </w:r>
      <w:del w:id="1097" w:author="Derek" w:date="2026-09-30T14:26:54Z" oouserid="Derek">
        <w:r>
          <w:rPr>
            <w:rStyle w:val="1111"/>
          </w:rPr>
          <w:delText xml:space="preserve">u</w:delText>
        </w:r>
      </w:del>
      <w:r>
        <w:rPr>
          <w:rStyle w:val="1111"/>
        </w:rPr>
        <w:t xml:space="preserve">red.</w:t>
      </w:r>
      <w:r/>
    </w:p>
    <w:p>
      <w:pPr>
        <w:pStyle w:val="1132"/>
        <w:pBdr/>
        <w:spacing/>
        <w:ind/>
        <w:rPr/>
      </w:pPr>
      <w:r/>
      <w:bookmarkStart w:id="38" w:name="W16-16-article_2"/>
      <w:r/>
      <w:bookmarkEnd w:id="38"/>
      <w:r>
        <w:rPr>
          <w:rStyle w:val="1111"/>
        </w:rPr>
        <w:t xml:space="preserve">The </w:t>
      </w:r>
      <w:del w:id="1098" w:author="Derek" w:date="2026-09-30T14:27:03Z" oouserid="Derek">
        <w:r>
          <w:rPr>
            <w:rStyle w:val="1111"/>
          </w:rPr>
          <w:delText xml:space="preserve">F</w:delText>
        </w:r>
      </w:del>
      <w:ins w:id="1099" w:author="Derek" w:date="2026-09-30T14:27:03Z" oouserid="Derek">
        <w:r>
          <w:rPr>
            <w:rStyle w:val="1111"/>
          </w:rPr>
          <w:t xml:space="preserve">f</w:t>
        </w:r>
      </w:ins>
      <w:r>
        <w:rPr>
          <w:rStyle w:val="1111"/>
        </w:rPr>
        <w:t xml:space="preserve">ift</w:t>
      </w:r>
      <w:ins w:id="1100" w:author="Derek" w:date="2026-09-30T14:27:00Z" oouserid="Derek">
        <w:r>
          <w:rPr>
            <w:rStyle w:val="1111"/>
          </w:rPr>
          <w:t xml:space="preserve">th</w:t>
        </w:r>
      </w:ins>
      <w:r>
        <w:rPr>
          <w:rStyle w:val="1111"/>
        </w:rPr>
        <w:t xml:space="preserve"> is </w:t>
      </w:r>
      <w:del w:id="1101" w:author="Derek" w:date="2026-09-30T14:27:12Z" oouserid="Derek">
        <w:r>
          <w:rPr>
            <w:rStyle w:val="1111"/>
          </w:rPr>
          <w:delText xml:space="preserve">[</w:delText>
        </w:r>
      </w:del>
      <w:del w:id="1102" w:author="Derek" w:date="2026-09-30T14:27:12Z" oouserid="Derek">
        <w:r>
          <w:rPr>
            <w:rStyle w:val="1111"/>
          </w:rPr>
          <w:delText xml:space="preserve">Freely</w:delText>
        </w:r>
      </w:del>
      <w:del w:id="1103" w:author="Derek" w:date="2026-09-30T14:27:12Z" oouserid="Derek">
        <w:r>
          <w:rPr>
            <w:rStyle w:val="1111"/>
          </w:rPr>
          <w:delText xml:space="preserve">]</w:delText>
        </w:r>
      </w:del>
      <w:r>
        <w:rPr>
          <w:rStyle w:val="1111"/>
        </w:rPr>
        <w:t xml:space="preserve"> </w:t>
      </w:r>
      <w:r>
        <w:rPr>
          <w:rStyle w:val="1111"/>
        </w:rPr>
        <w:t xml:space="preserve">freely submitting to, and taking complacency in God</w:t>
      </w:r>
      <w:ins w:id="1104" w:author="Derek" w:date="2026-09-30T14:27:19Z" oouserid="Derek">
        <w:r>
          <w:rPr>
            <w:rStyle w:val="1111"/>
          </w:rPr>
          <w:t xml:space="preserve">’</w:t>
        </w:r>
      </w:ins>
      <w:r>
        <w:rPr>
          <w:rStyle w:val="1111"/>
        </w:rPr>
        <w:t xml:space="preserve">s dispos</w:t>
      </w:r>
      <w:del w:id="1105" w:author="Derek" w:date="2026-09-30T14:27:22Z" oouserid="Derek">
        <w:r>
          <w:rPr>
            <w:rStyle w:val="1111"/>
          </w:rPr>
          <w:delText xml:space="preserve">e</w:delText>
        </w:r>
      </w:del>
      <w:ins w:id="1106" w:author="Derek" w:date="2026-09-30T14:27:22Z" oouserid="Derek">
        <w:r>
          <w:rPr>
            <w:rStyle w:val="1111"/>
          </w:rPr>
          <w:t xml:space="preserve">al</w:t>
        </w:r>
      </w:ins>
      <w:r>
        <w:rPr>
          <w:rStyle w:val="1111"/>
        </w:rPr>
        <w:t xml:space="preserve">,</w:t>
      </w:r>
      <w:r>
        <w:rPr>
          <w:rStyle w:val="1111"/>
        </w:rPr>
        <w:t xml:space="preserve"> it is a free work of the </w:t>
      </w:r>
      <w:ins w:id="1107" w:author="Derek" w:date="2026-09-30T14:29:35Z" oouserid="Derek">
        <w:r>
          <w:rPr>
            <w:rStyle w:val="1111"/>
          </w:rPr>
          <w:t xml:space="preserve">S</w:t>
        </w:r>
      </w:ins>
      <w:del w:id="1108" w:author="Derek" w:date="2026-09-30T14:29:34Z" oouserid="Derek">
        <w:r>
          <w:rPr>
            <w:rStyle w:val="1111"/>
          </w:rPr>
          <w:delText xml:space="preserve">s</w:delText>
        </w:r>
      </w:del>
      <w:r>
        <w:rPr>
          <w:rStyle w:val="1111"/>
        </w:rPr>
        <w:t xml:space="preserve">pirit: now there are four things to be opened in this freedom of spirit.</w:t>
      </w:r>
      <w:r/>
    </w:p>
    <w:p>
      <w:pPr>
        <w:pStyle w:val="1132"/>
        <w:pBdr/>
        <w:spacing/>
        <w:ind/>
        <w:rPr/>
      </w:pPr>
      <w:r/>
      <w:bookmarkStart w:id="38" w:name="W16-16-article_3"/>
      <w:r/>
      <w:bookmarkEnd w:id="38"/>
      <w:r>
        <w:rPr>
          <w:rStyle w:val="1111"/>
        </w:rPr>
        <w:t xml:space="preserve">First, that the heart is readily brought over, that that one do</w:t>
      </w:r>
      <w:del w:id="1109" w:author="Derek" w:date="2026-09-30T14:29:50Z" oouserid="Derek">
        <w:r>
          <w:rPr>
            <w:rStyle w:val="1111"/>
          </w:rPr>
          <w:delText xml:space="preserve">th</w:delText>
        </w:r>
      </w:del>
      <w:ins w:id="1110" w:author="Derek" w:date="2026-09-30T14:29:51Z" oouserid="Derek">
        <w:r>
          <w:rPr>
            <w:rStyle w:val="1111"/>
          </w:rPr>
          <w:t xml:space="preserve">es</w:t>
        </w:r>
      </w:ins>
      <w:r>
        <w:rPr>
          <w:rStyle w:val="1111"/>
        </w:rPr>
        <w:t xml:space="preserve"> freely there is no great stir to bring them to it; th</w:t>
      </w:r>
      <w:r>
        <w:rPr>
          <w:rStyle w:val="1111"/>
        </w:rPr>
        <w:t xml:space="preserve">ere are many men and women when their afflictions are grievous upon them, with much ado</w:t>
      </w:r>
      <w:del w:id="1111" w:author="Derek" w:date="2026-09-30T14:30:08Z" oouserid="Derek">
        <w:r>
          <w:rPr>
            <w:rStyle w:val="1111"/>
          </w:rPr>
          <w:delText xml:space="preserve">e</w:delText>
        </w:r>
      </w:del>
      <w:r>
        <w:rPr>
          <w:rStyle w:val="1111"/>
        </w:rPr>
        <w:t xml:space="preserve"> they are brought to be contented, a great deal of stir there is to quiet their hearts when they are under affliction, yet at last perhaps they are brought to it, I b</w:t>
      </w:r>
      <w:r>
        <w:rPr>
          <w:rStyle w:val="1111"/>
        </w:rPr>
        <w:t xml:space="preserve">ut now this do</w:t>
      </w:r>
      <w:del w:id="1112" w:author="Derek" w:date="2026-09-30T14:30:28Z" oouserid="Derek">
        <w:r>
          <w:rPr>
            <w:rStyle w:val="1111"/>
          </w:rPr>
          <w:delText xml:space="preserve">th</w:delText>
        </w:r>
      </w:del>
      <w:ins w:id="1113" w:author="Derek" w:date="2026-09-30T14:30:29Z" oouserid="Derek">
        <w:r>
          <w:rPr>
            <w:rStyle w:val="1111"/>
          </w:rPr>
          <w:t xml:space="preserve">es</w:t>
        </w:r>
      </w:ins>
      <w:r>
        <w:rPr>
          <w:rStyle w:val="1111"/>
        </w:rPr>
        <w:t xml:space="preserve"> not come off freely: if I desire a thing of another and I get it perhaps with much ado</w:t>
      </w:r>
      <w:del w:id="1114" w:author="Derek" w:date="2026-09-30T14:30:42Z" oouserid="Derek">
        <w:r>
          <w:rPr>
            <w:rStyle w:val="1111"/>
          </w:rPr>
          <w:delText xml:space="preserve">e</w:delText>
        </w:r>
      </w:del>
      <w:r>
        <w:rPr>
          <w:rStyle w:val="1111"/>
        </w:rPr>
        <w:t xml:space="preserve">, and a great deal of stir there is, but here's no freedom of spirit; but when a man is free in a thing do but mention it and presently he comes off to </w:t>
      </w:r>
      <w:r/>
    </w:p>
    <w:p>
      <w:pPr>
        <w:pStyle w:val="1132"/>
        <w:pBdr/>
        <w:spacing/>
        <w:ind/>
        <w:rPr/>
      </w:pPr>
      <w:r/>
      <w:bookmarkStart w:id="38" w:name="anchor-43"/>
      <w:r/>
      <w:bookmarkEnd w:id="38"/>
      <w:r>
        <w:rPr>
          <w:rStyle w:val="1111"/>
        </w:rPr>
        <w:t xml:space="preserve">Page</w:t>
      </w:r>
      <w:r>
        <w:rPr>
          <w:rStyle w:val="1111"/>
        </w:rPr>
        <w:t xml:space="preserve"> 16</w:t>
      </w:r>
      <w:r/>
    </w:p>
    <w:p>
      <w:pPr>
        <w:pStyle w:val="1132"/>
        <w:pBdr/>
        <w:spacing/>
        <w:ind/>
        <w:rPr/>
      </w:pPr>
      <w:r/>
      <w:bookmarkStart w:id="39" w:name="anchor-44"/>
      <w:r/>
      <w:bookmarkEnd w:id="39"/>
      <w:r>
        <w:rPr>
          <w:rStyle w:val="1111"/>
        </w:rPr>
        <w:t xml:space="preserve">it. So if you have learned this art of </w:t>
      </w:r>
      <w:ins w:id="1115" w:author="Derek" w:date="2026-09-30T14:31:08Z" oouserid="Derek">
        <w:r>
          <w:rPr>
            <w:rStyle w:val="1111"/>
          </w:rPr>
          <w:t xml:space="preserve">c</w:t>
        </w:r>
      </w:ins>
      <w:del w:id="1116" w:author="Derek" w:date="2026-09-30T14:31:08Z" oouserid="Derek">
        <w:r>
          <w:rPr>
            <w:rStyle w:val="1111"/>
          </w:rPr>
          <w:delText xml:space="preserve">C</w:delText>
        </w:r>
      </w:del>
      <w:r>
        <w:rPr>
          <w:rStyle w:val="1111"/>
        </w:rPr>
        <w:t xml:space="preserve">ontentment, you will not only be contented after a great deal of do to quiet your hearts, but readily as soon as ever you do come to think that it is the hand of God, your heart presently close</w:t>
      </w:r>
      <w:ins w:id="1117" w:author="Derek" w:date="2026-09-30T14:31:28Z" oouserid="Derek">
        <w:r>
          <w:rPr>
            <w:rStyle w:val="1111"/>
          </w:rPr>
          <w:t xml:space="preserve">s</w:t>
        </w:r>
      </w:ins>
      <w:del w:id="1118" w:author="Derek" w:date="2026-09-30T14:31:28Z" oouserid="Derek">
        <w:r>
          <w:rPr>
            <w:rStyle w:val="1111"/>
          </w:rPr>
          <w:delText xml:space="preserve">th</w:delText>
        </w:r>
      </w:del>
      <w:r>
        <w:rPr>
          <w:rStyle w:val="1111"/>
        </w:rPr>
        <w:t xml:space="preserve">.</w:t>
      </w:r>
      <w:r/>
    </w:p>
    <w:p>
      <w:pPr>
        <w:pStyle w:val="1132"/>
        <w:pBdr/>
        <w:spacing/>
        <w:ind/>
        <w:rPr/>
      </w:pPr>
      <w:r/>
      <w:bookmarkStart w:id="40" w:name="W17-17-article_2"/>
      <w:r/>
      <w:bookmarkEnd w:id="40"/>
      <w:r>
        <w:rPr>
          <w:rStyle w:val="1111"/>
        </w:rPr>
        <w:t xml:space="preserve">Secondly, </w:t>
      </w:r>
      <w:r>
        <w:rPr>
          <w:rStyle w:val="1111"/>
        </w:rPr>
        <w:t xml:space="preserve">freely, </w:t>
      </w:r>
      <w:ins w:id="1119" w:author="Derek" w:date="2026-09-30T14:31:39Z" oouserid="Derek">
        <w:r>
          <w:rPr>
            <w:rStyle w:val="1111"/>
          </w:rPr>
          <w:t xml:space="preserve">t</w:t>
        </w:r>
      </w:ins>
      <w:del w:id="1120" w:author="Derek" w:date="2026-09-30T14:31:38Z" oouserid="Derek">
        <w:r>
          <w:rPr>
            <w:rStyle w:val="1111"/>
          </w:rPr>
          <w:delText xml:space="preserve">T</w:delText>
        </w:r>
      </w:del>
      <w:r>
        <w:rPr>
          <w:rStyle w:val="1111"/>
        </w:rPr>
        <w:t xml:space="preserve">hat is not by constraint,</w:t>
      </w:r>
      <w:r>
        <w:rPr>
          <w:rStyle w:val="1111"/>
        </w:rPr>
        <w:t xml:space="preserve"> </w:t>
      </w:r>
      <w:r>
        <w:rPr>
          <w:rStyle w:val="1111"/>
        </w:rPr>
        <w:t xml:space="preserve">not </w:t>
      </w:r>
      <w:ins w:id="1121" w:author="Derek" w:date="2026-09-30T14:32:08Z" oouserid="Derek">
        <w:r>
          <w:rPr>
            <w:rStyle w:val="1111"/>
          </w:rPr>
          <w:t xml:space="preserve">“</w:t>
        </w:r>
      </w:ins>
      <w:r>
        <w:rPr>
          <w:rStyle w:val="1111"/>
        </w:rPr>
        <w:t xml:space="preserve">patience by force</w:t>
      </w:r>
      <w:ins w:id="1122" w:author="Derek" w:date="2026-09-30T14:32:10Z" oouserid="Derek">
        <w:r>
          <w:rPr>
            <w:rStyle w:val="1111"/>
          </w:rPr>
          <w:t xml:space="preserve">”</w:t>
        </w:r>
      </w:ins>
      <w:r>
        <w:rPr>
          <w:rStyle w:val="1111"/>
        </w:rPr>
        <w:t xml:space="preserve"> (as we use to say.) As many will say that</w:t>
      </w:r>
      <w:ins w:id="1123" w:author="Derek" w:date="2026-09-30T14:32:26Z" oouserid="Derek">
        <w:r>
          <w:rPr>
            <w:rStyle w:val="1111"/>
          </w:rPr>
          <w:t xml:space="preserve">,</w:t>
        </w:r>
      </w:ins>
      <w:r>
        <w:rPr>
          <w:rStyle w:val="1111"/>
        </w:rPr>
        <w:t xml:space="preserve"> </w:t>
      </w:r>
      <w:ins w:id="1124" w:author="Derek" w:date="2026-09-30T14:32:28Z" oouserid="Derek">
        <w:r>
          <w:rPr>
            <w:rStyle w:val="1111"/>
          </w:rPr>
          <w:t xml:space="preserve">“</w:t>
        </w:r>
      </w:ins>
      <w:r>
        <w:rPr>
          <w:rStyle w:val="1111"/>
        </w:rPr>
        <w:t xml:space="preserve">you must b</w:t>
      </w:r>
      <w:r>
        <w:rPr>
          <w:rStyle w:val="1111"/>
        </w:rPr>
        <w:t xml:space="preserve">e content, this is the hand of God and there is no help for it</w:t>
      </w:r>
      <w:ins w:id="1125" w:author="Derek" w:date="2026-09-30T14:32:33Z" oouserid="Derek">
        <w:r>
          <w:rPr>
            <w:rStyle w:val="1111"/>
          </w:rPr>
          <w:t xml:space="preserve">”</w:t>
        </w:r>
      </w:ins>
      <w:r>
        <w:rPr>
          <w:rStyle w:val="1111"/>
        </w:rPr>
        <w:t xml:space="preserve">; O this is too low an expression for Christians, yet when Christians come to visit one another, they say</w:t>
      </w:r>
      <w:ins w:id="1126" w:author="Derek" w:date="2026-09-30T14:32:41Z" oouserid="Derek">
        <w:r>
          <w:rPr>
            <w:rStyle w:val="1111"/>
          </w:rPr>
          <w:t xml:space="preserve">,</w:t>
        </w:r>
      </w:ins>
      <w:r>
        <w:rPr>
          <w:rStyle w:val="1111"/>
        </w:rPr>
        <w:t xml:space="preserve"> </w:t>
      </w:r>
      <w:ins w:id="1127" w:author="Derek" w:date="2026-09-30T14:32:44Z" oouserid="Derek">
        <w:r>
          <w:rPr>
            <w:rStyle w:val="1111"/>
          </w:rPr>
          <w:t xml:space="preserve">“</w:t>
        </w:r>
      </w:ins>
      <w:r>
        <w:rPr>
          <w:rStyle w:val="1111"/>
        </w:rPr>
        <w:t xml:space="preserve">friend or neighbo</w:t>
      </w:r>
      <w:del w:id="1128" w:author="Derek" w:date="2026-09-30T14:32:47Z" oouserid="Derek">
        <w:r>
          <w:rPr>
            <w:rStyle w:val="1111"/>
          </w:rPr>
          <w:delText xml:space="preserve">u</w:delText>
        </w:r>
      </w:del>
      <w:r>
        <w:rPr>
          <w:rStyle w:val="1111"/>
        </w:rPr>
        <w:t xml:space="preserve">r you must be content</w:t>
      </w:r>
      <w:ins w:id="1129" w:author="Derek" w:date="2026-09-30T14:32:52Z" oouserid="Derek">
        <w:r>
          <w:rPr>
            <w:rStyle w:val="1111"/>
          </w:rPr>
          <w:t xml:space="preserve">”</w:t>
        </w:r>
      </w:ins>
      <w:r>
        <w:rPr>
          <w:rStyle w:val="1111"/>
        </w:rPr>
        <w:t xml:space="preserve">, this is to low an expression for a Christian, </w:t>
      </w:r>
      <w:del w:id="1130" w:author="Derek" w:date="2026-09-30T14:33:05Z" oouserid="Derek">
        <w:r>
          <w:rPr>
            <w:rStyle w:val="1111"/>
          </w:rPr>
          <w:delText xml:space="preserve">M</w:delText>
        </w:r>
      </w:del>
      <w:ins w:id="1131" w:author="Derek" w:date="2026-09-30T14:33:08Z" oouserid="Derek">
        <w:r>
          <w:rPr>
            <w:rStyle w:val="1111"/>
          </w:rPr>
          <w:t xml:space="preserve">”m</w:t>
        </w:r>
      </w:ins>
      <w:r>
        <w:rPr>
          <w:rStyle w:val="1111"/>
        </w:rPr>
        <w:t xml:space="preserve">ust be content</w:t>
      </w:r>
      <w:ins w:id="1132" w:author="Derek" w:date="2026-09-30T14:33:12Z" oouserid="Derek">
        <w:r>
          <w:rPr>
            <w:rStyle w:val="1111"/>
          </w:rPr>
          <w:t xml:space="preserve">”?</w:t>
        </w:r>
      </w:ins>
      <w:r>
        <w:rPr>
          <w:rStyle w:val="1111"/>
        </w:rPr>
        <w:t xml:space="preserve">,</w:t>
      </w:r>
      <w:r>
        <w:rPr>
          <w:rStyle w:val="1111"/>
        </w:rPr>
        <w:t xml:space="preserve"> no, readily, and freely I will be content. It is su</w:t>
      </w:r>
      <w:ins w:id="1133" w:author="Derek" w:date="2026-09-30T14:33:21Z" oouserid="Derek">
        <w:r>
          <w:rPr>
            <w:rStyle w:val="1111"/>
          </w:rPr>
          <w:t xml:space="preserve">i</w:t>
        </w:r>
      </w:ins>
      <w:r>
        <w:rPr>
          <w:rStyle w:val="1111"/>
        </w:rPr>
        <w:t xml:space="preserve">table to my heart to yeild to God, and to be content, I find it is a thing that comes off of it</w:t>
      </w:r>
      <w:del w:id="1134" w:author="Derek" w:date="2026-09-30T14:33:39Z" oouserid="Derek">
        <w:r>
          <w:rPr>
            <w:rStyle w:val="1111"/>
          </w:rPr>
          <w:delText xml:space="preserve"> </w:delText>
        </w:r>
      </w:del>
      <w:r>
        <w:rPr>
          <w:rStyle w:val="1111"/>
        </w:rPr>
        <w:t xml:space="preserve">self, th</w:t>
      </w:r>
      <w:r>
        <w:rPr>
          <w:rStyle w:val="1111"/>
        </w:rPr>
        <w:t xml:space="preserve">at my soul will be content. Oh you should answer your friends so that come and tell you you must be content, nay I am willing to yield</w:t>
      </w:r>
      <w:del w:id="1135" w:author="Derek" w:date="2026-09-30T14:33:58Z" oouserid="Derek">
        <w:r>
          <w:rPr>
            <w:rStyle w:val="1111"/>
          </w:rPr>
          <w:delText xml:space="preserve">yeild</w:delText>
        </w:r>
      </w:del>
      <w:r>
        <w:rPr>
          <w:rStyle w:val="1111"/>
        </w:rPr>
        <w:t xml:space="preserve"> to God, and I am freely content, that's the </w:t>
      </w:r>
      <w:ins w:id="1136" w:author="Derek" w:date="2026-09-30T14:34:04Z" oouserid="Derek">
        <w:r>
          <w:rPr>
            <w:rStyle w:val="1111"/>
          </w:rPr>
          <w:t xml:space="preserve">s</w:t>
        </w:r>
      </w:ins>
      <w:del w:id="1137" w:author="Derek" w:date="2026-09-30T14:34:03Z" oouserid="Derek">
        <w:r>
          <w:rPr>
            <w:rStyle w:val="1111"/>
          </w:rPr>
          <w:delText xml:space="preserve">S</w:delText>
        </w:r>
      </w:del>
      <w:r>
        <w:rPr>
          <w:rStyle w:val="1111"/>
        </w:rPr>
        <w:t xml:space="preserve">econd. And then a free act it comes after a rational way, that's freedom, th</w:t>
      </w:r>
      <w:r>
        <w:rPr>
          <w:rStyle w:val="1111"/>
        </w:rPr>
        <w:t xml:space="preserve">at is, it do</w:t>
      </w:r>
      <w:del w:id="1138" w:author="Derek" w:date="2026-09-30T14:34:17Z" oouserid="Derek">
        <w:r>
          <w:rPr>
            <w:rStyle w:val="1111"/>
          </w:rPr>
          <w:delText xml:space="preserve">th</w:delText>
        </w:r>
      </w:del>
      <w:ins w:id="1139" w:author="Derek" w:date="2026-09-30T14:34:17Z" oouserid="Derek">
        <w:r>
          <w:rPr>
            <w:rStyle w:val="1111"/>
          </w:rPr>
          <w:t xml:space="preserve">es</w:t>
        </w:r>
      </w:ins>
      <w:r>
        <w:rPr>
          <w:rStyle w:val="1111"/>
        </w:rPr>
        <w:t xml:space="preserve"> not come through ignorance, because I know no better condition, or that I know not what my affliction is, I but it comes through a sanctified judgment, for that is the reason that no creature can do an act of freedom, but the rational creatu</w:t>
      </w:r>
      <w:r>
        <w:rPr>
          <w:rStyle w:val="1111"/>
        </w:rPr>
        <w:t xml:space="preserve">re, the liberty of action is only in rational creatures, and it comes from </w:t>
      </w:r>
      <w:r>
        <w:rPr>
          <w:rStyle w:val="1111"/>
        </w:rPr>
        <w:t xml:space="preserve">hence</w:t>
      </w:r>
      <w:r>
        <w:rPr>
          <w:rStyle w:val="1111"/>
        </w:rPr>
        <w:t xml:space="preserve">, for that's only freedom and out of liberty that's wrought in a rational way, as a natural freedom is when I by my judgment see what is to be done, understand the thing, and t</w:t>
      </w:r>
      <w:r>
        <w:rPr>
          <w:rStyle w:val="1111"/>
        </w:rPr>
        <w:t xml:space="preserve">hen there is a closing with what I do understand in my judgment, that is freely done; but now if a man do</w:t>
      </w:r>
      <w:del w:id="1140" w:author="Derek" w:date="2026-09-30T14:35:25Z" oouserid="Derek">
        <w:r>
          <w:rPr>
            <w:rStyle w:val="1111"/>
          </w:rPr>
          <w:delText xml:space="preserve">th</w:delText>
        </w:r>
      </w:del>
      <w:ins w:id="1141" w:author="Derek" w:date="2026-09-30T14:35:26Z" oouserid="Derek">
        <w:r>
          <w:rPr>
            <w:rStyle w:val="1111"/>
          </w:rPr>
          <w:t xml:space="preserve">es</w:t>
        </w:r>
      </w:ins>
      <w:r>
        <w:rPr>
          <w:rStyle w:val="1111"/>
        </w:rPr>
        <w:t xml:space="preserve"> a thing, and understands not what he do</w:t>
      </w:r>
      <w:del w:id="1142" w:author="Derek" w:date="2026-09-30T14:35:32Z" oouserid="Derek">
        <w:r>
          <w:rPr>
            <w:rStyle w:val="1111"/>
          </w:rPr>
          <w:delText xml:space="preserve">th</w:delText>
        </w:r>
      </w:del>
      <w:ins w:id="1143" w:author="Derek" w:date="2026-09-30T14:35:33Z" oouserid="Derek">
        <w:r>
          <w:rPr>
            <w:rStyle w:val="1111"/>
          </w:rPr>
          <w:t xml:space="preserve">es</w:t>
        </w:r>
      </w:ins>
      <w:r>
        <w:rPr>
          <w:rStyle w:val="1111"/>
        </w:rPr>
        <w:t xml:space="preserve">, he cannot be said to do it freely. So if men are contented, but it is because they understand not what th</w:t>
      </w:r>
      <w:r>
        <w:rPr>
          <w:rStyle w:val="1111"/>
        </w:rPr>
        <w:t xml:space="preserve">eir affliction is, or because they understand no better, this is not freely: as for instance, </w:t>
      </w:r>
      <w:del w:id="1144" w:author="Derek" w:date="2026-09-30T14:35:48Z" oouserid="Derek">
        <w:r>
          <w:rPr>
            <w:rStyle w:val="1111"/>
          </w:rPr>
          <w:delText xml:space="preserve">S</w:delText>
        </w:r>
      </w:del>
      <w:ins w:id="1145" w:author="Derek" w:date="2026-09-30T14:35:48Z" oouserid="Derek">
        <w:r>
          <w:rPr>
            <w:rStyle w:val="1111"/>
          </w:rPr>
          <w:t xml:space="preserve">s</w:t>
        </w:r>
      </w:ins>
      <w:r>
        <w:rPr>
          <w:rStyle w:val="1111"/>
        </w:rPr>
        <w:t xml:space="preserve">uppose a </w:t>
      </w:r>
      <w:del w:id="1146" w:author="Derek" w:date="2026-09-30T14:35:50Z" oouserid="Derek">
        <w:r>
          <w:rPr>
            <w:rStyle w:val="1111"/>
          </w:rPr>
          <w:delText xml:space="preserve">C</w:delText>
        </w:r>
      </w:del>
      <w:ins w:id="1147" w:author="Derek" w:date="2026-09-30T14:35:51Z" oouserid="Derek">
        <w:r>
          <w:rPr>
            <w:rStyle w:val="1111"/>
          </w:rPr>
          <w:t xml:space="preserve">c</w:t>
        </w:r>
      </w:ins>
      <w:r>
        <w:rPr>
          <w:rStyle w:val="1111"/>
        </w:rPr>
        <w:t xml:space="preserve">hild born in a prison and never in all his life went out, the </w:t>
      </w:r>
      <w:del w:id="1148" w:author="Derek" w:date="2026-09-30T14:35:57Z" oouserid="Derek">
        <w:r>
          <w:rPr>
            <w:rStyle w:val="1111"/>
          </w:rPr>
          <w:delText xml:space="preserve">C</w:delText>
        </w:r>
      </w:del>
      <w:ins w:id="1149" w:author="Derek" w:date="2026-09-30T14:35:57Z" oouserid="Derek">
        <w:r>
          <w:rPr>
            <w:rStyle w:val="1111"/>
          </w:rPr>
          <w:t xml:space="preserve">c</w:t>
        </w:r>
      </w:ins>
      <w:r>
        <w:rPr>
          <w:rStyle w:val="1111"/>
        </w:rPr>
        <w:t xml:space="preserve">hild is contented, why? Because he never knew better, but this is no free act of </w:t>
      </w:r>
      <w:del w:id="1150" w:author="Derek" w:date="2026-09-30T14:36:05Z" oouserid="Derek">
        <w:r>
          <w:rPr>
            <w:rStyle w:val="1111"/>
          </w:rPr>
          <w:delText xml:space="preserve">C</w:delText>
        </w:r>
      </w:del>
      <w:ins w:id="1151" w:author="Derek" w:date="2026-09-30T14:36:05Z" oouserid="Derek">
        <w:r>
          <w:rPr>
            <w:rStyle w:val="1111"/>
          </w:rPr>
          <w:t xml:space="preserve">c</w:t>
        </w:r>
      </w:ins>
      <w:r>
        <w:rPr>
          <w:rStyle w:val="1111"/>
        </w:rPr>
        <w:t xml:space="preserve">onten</w:t>
      </w:r>
      <w:r>
        <w:rPr>
          <w:rStyle w:val="1111"/>
        </w:rPr>
        <w:t xml:space="preserve">tation. But now for men and women that do know better, that know that the condition in which they are in it is an afflicted condition, and a sad condition, and yet they can bring their hearts to a </w:t>
      </w:r>
      <w:del w:id="1152" w:author="Derek" w:date="2026-09-30T14:36:22Z" oouserid="Derek">
        <w:r>
          <w:rPr>
            <w:rStyle w:val="1111"/>
          </w:rPr>
          <w:delText xml:space="preserve">C</w:delText>
        </w:r>
      </w:del>
      <w:ins w:id="1153" w:author="Derek" w:date="2026-09-30T14:36:22Z" oouserid="Derek">
        <w:r>
          <w:rPr>
            <w:rStyle w:val="1111"/>
          </w:rPr>
          <w:t xml:space="preserve">c</w:t>
        </w:r>
      </w:ins>
      <w:r>
        <w:rPr>
          <w:rStyle w:val="1111"/>
        </w:rPr>
        <w:t xml:space="preserve">ontentation out of a s</w:t>
      </w:r>
      <w:del w:id="1154" w:author="Derek" w:date="2026-09-30T14:36:26Z" oouserid="Derek">
        <w:r>
          <w:rPr>
            <w:rStyle w:val="1111"/>
          </w:rPr>
          <w:delText xml:space="preserve">u</w:delText>
        </w:r>
      </w:del>
      <w:ins w:id="1155" w:author="Derek" w:date="2026-09-30T14:36:26Z" oouserid="Derek">
        <w:r>
          <w:rPr>
            <w:rStyle w:val="1111"/>
          </w:rPr>
          <w:t xml:space="preserve">a</w:t>
        </w:r>
      </w:ins>
      <w:r>
        <w:rPr>
          <w:rStyle w:val="1111"/>
        </w:rPr>
        <w:t xml:space="preserve">nctified judgment, this is freedom</w:t>
      </w:r>
      <w:ins w:id="1156" w:author="Derek" w:date="2026-09-30T14:36:32Z" oouserid="Derek">
        <w:r>
          <w:rPr>
            <w:rStyle w:val="1111"/>
          </w:rPr>
          <w:t xml:space="preserve">.</w:t>
        </w:r>
      </w:ins>
      <w:r/>
    </w:p>
    <w:p>
      <w:pPr>
        <w:pStyle w:val="1132"/>
        <w:pBdr/>
        <w:spacing/>
        <w:ind/>
        <w:rPr/>
      </w:pPr>
      <w:r/>
      <w:bookmarkStart w:id="40" w:name="anchor-45"/>
      <w:r/>
      <w:bookmarkEnd w:id="40"/>
      <w:r>
        <w:rPr>
          <w:rStyle w:val="1111"/>
        </w:rPr>
        <w:t xml:space="preserve">Page</w:t>
      </w:r>
      <w:r>
        <w:rPr>
          <w:rStyle w:val="1111"/>
        </w:rPr>
        <w:t xml:space="preserve"> 17</w:t>
      </w:r>
      <w:r/>
    </w:p>
    <w:p>
      <w:pPr>
        <w:pStyle w:val="1132"/>
        <w:pBdr/>
        <w:spacing/>
        <w:ind/>
        <w:rPr/>
      </w:pPr>
      <w:r/>
      <w:bookmarkStart w:id="41" w:name="anchor-46"/>
      <w:r/>
      <w:bookmarkEnd w:id="41"/>
      <w:r>
        <w:rPr>
          <w:rStyle w:val="1111"/>
        </w:rPr>
        <w:t xml:space="preserve">Thirdly, </w:t>
      </w:r>
      <w:del w:id="1157" w:author="Derek" w:date="2026-09-30T14:36:41Z" oouserid="Derek">
        <w:r>
          <w:rPr>
            <w:rStyle w:val="1111"/>
          </w:rPr>
          <w:delText xml:space="preserve">T</w:delText>
        </w:r>
      </w:del>
      <w:ins w:id="1158" w:author="Derek" w:date="2026-09-30T14:36:41Z" oouserid="Derek">
        <w:r>
          <w:rPr>
            <w:rStyle w:val="1111"/>
          </w:rPr>
          <w:t xml:space="preserve">t</w:t>
        </w:r>
      </w:ins>
      <w:r>
        <w:rPr>
          <w:rStyle w:val="1111"/>
        </w:rPr>
        <w:t xml:space="preserve">his freedom it is in opposition to stupidness,</w:t>
      </w:r>
      <w:r>
        <w:rPr>
          <w:rStyle w:val="1111"/>
        </w:rPr>
        <w:t xml:space="preserve"> for a man and woman may be contented me</w:t>
      </w:r>
      <w:del w:id="1159" w:author="Derek" w:date="2026-09-30T14:36:52Z" oouserid="Derek">
        <w:r>
          <w:rPr>
            <w:rStyle w:val="1111"/>
          </w:rPr>
          <w:delText xml:space="preserve">e</w:delText>
        </w:r>
      </w:del>
      <w:r>
        <w:rPr>
          <w:rStyle w:val="1111"/>
        </w:rPr>
        <w:t xml:space="preserve">r</w:t>
      </w:r>
      <w:ins w:id="1160" w:author="Derek" w:date="2026-09-30T14:36:52Z" oouserid="Derek">
        <w:r>
          <w:rPr>
            <w:rStyle w:val="1111"/>
          </w:rPr>
          <w:t xml:space="preserve">e</w:t>
        </w:r>
      </w:ins>
      <w:r>
        <w:rPr>
          <w:rStyle w:val="1111"/>
        </w:rPr>
        <w:t xml:space="preserve">ly out of want of sense</w:t>
      </w:r>
      <w:del w:id="1161" w:author="Derek" w:date="2026-10-02T17:18:44Z" oouserid="Derek">
        <w:r>
          <w:rPr>
            <w:rStyle w:val="1111"/>
          </w:rPr>
          <w:delText xml:space="preserve">sence</w:delText>
        </w:r>
      </w:del>
      <w:r>
        <w:rPr>
          <w:rStyle w:val="1111"/>
        </w:rPr>
        <w:t xml:space="preserve">, this is not free, as a man in a dead palsie that doth not feel you nip his flesh, he is not freely patient; but if one should have their flesh nipt, and feel it, and yet for all that can b</w:t>
      </w:r>
      <w:r>
        <w:rPr>
          <w:rStyle w:val="1111"/>
        </w:rPr>
        <w:t xml:space="preserve">e able to bridle themselves, and do it freely, that is another matter. So it is here, many are contented me</w:t>
      </w:r>
      <w:del w:id="1162" w:author="Derek" w:date="2026-10-02T17:20:18Z" oouserid="Derek">
        <w:r>
          <w:rPr>
            <w:rStyle w:val="1111"/>
          </w:rPr>
          <w:delText xml:space="preserve">e</w:delText>
        </w:r>
      </w:del>
      <w:r>
        <w:rPr>
          <w:rStyle w:val="1111"/>
        </w:rPr>
        <w:t xml:space="preserve">r</w:t>
      </w:r>
      <w:ins w:id="1163" w:author="Derek" w:date="2026-10-02T17:20:19Z" oouserid="Derek">
        <w:r>
          <w:rPr>
            <w:rStyle w:val="1111"/>
          </w:rPr>
          <w:t xml:space="preserve">e</w:t>
        </w:r>
      </w:ins>
      <w:r>
        <w:rPr>
          <w:rStyle w:val="1111"/>
        </w:rPr>
        <w:t xml:space="preserve">ly out of stupidness</w:t>
      </w:r>
      <w:del w:id="1164" w:author="Derek" w:date="2026-10-02T17:20:13Z" oouserid="Derek">
        <w:r>
          <w:rPr>
            <w:rStyle w:val="1111"/>
          </w:rPr>
          <w:delText xml:space="preserve">e</w:delText>
        </w:r>
      </w:del>
      <w:r>
        <w:rPr>
          <w:rStyle w:val="1111"/>
        </w:rPr>
        <w:t xml:space="preserve">, they have a dead </w:t>
      </w:r>
      <w:del w:id="1165" w:author="Derek" w:date="2026-09-30T14:37:27Z" oouserid="Derek">
        <w:r>
          <w:rPr>
            <w:rStyle w:val="1111"/>
          </w:rPr>
          <w:delText xml:space="preserve">palsie </w:delText>
        </w:r>
      </w:del>
      <w:ins w:id="1166" w:author="Derek" w:date="2026-09-30T14:37:29Z" oouserid="Derek">
        <w:r>
          <w:rPr>
            <w:rStyle w:val="1111"/>
          </w:rPr>
          <w:t xml:space="preserve">palsy </w:t>
        </w:r>
      </w:ins>
      <w:r>
        <w:rPr>
          <w:rStyle w:val="1111"/>
        </w:rPr>
        <w:t xml:space="preserve">upon them; but now a gracious heart ha</w:t>
      </w:r>
      <w:ins w:id="1167" w:author="Derek" w:date="2026-09-30T14:37:37Z" oouserid="Derek">
        <w:r>
          <w:rPr>
            <w:rStyle w:val="1111"/>
          </w:rPr>
          <w:t xml:space="preserve">s</w:t>
        </w:r>
      </w:ins>
      <w:del w:id="1168" w:author="Derek" w:date="2026-09-30T14:37:38Z" oouserid="Derek">
        <w:r>
          <w:rPr>
            <w:rStyle w:val="1111"/>
          </w:rPr>
          <w:delText xml:space="preserve">th</w:delText>
        </w:r>
      </w:del>
      <w:r>
        <w:rPr>
          <w:rStyle w:val="1111"/>
        </w:rPr>
        <w:t xml:space="preserve"> sen</w:t>
      </w:r>
      <w:del w:id="1169" w:author="Derek" w:date="2026-09-30T14:37:41Z" oouserid="Derek">
        <w:r>
          <w:rPr>
            <w:rStyle w:val="1111"/>
          </w:rPr>
          <w:delText xml:space="preserve">c</w:delText>
        </w:r>
      </w:del>
      <w:ins w:id="1170" w:author="Derek" w:date="2026-09-30T14:37:41Z" oouserid="Derek">
        <w:r>
          <w:rPr>
            <w:rStyle w:val="1111"/>
          </w:rPr>
          <w:t xml:space="preserve">s</w:t>
        </w:r>
      </w:ins>
      <w:r>
        <w:rPr>
          <w:rStyle w:val="1111"/>
        </w:rPr>
        <w:t xml:space="preserve">e enough, and yet is contented, and therefore is free.</w:t>
      </w:r>
      <w:r/>
    </w:p>
    <w:p>
      <w:pPr>
        <w:pStyle w:val="1132"/>
        <w:pBdr/>
        <w:spacing/>
        <w:ind/>
        <w:rPr/>
      </w:pPr>
      <w:r/>
      <w:bookmarkStart w:id="42" w:name="W18-18-article_2"/>
      <w:r/>
      <w:bookmarkEnd w:id="42"/>
      <w:r>
        <w:rPr>
          <w:rStyle w:val="1111"/>
        </w:rPr>
        <w:t xml:space="preserve">Sixthly, </w:t>
      </w:r>
      <w:ins w:id="1171" w:author="Derek" w:date="2026-09-30T14:37:50Z" oouserid="Derek">
        <w:r>
          <w:rPr>
            <w:rStyle w:val="1111"/>
          </w:rPr>
          <w:t xml:space="preserve">f</w:t>
        </w:r>
      </w:ins>
      <w:del w:id="1172" w:author="Derek" w:date="2026-09-30T14:37:50Z" oouserid="Derek">
        <w:r>
          <w:rPr>
            <w:rStyle w:val="1111"/>
          </w:rPr>
          <w:delText xml:space="preserve">F</w:delText>
        </w:r>
      </w:del>
      <w:r>
        <w:rPr>
          <w:rStyle w:val="1111"/>
        </w:rPr>
        <w:t xml:space="preserve">reely [submitting] to, and taking complacency in God</w:t>
      </w:r>
      <w:ins w:id="1173" w:author="Derek" w:date="2026-09-30T14:38:02Z" oouserid="Derek">
        <w:r>
          <w:rPr>
            <w:rStyle w:val="1111"/>
          </w:rPr>
          <w:t xml:space="preserve">’</w:t>
        </w:r>
      </w:ins>
      <w:r>
        <w:rPr>
          <w:rStyle w:val="1111"/>
        </w:rPr>
        <w:t xml:space="preserve">s dispos</w:t>
      </w:r>
      <w:del w:id="1174" w:author="Derek" w:date="2026-09-30T14:38:05Z" oouserid="Derek">
        <w:r>
          <w:rPr>
            <w:rStyle w:val="1111"/>
          </w:rPr>
          <w:delText xml:space="preserve">e</w:delText>
        </w:r>
      </w:del>
      <w:ins w:id="1175" w:author="Derek" w:date="2026-09-30T14:38:05Z" oouserid="Derek">
        <w:r>
          <w:rPr>
            <w:rStyle w:val="1111"/>
          </w:rPr>
          <w:t xml:space="preserve">al</w:t>
        </w:r>
      </w:ins>
      <w:r>
        <w:rPr>
          <w:rStyle w:val="1111"/>
        </w:rPr>
        <w:t xml:space="preserve">.</w:t>
      </w:r>
      <w:r>
        <w:rPr>
          <w:rStyle w:val="1111"/>
        </w:rPr>
        <w:t xml:space="preserve"> Submitting to God</w:t>
      </w:r>
      <w:ins w:id="1176" w:author="Derek" w:date="2026-09-30T14:38:08Z" oouserid="Derek">
        <w:r>
          <w:rPr>
            <w:rStyle w:val="1111"/>
          </w:rPr>
          <w:t xml:space="preserve">’</w:t>
        </w:r>
      </w:ins>
      <w:r>
        <w:rPr>
          <w:rStyle w:val="1111"/>
        </w:rPr>
        <w:t xml:space="preserve">s dispos</w:t>
      </w:r>
      <w:del w:id="1177" w:author="Derek" w:date="2026-09-30T14:38:11Z" oouserid="Derek">
        <w:r>
          <w:rPr>
            <w:rStyle w:val="1111"/>
          </w:rPr>
          <w:delText xml:space="preserve">e</w:delText>
        </w:r>
      </w:del>
      <w:ins w:id="1178" w:author="Derek" w:date="2026-09-30T14:38:16Z" oouserid="Derek">
        <w:r>
          <w:rPr>
            <w:rStyle w:val="1111"/>
          </w:rPr>
          <w:t xml:space="preserve">al</w:t>
        </w:r>
      </w:ins>
      <w:r>
        <w:rPr>
          <w:rStyle w:val="1111"/>
        </w:rPr>
        <w:t xml:space="preserve">, </w:t>
      </w:r>
      <w:del w:id="1179" w:author="Derek" w:date="2026-09-30T14:38:19Z" oouserid="Derek">
        <w:r>
          <w:rPr>
            <w:rStyle w:val="1111"/>
          </w:rPr>
          <w:delText xml:space="preserve">W</w:delText>
        </w:r>
      </w:del>
      <w:ins w:id="1180" w:author="Derek" w:date="2026-09-30T14:38:19Z" oouserid="Derek">
        <w:r>
          <w:rPr>
            <w:rStyle w:val="1111"/>
          </w:rPr>
          <w:t xml:space="preserve">w</w:t>
        </w:r>
      </w:ins>
      <w:r>
        <w:rPr>
          <w:rStyle w:val="1111"/>
        </w:rPr>
        <w:t xml:space="preserve">hat is that? The word </w:t>
      </w:r>
      <w:del w:id="1181" w:author="Derek" w:date="2026-09-30T14:38:22Z" oouserid="Derek">
        <w:r>
          <w:rPr>
            <w:rStyle w:val="1111"/>
          </w:rPr>
          <w:delText xml:space="preserve">S</w:delText>
        </w:r>
      </w:del>
      <w:ins w:id="1182" w:author="Derek" w:date="2026-09-30T14:38:24Z" oouserid="Derek">
        <w:r>
          <w:rPr>
            <w:rStyle w:val="1111"/>
          </w:rPr>
          <w:t xml:space="preserve">”s</w:t>
        </w:r>
      </w:ins>
      <w:r>
        <w:rPr>
          <w:rStyle w:val="1111"/>
        </w:rPr>
        <w:t xml:space="preserve">ubmit</w:t>
      </w:r>
      <w:ins w:id="1183" w:author="Derek" w:date="2026-09-30T14:38:27Z" oouserid="Derek">
        <w:r>
          <w:rPr>
            <w:rStyle w:val="1111"/>
          </w:rPr>
          <w:t xml:space="preserve">”</w:t>
        </w:r>
      </w:ins>
      <w:r>
        <w:rPr>
          <w:rStyle w:val="1111"/>
        </w:rPr>
        <w:t xml:space="preserve">,</w:t>
      </w:r>
      <w:r>
        <w:rPr>
          <w:rStyle w:val="1111"/>
        </w:rPr>
        <w:t xml:space="preserve"> it signifies nothing else, but to send under; as thus, </w:t>
      </w:r>
      <w:del w:id="1184" w:author="Derek" w:date="2026-09-30T14:38:39Z" oouserid="Derek">
        <w:r>
          <w:rPr>
            <w:rStyle w:val="1111"/>
          </w:rPr>
          <w:delText xml:space="preserve">O</w:delText>
        </w:r>
      </w:del>
      <w:ins w:id="1185" w:author="Derek" w:date="2026-09-30T14:38:40Z" oouserid="Derek">
        <w:r>
          <w:rPr>
            <w:rStyle w:val="1111"/>
          </w:rPr>
          <w:t xml:space="preserve">o</w:t>
        </w:r>
      </w:ins>
      <w:r>
        <w:rPr>
          <w:rStyle w:val="1111"/>
        </w:rPr>
        <w:t xml:space="preserve">ne that is discontented, the hea</w:t>
      </w:r>
      <w:r>
        <w:rPr>
          <w:rStyle w:val="1111"/>
        </w:rPr>
        <w:t xml:space="preserve">rt will be unruly, and would even get above God so far as discontentment prevails</w:t>
      </w:r>
      <w:del w:id="1186" w:author="Derek" w:date="2026-09-30T14:38:51Z" oouserid="Derek">
        <w:r>
          <w:rPr>
            <w:rStyle w:val="1111"/>
          </w:rPr>
          <w:delText xml:space="preserve">prevailes</w:delText>
        </w:r>
      </w:del>
      <w:r>
        <w:rPr>
          <w:rStyle w:val="1111"/>
        </w:rPr>
        <w:t xml:space="preserve">; but now comes the grace of </w:t>
      </w:r>
      <w:del w:id="1187" w:author="Derek" w:date="2026-09-30T14:38:55Z" oouserid="Derek">
        <w:r>
          <w:rPr>
            <w:rStyle w:val="1111"/>
          </w:rPr>
          <w:delText xml:space="preserve">C</w:delText>
        </w:r>
      </w:del>
      <w:ins w:id="1188" w:author="Derek" w:date="2026-09-30T14:38:55Z" oouserid="Derek">
        <w:r>
          <w:rPr>
            <w:rStyle w:val="1111"/>
          </w:rPr>
          <w:t xml:space="preserve">c</w:t>
        </w:r>
      </w:ins>
      <w:r>
        <w:rPr>
          <w:rStyle w:val="1111"/>
        </w:rPr>
        <w:t xml:space="preserve">ontentment and sends it under; to submit, it is to send under a thing; now when the soul comes to see the unruliness</w:t>
      </w:r>
      <w:del w:id="1189" w:author="Derek" w:date="2026-09-30T14:39:10Z" oouserid="Derek">
        <w:r>
          <w:rPr>
            <w:rStyle w:val="1111"/>
          </w:rPr>
          <w:delText xml:space="preserve">e</w:delText>
        </w:r>
      </w:del>
      <w:r>
        <w:rPr>
          <w:rStyle w:val="1111"/>
        </w:rPr>
        <w:t xml:space="preserve"> that there is in it, here'</w:t>
      </w:r>
      <w:r>
        <w:rPr>
          <w:rStyle w:val="1111"/>
        </w:rPr>
        <w:t xml:space="preserve">s the hand of God that brings an affliction, and my heart is troubled and discontented; what sa</w:t>
      </w:r>
      <w:ins w:id="1190" w:author="Derek" w:date="2026-09-30T14:39:27Z" oouserid="Derek">
        <w:r>
          <w:rPr>
            <w:rStyle w:val="1111"/>
          </w:rPr>
          <w:t xml:space="preserve">ys</w:t>
        </w:r>
      </w:ins>
      <w:del w:id="1191" w:author="Derek" w:date="2026-09-30T14:39:28Z" oouserid="Derek">
        <w:r>
          <w:rPr>
            <w:rStyle w:val="1111"/>
          </w:rPr>
          <w:delText xml:space="preserve">ith</w:delText>
        </w:r>
      </w:del>
      <w:r>
        <w:rPr>
          <w:rStyle w:val="1111"/>
        </w:rPr>
        <w:t xml:space="preserve"> the </w:t>
      </w:r>
      <w:del w:id="1192" w:author="Derek" w:date="2026-09-30T14:39:30Z" oouserid="Derek">
        <w:r>
          <w:rPr>
            <w:rStyle w:val="1111"/>
          </w:rPr>
          <w:delText xml:space="preserve">S</w:delText>
        </w:r>
      </w:del>
      <w:ins w:id="1193" w:author="Derek" w:date="2026-09-30T14:39:30Z" oouserid="Derek">
        <w:r>
          <w:rPr>
            <w:rStyle w:val="1111"/>
          </w:rPr>
          <w:t xml:space="preserve">s</w:t>
        </w:r>
      </w:ins>
      <w:r>
        <w:rPr>
          <w:rStyle w:val="1111"/>
        </w:rPr>
        <w:t xml:space="preserve">oul? Wil</w:t>
      </w:r>
      <w:del w:id="1194" w:author="Derek" w:date="2026-09-30T14:39:33Z" oouserid="Derek">
        <w:r>
          <w:rPr>
            <w:rStyle w:val="1111"/>
          </w:rPr>
          <w:delText xml:space="preserve">t</w:delText>
        </w:r>
      </w:del>
      <w:ins w:id="1195" w:author="Derek" w:date="2026-09-30T14:39:34Z" oouserid="Derek">
        <w:r>
          <w:rPr>
            <w:rStyle w:val="1111"/>
          </w:rPr>
          <w:t xml:space="preserve">l</w:t>
        </w:r>
      </w:ins>
      <w:r>
        <w:rPr>
          <w:rStyle w:val="1111"/>
        </w:rPr>
        <w:t xml:space="preserve"> </w:t>
      </w:r>
      <w:del w:id="1196" w:author="Derek" w:date="2026-09-30T14:39:38Z" oouserid="Derek">
        <w:r>
          <w:rPr>
            <w:rStyle w:val="1111"/>
          </w:rPr>
          <w:delText xml:space="preserve">thou</w:delText>
        </w:r>
      </w:del>
      <w:ins w:id="1197" w:author="Derek" w:date="2026-09-30T14:39:38Z" oouserid="Derek">
        <w:r>
          <w:rPr>
            <w:rStyle w:val="1111"/>
          </w:rPr>
          <w:t xml:space="preserve">you</w:t>
        </w:r>
      </w:ins>
      <w:r>
        <w:rPr>
          <w:rStyle w:val="1111"/>
        </w:rPr>
        <w:t xml:space="preserve"> be above God? Is it not God</w:t>
      </w:r>
      <w:ins w:id="1198" w:author="Derek" w:date="2026-09-30T14:39:43Z" oouserid="Derek">
        <w:r>
          <w:rPr>
            <w:rStyle w:val="1111"/>
          </w:rPr>
          <w:t xml:space="preserve">’</w:t>
        </w:r>
      </w:ins>
      <w:r>
        <w:rPr>
          <w:rStyle w:val="1111"/>
        </w:rPr>
        <w:t xml:space="preserve">s hand, and must </w:t>
      </w:r>
      <w:del w:id="1199" w:author="Derek" w:date="2026-09-30T14:39:49Z" oouserid="Derek">
        <w:r>
          <w:rPr>
            <w:rStyle w:val="1111"/>
          </w:rPr>
          <w:delText xml:space="preserve">thy</w:delText>
        </w:r>
      </w:del>
      <w:ins w:id="1200" w:author="Derek" w:date="2026-09-30T14:39:49Z" oouserid="Derek">
        <w:r>
          <w:rPr>
            <w:rStyle w:val="1111"/>
          </w:rPr>
          <w:t xml:space="preserve">your</w:t>
        </w:r>
      </w:ins>
      <w:r>
        <w:rPr>
          <w:rStyle w:val="1111"/>
        </w:rPr>
        <w:t xml:space="preserve"> will be regarded more than God</w:t>
      </w:r>
      <w:ins w:id="1201" w:author="Derek" w:date="2026-09-30T14:39:54Z" oouserid="Derek">
        <w:r>
          <w:rPr>
            <w:rStyle w:val="1111"/>
          </w:rPr>
          <w:t xml:space="preserve">’</w:t>
        </w:r>
      </w:ins>
      <w:r>
        <w:rPr>
          <w:rStyle w:val="1111"/>
        </w:rPr>
        <w:t xml:space="preserve">s? O under, under, O thou soul get under, keep under, keep</w:t>
      </w:r>
      <w:r>
        <w:rPr>
          <w:rStyle w:val="1111"/>
        </w:rPr>
        <w:t xml:space="preserve"> low, keep under God</w:t>
      </w:r>
      <w:ins w:id="1202" w:author="Derek" w:date="2026-09-30T14:40:04Z" oouserid="Derek">
        <w:r>
          <w:rPr>
            <w:rStyle w:val="1111"/>
          </w:rPr>
          <w:t xml:space="preserve">’</w:t>
        </w:r>
      </w:ins>
      <w:r>
        <w:rPr>
          <w:rStyle w:val="1111"/>
        </w:rPr>
        <w:t xml:space="preserve">s feet; thou art under God</w:t>
      </w:r>
      <w:ins w:id="1203" w:author="Derek" w:date="2026-09-30T14:40:08Z" oouserid="Derek">
        <w:r>
          <w:rPr>
            <w:rStyle w:val="1111"/>
          </w:rPr>
          <w:t xml:space="preserve">’</w:t>
        </w:r>
      </w:ins>
      <w:r>
        <w:rPr>
          <w:rStyle w:val="1111"/>
        </w:rPr>
        <w:t xml:space="preserve">s feet, and keep under his feet, keep under the </w:t>
      </w:r>
      <w:del w:id="1204" w:author="Derek" w:date="2026-09-30T14:40:15Z" oouserid="Derek">
        <w:r>
          <w:rPr>
            <w:rStyle w:val="1111"/>
          </w:rPr>
          <w:delText xml:space="preserve">A</w:delText>
        </w:r>
      </w:del>
      <w:ins w:id="1205" w:author="Derek" w:date="2026-09-30T14:40:15Z" oouserid="Derek">
        <w:r>
          <w:rPr>
            <w:rStyle w:val="1111"/>
          </w:rPr>
          <w:t xml:space="preserve">a</w:t>
        </w:r>
      </w:ins>
      <w:r>
        <w:rPr>
          <w:rStyle w:val="1111"/>
        </w:rPr>
        <w:t xml:space="preserve">uthority of God, the </w:t>
      </w:r>
      <w:del w:id="1206" w:author="Derek" w:date="2026-09-30T14:40:18Z" oouserid="Derek">
        <w:r>
          <w:rPr>
            <w:rStyle w:val="1111"/>
          </w:rPr>
          <w:delText xml:space="preserve">M</w:delText>
        </w:r>
      </w:del>
      <w:ins w:id="1207" w:author="Derek" w:date="2026-09-30T14:40:18Z" oouserid="Derek">
        <w:r>
          <w:rPr>
            <w:rStyle w:val="1111"/>
          </w:rPr>
          <w:t xml:space="preserve">m</w:t>
        </w:r>
      </w:ins>
      <w:r>
        <w:rPr>
          <w:rStyle w:val="1111"/>
        </w:rPr>
        <w:t xml:space="preserve">ajesty of God, the </w:t>
      </w:r>
      <w:del w:id="1208" w:author="Derek" w:date="2026-09-30T14:40:35Z" oouserid="Derek">
        <w:r>
          <w:rPr>
            <w:rStyle w:val="1111"/>
          </w:rPr>
          <w:delText xml:space="preserve">Soveraignity </w:delText>
        </w:r>
      </w:del>
      <w:ins w:id="1209" w:author="Derek" w:date="2026-09-30T14:40:35Z" oouserid="Derek">
        <w:r>
          <w:rPr>
            <w:rStyle w:val="1111"/>
          </w:rPr>
          <w:t xml:space="preserve">sovereignty</w:t>
        </w:r>
      </w:ins>
      <w:r>
        <w:rPr>
          <w:rStyle w:val="1111"/>
        </w:rPr>
        <w:t xml:space="preserve">of God, the </w:t>
      </w:r>
      <w:del w:id="1210" w:author="Derek" w:date="2026-09-30T14:40:38Z" oouserid="Derek">
        <w:r>
          <w:rPr>
            <w:rStyle w:val="1111"/>
          </w:rPr>
          <w:delText xml:space="preserve">P</w:delText>
        </w:r>
      </w:del>
      <w:ins w:id="1211" w:author="Derek" w:date="2026-09-30T14:40:39Z" oouserid="Derek">
        <w:r>
          <w:rPr>
            <w:rStyle w:val="1111"/>
          </w:rPr>
          <w:t xml:space="preserve">p</w:t>
        </w:r>
      </w:ins>
      <w:r>
        <w:rPr>
          <w:rStyle w:val="1111"/>
        </w:rPr>
        <w:t xml:space="preserve">ower that God ha</w:t>
      </w:r>
      <w:del w:id="1212" w:author="Derek" w:date="2026-09-30T14:40:44Z" oouserid="Derek">
        <w:r>
          <w:rPr>
            <w:rStyle w:val="1111"/>
          </w:rPr>
          <w:delText xml:space="preserve">th</w:delText>
        </w:r>
      </w:del>
      <w:ins w:id="1213" w:author="Derek" w:date="2026-09-30T14:40:44Z" oouserid="Derek">
        <w:r>
          <w:rPr>
            <w:rStyle w:val="1111"/>
          </w:rPr>
          <w:t xml:space="preserve">s</w:t>
        </w:r>
      </w:ins>
      <w:r>
        <w:rPr>
          <w:rStyle w:val="1111"/>
        </w:rPr>
        <w:t xml:space="preserve"> over </w:t>
      </w:r>
      <w:del w:id="1214" w:author="Derek" w:date="2026-09-30T14:40:47Z" oouserid="Derek">
        <w:r>
          <w:rPr>
            <w:rStyle w:val="1111"/>
          </w:rPr>
          <w:delText xml:space="preserve">thee</w:delText>
        </w:r>
      </w:del>
      <w:ins w:id="1215" w:author="Derek" w:date="2026-09-30T14:40:47Z" oouserid="Derek">
        <w:r>
          <w:rPr>
            <w:rStyle w:val="1111"/>
          </w:rPr>
          <w:t xml:space="preserve">you</w:t>
        </w:r>
      </w:ins>
      <w:r>
        <w:rPr>
          <w:rStyle w:val="1111"/>
        </w:rPr>
        <w:t xml:space="preserve">: Keep under, that is to submit; then the </w:t>
      </w:r>
      <w:del w:id="1216" w:author="Derek" w:date="2026-09-30T14:40:50Z" oouserid="Derek">
        <w:r>
          <w:rPr>
            <w:rStyle w:val="1111"/>
          </w:rPr>
          <w:delText xml:space="preserve">S</w:delText>
        </w:r>
      </w:del>
      <w:ins w:id="1217" w:author="Derek" w:date="2026-09-30T14:40:51Z" oouserid="Derek">
        <w:r>
          <w:rPr>
            <w:rStyle w:val="1111"/>
          </w:rPr>
          <w:t xml:space="preserve">s</w:t>
        </w:r>
      </w:ins>
      <w:r>
        <w:rPr>
          <w:rStyle w:val="1111"/>
        </w:rPr>
        <w:t xml:space="preserve">oul can submit to God </w:t>
      </w:r>
      <w:r>
        <w:rPr>
          <w:rStyle w:val="1111"/>
        </w:rPr>
        <w:t xml:space="preserve">when it can send it's self under the </w:t>
      </w:r>
      <w:del w:id="1218" w:author="Derek" w:date="2026-09-30T14:41:00Z" oouserid="Derek">
        <w:r>
          <w:rPr>
            <w:rStyle w:val="1111"/>
          </w:rPr>
          <w:delText xml:space="preserve">P</w:delText>
        </w:r>
      </w:del>
      <w:ins w:id="1219" w:author="Derek" w:date="2026-09-30T14:41:01Z" oouserid="Derek">
        <w:r>
          <w:rPr>
            <w:rStyle w:val="1111"/>
          </w:rPr>
          <w:t xml:space="preserve">p</w:t>
        </w:r>
      </w:ins>
      <w:r>
        <w:rPr>
          <w:rStyle w:val="1111"/>
        </w:rPr>
        <w:t xml:space="preserve">ower and </w:t>
      </w:r>
      <w:del w:id="1220" w:author="Derek" w:date="2026-09-30T14:41:03Z" oouserid="Derek">
        <w:r>
          <w:rPr>
            <w:rStyle w:val="1111"/>
          </w:rPr>
          <w:delText xml:space="preserve">A</w:delText>
        </w:r>
      </w:del>
      <w:ins w:id="1221" w:author="Derek" w:date="2026-09-30T14:41:03Z" oouserid="Derek">
        <w:r>
          <w:rPr>
            <w:rStyle w:val="1111"/>
          </w:rPr>
          <w:t xml:space="preserve">a</w:t>
        </w:r>
      </w:ins>
      <w:r>
        <w:rPr>
          <w:rStyle w:val="1111"/>
        </w:rPr>
        <w:t xml:space="preserve">uthority, and </w:t>
      </w:r>
      <w:del w:id="1222" w:author="Derek" w:date="2026-09-30T14:41:08Z" oouserid="Derek">
        <w:r>
          <w:rPr>
            <w:rStyle w:val="1111"/>
          </w:rPr>
          <w:delText xml:space="preserve">Soveraignity</w:delText>
        </w:r>
      </w:del>
      <w:ins w:id="1223" w:author="Derek" w:date="2026-09-30T14:41:08Z" oouserid="Derek">
        <w:r>
          <w:rPr>
            <w:rStyle w:val="1111"/>
          </w:rPr>
          <w:t xml:space="preserve">sovereignty</w:t>
        </w:r>
      </w:ins>
      <w:r>
        <w:rPr>
          <w:rStyle w:val="1111"/>
        </w:rPr>
        <w:t xml:space="preserve">, and </w:t>
      </w:r>
      <w:del w:id="1224" w:author="Derek" w:date="2026-09-30T14:41:14Z" oouserid="Derek">
        <w:r>
          <w:rPr>
            <w:rStyle w:val="1111"/>
          </w:rPr>
          <w:delText xml:space="preserve">D</w:delText>
        </w:r>
      </w:del>
      <w:ins w:id="1225" w:author="Derek" w:date="2026-09-30T14:41:14Z" oouserid="Derek">
        <w:r>
          <w:rPr>
            <w:rStyle w:val="1111"/>
          </w:rPr>
          <w:t xml:space="preserve">d</w:t>
        </w:r>
      </w:ins>
      <w:r>
        <w:rPr>
          <w:rStyle w:val="1111"/>
        </w:rPr>
        <w:t xml:space="preserve">ominion that God ha</w:t>
      </w:r>
      <w:del w:id="1226" w:author="Derek" w:date="2026-09-30T14:41:17Z" oouserid="Derek">
        <w:r>
          <w:rPr>
            <w:rStyle w:val="1111"/>
          </w:rPr>
          <w:delText xml:space="preserve">th</w:delText>
        </w:r>
      </w:del>
      <w:ins w:id="1227" w:author="Derek" w:date="2026-09-30T14:41:17Z" oouserid="Derek">
        <w:r>
          <w:rPr>
            <w:rStyle w:val="1111"/>
          </w:rPr>
          <w:t xml:space="preserve">s</w:t>
        </w:r>
      </w:ins>
      <w:r>
        <w:rPr>
          <w:rStyle w:val="1111"/>
        </w:rPr>
        <w:t xml:space="preserve"> over it; that is the Sixth </w:t>
      </w:r>
      <w:del w:id="1228" w:author="Derek" w:date="2026-09-30T14:41:25Z" oouserid="Derek">
        <w:r>
          <w:rPr>
            <w:rStyle w:val="1111"/>
          </w:rPr>
          <w:delText xml:space="preserve">P</w:delText>
        </w:r>
      </w:del>
      <w:ins w:id="1229" w:author="Derek" w:date="2026-09-30T14:41:26Z" oouserid="Derek">
        <w:r>
          <w:rPr>
            <w:rStyle w:val="1111"/>
          </w:rPr>
          <w:t xml:space="preserve">p</w:t>
        </w:r>
      </w:ins>
      <w:r>
        <w:rPr>
          <w:rStyle w:val="1111"/>
        </w:rPr>
        <w:t xml:space="preserve">articular: Yea but that is not enough, yet you have not got to this </w:t>
      </w:r>
      <w:del w:id="1230" w:author="Derek" w:date="2026-09-30T14:41:33Z" oouserid="Derek">
        <w:r>
          <w:rPr>
            <w:rStyle w:val="1111"/>
          </w:rPr>
          <w:delText xml:space="preserve">G</w:delText>
        </w:r>
      </w:del>
      <w:ins w:id="1231" w:author="Derek" w:date="2026-09-30T14:41:33Z" oouserid="Derek">
        <w:r>
          <w:rPr>
            <w:rStyle w:val="1111"/>
          </w:rPr>
          <w:t xml:space="preserve">g</w:t>
        </w:r>
      </w:ins>
      <w:r>
        <w:rPr>
          <w:rStyle w:val="1111"/>
        </w:rPr>
        <w:t xml:space="preserve">race of </w:t>
      </w:r>
      <w:del w:id="1232" w:author="Derek" w:date="2026-09-30T14:41:35Z" oouserid="Derek">
        <w:r>
          <w:rPr>
            <w:rStyle w:val="1111"/>
          </w:rPr>
          <w:delText xml:space="preserve">C</w:delText>
        </w:r>
      </w:del>
      <w:ins w:id="1233" w:author="Derek" w:date="2026-09-30T14:41:35Z" oouserid="Derek">
        <w:r>
          <w:rPr>
            <w:rStyle w:val="1111"/>
          </w:rPr>
          <w:t xml:space="preserve">c</w:t>
        </w:r>
      </w:ins>
      <w:r>
        <w:rPr>
          <w:rStyle w:val="1111"/>
        </w:rPr>
        <w:t xml:space="preserve">ontentment, except in the next place you take.</w:t>
      </w:r>
      <w:r/>
    </w:p>
    <w:p>
      <w:pPr>
        <w:pStyle w:val="1132"/>
        <w:pBdr/>
        <w:spacing/>
        <w:ind/>
        <w:rPr/>
      </w:pPr>
      <w:r/>
      <w:bookmarkStart w:id="42" w:name="W18-18-article_3"/>
      <w:r/>
      <w:bookmarkEnd w:id="42"/>
      <w:r>
        <w:rPr>
          <w:rStyle w:val="1111"/>
        </w:rPr>
        <w:t xml:space="preserve">Seventhly, </w:t>
      </w:r>
      <w:del w:id="1234" w:author="Derek" w:date="2026-09-30T14:41:41Z" oouserid="Derek">
        <w:r>
          <w:rPr>
            <w:rStyle w:val="1111"/>
          </w:rPr>
          <w:delText xml:space="preserve">T</w:delText>
        </w:r>
      </w:del>
      <w:ins w:id="1235" w:author="Derek" w:date="2026-09-30T14:41:41Z" oouserid="Derek">
        <w:r>
          <w:rPr>
            <w:rStyle w:val="1111"/>
          </w:rPr>
          <w:t xml:space="preserve">t</w:t>
        </w:r>
      </w:ins>
      <w:r>
        <w:rPr>
          <w:rStyle w:val="1111"/>
        </w:rPr>
        <w:t xml:space="preserve">aking a [complacency] in God</w:t>
      </w:r>
      <w:ins w:id="1236" w:author="Derek" w:date="2026-09-30T14:41:46Z" oouserid="Derek">
        <w:r>
          <w:rPr>
            <w:rStyle w:val="1111"/>
          </w:rPr>
          <w:t xml:space="preserve">’</w:t>
        </w:r>
      </w:ins>
      <w:r>
        <w:rPr>
          <w:rStyle w:val="1111"/>
        </w:rPr>
        <w:t xml:space="preserve">s dispos</w:t>
      </w:r>
      <w:del w:id="1237" w:author="Derek" w:date="2026-09-30T14:41:49Z" oouserid="Derek">
        <w:r>
          <w:rPr>
            <w:rStyle w:val="1111"/>
          </w:rPr>
          <w:delText xml:space="preserve">e</w:delText>
        </w:r>
      </w:del>
      <w:ins w:id="1238" w:author="Derek" w:date="2026-09-30T14:41:50Z" oouserid="Derek">
        <w:r>
          <w:rPr>
            <w:rStyle w:val="1111"/>
          </w:rPr>
          <w:t xml:space="preserve">al</w:t>
        </w:r>
      </w:ins>
      <w:r>
        <w:rPr>
          <w:rStyle w:val="1111"/>
        </w:rPr>
        <w:t xml:space="preserve">.</w:t>
      </w:r>
      <w:r>
        <w:rPr>
          <w:rStyle w:val="1111"/>
        </w:rPr>
        <w:t xml:space="preserve"> That is thus, I am well pleased in what God do</w:t>
      </w:r>
      <w:del w:id="1239" w:author="Derek" w:date="2026-09-30T14:41:57Z" oouserid="Derek">
        <w:r>
          <w:rPr>
            <w:rStyle w:val="1111"/>
          </w:rPr>
          <w:delText xml:space="preserve">th</w:delText>
        </w:r>
      </w:del>
      <w:ins w:id="1240" w:author="Derek" w:date="2026-09-30T14:41:57Z" oouserid="Derek">
        <w:r>
          <w:rPr>
            <w:rStyle w:val="1111"/>
          </w:rPr>
          <w:t xml:space="preserve">es</w:t>
        </w:r>
      </w:ins>
      <w:r>
        <w:rPr>
          <w:rStyle w:val="1111"/>
        </w:rPr>
        <w:t xml:space="preserve">, so far as I can see God in it, though as I said, I may be sensible of the affliction, and may desire that God in his due time would take it off, and </w:t>
      </w:r>
      <w:r>
        <w:rPr>
          <w:rStyle w:val="1111"/>
        </w:rPr>
        <w:t xml:space="preserve">use means to take it off; yet I may be well pleased so far as God</w:t>
      </w:r>
      <w:ins w:id="1241" w:author="Derek" w:date="2026-09-30T14:42:21Z" oouserid="Derek">
        <w:r>
          <w:rPr>
            <w:rStyle w:val="1111"/>
          </w:rPr>
          <w:t xml:space="preserve">’</w:t>
        </w:r>
      </w:ins>
      <w:r>
        <w:rPr>
          <w:rStyle w:val="1111"/>
        </w:rPr>
        <w:t xml:space="preserve">s hand is in it. To be well pleased with God</w:t>
      </w:r>
      <w:ins w:id="1242" w:author="Derek" w:date="2026-09-30T14:42:34Z" oouserid="Derek">
        <w:r>
          <w:rPr>
            <w:rStyle w:val="1111"/>
          </w:rPr>
          <w:t xml:space="preserve">’</w:t>
        </w:r>
      </w:ins>
      <w:r>
        <w:rPr>
          <w:rStyle w:val="1111"/>
        </w:rPr>
        <w:t xml:space="preserve">s hand, that is a higher degree than the other: and this comes from hence, not only because I see that I should be content in this affliction, but </w:t>
      </w:r>
      <w:r/>
    </w:p>
    <w:p>
      <w:pPr>
        <w:pStyle w:val="1132"/>
        <w:pBdr/>
        <w:spacing/>
        <w:ind/>
        <w:rPr/>
      </w:pPr>
      <w:r/>
      <w:bookmarkStart w:id="42" w:name="anchor-47"/>
      <w:r/>
      <w:bookmarkEnd w:id="42"/>
      <w:r>
        <w:rPr>
          <w:rStyle w:val="1111"/>
        </w:rPr>
        <w:t xml:space="preserve">Page</w:t>
      </w:r>
      <w:r>
        <w:rPr>
          <w:rStyle w:val="1111"/>
        </w:rPr>
        <w:t xml:space="preserve"> 18</w:t>
      </w:r>
      <w:r/>
    </w:p>
    <w:p>
      <w:pPr>
        <w:pStyle w:val="1132"/>
        <w:pBdr/>
        <w:spacing/>
        <w:ind/>
        <w:rPr/>
      </w:pPr>
      <w:r/>
      <w:bookmarkStart w:id="43" w:name="anchor-48"/>
      <w:r/>
      <w:bookmarkEnd w:id="43"/>
      <w:r>
        <w:rPr>
          <w:rStyle w:val="1111"/>
        </w:rPr>
        <w:t xml:space="preserve">because I see that there is good in this affliction. I find there is </w:t>
      </w:r>
      <w:del w:id="1243" w:author="Derek" w:date="2026-10-02T17:20:47Z" oouserid="Derek">
        <w:r>
          <w:rPr>
            <w:rStyle w:val="1111"/>
          </w:rPr>
          <w:delText xml:space="preserve">hon</w:delText>
        </w:r>
      </w:del>
      <w:del w:id="1244" w:author="Derek" w:date="2026-10-02T17:20:47Z" oouserid="Derek">
        <w:r>
          <w:rPr>
            <w:rStyle w:val="1111"/>
          </w:rPr>
          <w:delText xml:space="preserve">y </w:delText>
        </w:r>
      </w:del>
      <w:r>
        <w:rPr>
          <w:rStyle w:val="1111"/>
        </w:rPr>
        <w:t xml:space="preserve">in this rock, and so I do not only say, I </w:t>
      </w:r>
      <w:r>
        <w:rPr>
          <w:rStyle w:val="1111"/>
        </w:rPr>
        <w:t xml:space="preserve">must,</w:t>
      </w:r>
      <w:r>
        <w:rPr>
          <w:rStyle w:val="1111"/>
        </w:rPr>
        <w:t xml:space="preserve"> or I </w:t>
      </w:r>
      <w:r>
        <w:rPr>
          <w:rStyle w:val="1111"/>
        </w:rPr>
        <w:t xml:space="preserve">will</w:t>
      </w:r>
      <w:r>
        <w:rPr>
          <w:rStyle w:val="1111"/>
        </w:rPr>
        <w:t xml:space="preserve"> submit to Gods hand: no, but the hand of God is </w:t>
      </w:r>
      <w:r>
        <w:rPr>
          <w:rStyle w:val="1111"/>
        </w:rPr>
        <w:t xml:space="preserve">good</w:t>
      </w:r>
      <w:r>
        <w:rPr>
          <w:rStyle w:val="1111"/>
        </w:rPr>
        <w:t xml:space="preserve">; it is </w:t>
      </w:r>
      <w:r>
        <w:rPr>
          <w:rStyle w:val="1111"/>
        </w:rPr>
        <w:t xml:space="preserve">good that I am afflicted.</w:t>
      </w:r>
      <w:r>
        <w:rPr>
          <w:rStyle w:val="1111"/>
        </w:rPr>
        <w:t xml:space="preserve"> That it is just that I am afflicted, that may be in one that is not truly contented; I may be convinc</w:t>
      </w:r>
      <w:r>
        <w:rPr>
          <w:rStyle w:val="1111"/>
        </w:rPr>
        <w:t xml:space="preserve">ed that God deals justly in this, God is righteous and just, and </w:t>
      </w:r>
      <w:del w:id="1245" w:author="Derek" w:date="2026-09-30T14:54:26Z" oouserid="Derek">
        <w:r>
          <w:rPr>
            <w:rStyle w:val="1111"/>
          </w:rPr>
          <w:delText xml:space="preserve">tis</w:delText>
        </w:r>
      </w:del>
      <w:ins w:id="1246" w:author="Derek" w:date="2026-09-30T14:54:27Z" oouserid="Derek">
        <w:r>
          <w:rPr>
            <w:rStyle w:val="1111"/>
          </w:rPr>
          <w:t xml:space="preserve">its is</w:t>
        </w:r>
      </w:ins>
      <w:r>
        <w:rPr>
          <w:rStyle w:val="1111"/>
        </w:rPr>
        <w:t xml:space="preserve"> fit I should submit to what he ha</w:t>
      </w:r>
      <w:del w:id="1247" w:author="Derek" w:date="2026-09-30T14:54:35Z" oouserid="Derek">
        <w:r>
          <w:rPr>
            <w:rStyle w:val="1111"/>
          </w:rPr>
          <w:delText xml:space="preserve">th</w:delText>
        </w:r>
      </w:del>
      <w:ins w:id="1248" w:author="Derek" w:date="2026-09-30T14:54:35Z" oouserid="Derek">
        <w:r>
          <w:rPr>
            <w:rStyle w:val="1111"/>
          </w:rPr>
          <w:t xml:space="preserve">s</w:t>
        </w:r>
      </w:ins>
      <w:r>
        <w:rPr>
          <w:rStyle w:val="1111"/>
        </w:rPr>
        <w:t xml:space="preserve"> done, O the Lord hath done righteously in </w:t>
      </w:r>
      <w:ins w:id="1249" w:author="Derek" w:date="2026-09-30T14:56:22Z" oouserid="Derek">
        <w:r>
          <w:rPr>
            <w:rStyle w:val="1111"/>
          </w:rPr>
          <w:t xml:space="preserve">all</w:t>
        </w:r>
      </w:ins>
      <w:del w:id="1250" w:author="Derek" w:date="2026-09-30T14:56:22Z" oouserid="Derek">
        <w:r>
          <w:rPr>
            <w:rStyle w:val="1111"/>
          </w:rPr>
          <w:delText xml:space="preserve">a</w:delText>
        </w:r>
      </w:del>
      <w:del w:id="1251" w:author="Derek" w:date="2026-09-30T14:56:22Z" oouserid="Derek">
        <w:r>
          <w:rPr>
            <w:rStyle w:val="1111"/>
          </w:rPr>
          <w:delText xml:space="preserve">l</w:delText>
        </w:r>
      </w:del>
      <w:r>
        <w:rPr>
          <w:rStyle w:val="1111"/>
        </w:rPr>
        <w:t xml:space="preserve"> his wa</w:t>
      </w:r>
      <w:ins w:id="1252" w:author="Derek" w:date="2026-09-30T14:54:48Z" oouserid="Derek">
        <w:r>
          <w:rPr>
            <w:rStyle w:val="1111"/>
          </w:rPr>
          <w:t xml:space="preserve">y</w:t>
        </w:r>
      </w:ins>
      <w:del w:id="1253" w:author="Derek" w:date="2026-09-30T14:54:49Z" oouserid="Derek">
        <w:r>
          <w:rPr>
            <w:rStyle w:val="1111"/>
          </w:rPr>
          <w:delText xml:space="preserve">ie</w:delText>
        </w:r>
      </w:del>
      <w:r>
        <w:rPr>
          <w:rStyle w:val="1111"/>
        </w:rPr>
        <w:t xml:space="preserve">s: but that is not enough, but </w:t>
      </w:r>
      <w:del w:id="1254" w:author="Derek" w:date="2026-09-30T14:56:34Z" oouserid="Derek">
        <w:r>
          <w:rPr>
            <w:rStyle w:val="1111"/>
          </w:rPr>
          <w:delText xml:space="preserve">thou</w:delText>
        </w:r>
      </w:del>
      <w:ins w:id="1255" w:author="Derek" w:date="2026-09-30T14:56:34Z" oouserid="Derek">
        <w:r>
          <w:rPr>
            <w:rStyle w:val="1111"/>
          </w:rPr>
          <w:t xml:space="preserve">you</w:t>
        </w:r>
      </w:ins>
      <w:r>
        <w:rPr>
          <w:rStyle w:val="1111"/>
        </w:rPr>
        <w:t xml:space="preserve"> must say</w:t>
      </w:r>
      <w:ins w:id="1256" w:author="Derek" w:date="2026-09-30T14:56:38Z" oouserid="Derek">
        <w:r>
          <w:rPr>
            <w:rStyle w:val="1111"/>
          </w:rPr>
          <w:t xml:space="preserve">,</w:t>
        </w:r>
      </w:ins>
      <w:r>
        <w:rPr>
          <w:rStyle w:val="1111"/>
        </w:rPr>
        <w:t xml:space="preserve"> </w:t>
      </w:r>
      <w:del w:id="1257" w:author="Derek" w:date="2026-09-30T14:54:55Z" oouserid="Derek">
        <w:r>
          <w:rPr>
            <w:rStyle w:val="1111"/>
          </w:rPr>
          <w:delText xml:space="preserve">G</w:delText>
        </w:r>
      </w:del>
      <w:ins w:id="1258" w:author="Derek" w:date="2026-10-02T17:21:32Z" oouserid="Derek">
        <w:r>
          <w:rPr>
            <w:rStyle w:val="1111"/>
          </w:rPr>
          <w:t xml:space="preserve">”G</w:t>
        </w:r>
      </w:ins>
      <w:r>
        <w:rPr>
          <w:rStyle w:val="1111"/>
        </w:rPr>
        <w:t xml:space="preserve">ood is the hand of the Lord</w:t>
      </w:r>
      <w:ins w:id="1259" w:author="Derek" w:date="2026-09-30T14:56:44Z" oouserid="Derek">
        <w:r>
          <w:rPr>
            <w:rStyle w:val="1111"/>
          </w:rPr>
          <w:t xml:space="preserve">”</w:t>
        </w:r>
      </w:ins>
      <w:r>
        <w:rPr>
          <w:rStyle w:val="1111"/>
        </w:rPr>
        <w:t xml:space="preserve">, the expression of old </w:t>
      </w:r>
      <w:r>
        <w:rPr>
          <w:rStyle w:val="1111"/>
        </w:rPr>
        <w:t xml:space="preserve">El</w:t>
      </w:r>
      <w:del w:id="1260" w:author="Derek" w:date="2026-09-30T14:55:33Z" oouserid="Derek">
        <w:r>
          <w:rPr>
            <w:rStyle w:val="1111"/>
          </w:rPr>
          <w:delText xml:space="preserve">y</w:delText>
        </w:r>
      </w:del>
      <w:ins w:id="1261" w:author="Derek" w:date="2026-09-30T14:55:34Z" oouserid="Derek">
        <w:r>
          <w:rPr>
            <w:rStyle w:val="1111"/>
          </w:rPr>
          <w:t xml:space="preserve">i</w:t>
        </w:r>
      </w:ins>
      <w:r>
        <w:rPr>
          <w:rStyle w:val="1111"/>
        </w:rPr>
        <w:t xml:space="preserve">, </w:t>
      </w:r>
      <w:del w:id="1262" w:author="Derek" w:date="2026-09-30T14:55:36Z" oouserid="Derek">
        <w:r>
          <w:rPr>
            <w:rStyle w:val="1111"/>
          </w:rPr>
          <w:delText xml:space="preserve">G</w:delText>
        </w:r>
      </w:del>
      <w:ins w:id="1263" w:author="Derek" w:date="2026-09-30T14:56:52Z" oouserid="Derek">
        <w:r>
          <w:rPr>
            <w:rStyle w:val="1111"/>
          </w:rPr>
          <w:t xml:space="preserve">”g</w:t>
        </w:r>
      </w:ins>
      <w:r>
        <w:rPr>
          <w:rStyle w:val="1111"/>
        </w:rPr>
        <w:t xml:space="preserve">ood is the word of the Lord</w:t>
      </w:r>
      <w:ins w:id="1264" w:author="Derek" w:date="2026-09-30T14:56:56Z" oouserid="Derek">
        <w:r>
          <w:rPr>
            <w:rStyle w:val="1111"/>
          </w:rPr>
          <w:t xml:space="preserve">”</w:t>
        </w:r>
      </w:ins>
      <w:r>
        <w:rPr>
          <w:rStyle w:val="1111"/>
        </w:rPr>
        <w:t xml:space="preserve">,</w:t>
      </w:r>
      <w:r>
        <w:rPr>
          <w:rStyle w:val="1111"/>
        </w:rPr>
        <w:t xml:space="preserve"> when it was a sore &amp; hard word, that word that did threaten very grievous things to </w:t>
      </w:r>
      <w:r>
        <w:rPr>
          <w:rStyle w:val="1111"/>
        </w:rPr>
        <w:t xml:space="preserve">El</w:t>
      </w:r>
      <w:ins w:id="1265" w:author="Derek" w:date="2026-09-30T14:55:47Z" oouserid="Derek">
        <w:r>
          <w:rPr>
            <w:rStyle w:val="1111"/>
          </w:rPr>
          <w:t xml:space="preserve">i</w:t>
        </w:r>
      </w:ins>
      <w:del w:id="1266" w:author="Derek" w:date="2026-09-30T14:55:46Z" oouserid="Derek">
        <w:r>
          <w:rPr>
            <w:rStyle w:val="1111"/>
          </w:rPr>
          <w:delText xml:space="preserve">y</w:delText>
        </w:r>
      </w:del>
      <w:r>
        <w:rPr>
          <w:rStyle w:val="1111"/>
        </w:rPr>
        <w:t xml:space="preserve"> and his house, and yet, </w:t>
      </w:r>
      <w:del w:id="1267" w:author="Derek" w:date="2026-09-30T14:55:51Z" oouserid="Derek">
        <w:r>
          <w:rPr>
            <w:rStyle w:val="1111"/>
          </w:rPr>
          <w:delText xml:space="preserve">G</w:delText>
        </w:r>
      </w:del>
      <w:ins w:id="1268" w:author="Derek" w:date="2026-09-30T14:57:08Z" oouserid="Derek">
        <w:r>
          <w:rPr>
            <w:rStyle w:val="1111"/>
          </w:rPr>
          <w:t xml:space="preserve">”g</w:t>
        </w:r>
      </w:ins>
      <w:r>
        <w:rPr>
          <w:rStyle w:val="1111"/>
        </w:rPr>
        <w:t xml:space="preserve">ood is the word of the Lord</w:t>
      </w:r>
      <w:ins w:id="1269" w:author="Derek" w:date="2026-09-30T14:57:11Z" oouserid="Derek">
        <w:r>
          <w:rPr>
            <w:rStyle w:val="1111"/>
          </w:rPr>
          <w:t xml:space="preserve">”</w:t>
        </w:r>
      </w:ins>
      <w:r>
        <w:rPr>
          <w:rStyle w:val="1111"/>
        </w:rPr>
        <w:t xml:space="preserve">, sai</w:t>
      </w:r>
      <w:del w:id="1270" w:author="Derek" w:date="2026-09-30T14:57:14Z" oouserid="Derek">
        <w:r>
          <w:rPr>
            <w:rStyle w:val="1111"/>
          </w:rPr>
          <w:delText xml:space="preserve">th</w:delText>
        </w:r>
      </w:del>
      <w:ins w:id="1271" w:author="Derek" w:date="2026-09-30T14:57:16Z" oouserid="Derek">
        <w:r>
          <w:rPr>
            <w:rStyle w:val="1111"/>
          </w:rPr>
          <w:t xml:space="preserve">d</w:t>
        </w:r>
      </w:ins>
      <w:r>
        <w:rPr>
          <w:rStyle w:val="1111"/>
        </w:rPr>
        <w:t xml:space="preserve"> </w:t>
      </w:r>
      <w:r>
        <w:rPr>
          <w:rStyle w:val="1111"/>
        </w:rPr>
        <w:t xml:space="preserve">El</w:t>
      </w:r>
      <w:del w:id="1272" w:author="Derek" w:date="2026-09-30T14:55:54Z" oouserid="Derek">
        <w:r>
          <w:rPr>
            <w:rStyle w:val="1111"/>
          </w:rPr>
          <w:delText xml:space="preserve">y</w:delText>
        </w:r>
      </w:del>
      <w:ins w:id="1273" w:author="Derek" w:date="2026-09-30T14:55:54Z" oouserid="Derek">
        <w:r>
          <w:rPr>
            <w:rStyle w:val="1111"/>
          </w:rPr>
          <w:t xml:space="preserve">i</w:t>
        </w:r>
      </w:ins>
      <w:r>
        <w:rPr>
          <w:rStyle w:val="1111"/>
        </w:rPr>
        <w:t xml:space="preserve">.</w:t>
      </w:r>
      <w:r>
        <w:rPr>
          <w:rStyle w:val="1111"/>
        </w:rPr>
        <w:t xml:space="preserve"> Perhaps some of you may say as </w:t>
      </w:r>
      <w:r>
        <w:rPr>
          <w:rStyle w:val="1111"/>
        </w:rPr>
        <w:t xml:space="preserve">David,</w:t>
      </w:r>
      <w:r>
        <w:rPr>
          <w:rStyle w:val="1111"/>
        </w:rPr>
        <w:t xml:space="preserve"> </w:t>
      </w:r>
      <w:del w:id="1274" w:author="Derek" w:date="2026-09-30T14:57:24Z" oouserid="Derek">
        <w:r>
          <w:rPr>
            <w:rStyle w:val="1111"/>
          </w:rPr>
          <w:delText xml:space="preserve">I</w:delText>
        </w:r>
      </w:del>
      <w:ins w:id="1275" w:author="Derek" w:date="2026-09-30T14:57:27Z" oouserid="Derek">
        <w:r>
          <w:rPr>
            <w:rStyle w:val="1111"/>
          </w:rPr>
          <w:t xml:space="preserve">”i</w:t>
        </w:r>
      </w:ins>
      <w:r>
        <w:rPr>
          <w:rStyle w:val="1111"/>
        </w:rPr>
        <w:t xml:space="preserve">t is good that I was afflicted</w:t>
      </w:r>
      <w:ins w:id="1276" w:author="Derek" w:date="2026-09-30T14:57:30Z" oouserid="Derek">
        <w:r>
          <w:rPr>
            <w:rStyle w:val="1111"/>
          </w:rPr>
          <w:t xml:space="preserve">”</w:t>
        </w:r>
      </w:ins>
      <w:r>
        <w:rPr>
          <w:rStyle w:val="1111"/>
        </w:rPr>
        <w:t xml:space="preserve">; nay, you must come to say thus, </w:t>
      </w:r>
      <w:del w:id="1277" w:author="Derek" w:date="2026-09-30T14:57:43Z" oouserid="Derek">
        <w:r>
          <w:rPr>
            <w:rStyle w:val="1111"/>
          </w:rPr>
          <w:delText xml:space="preserve">I</w:delText>
        </w:r>
      </w:del>
      <w:ins w:id="1278" w:author="Derek" w:date="2026-09-30T14:57:46Z" oouserid="Derek">
        <w:r>
          <w:rPr>
            <w:rStyle w:val="1111"/>
          </w:rPr>
          <w:t xml:space="preserve">”i</w:t>
        </w:r>
      </w:ins>
      <w:r>
        <w:rPr>
          <w:rStyle w:val="1111"/>
        </w:rPr>
        <w:t xml:space="preserve">t is good that I am afflicted</w:t>
      </w:r>
      <w:ins w:id="1279" w:author="Derek" w:date="2026-09-30T14:57:49Z" oouserid="Derek">
        <w:r>
          <w:rPr>
            <w:rStyle w:val="1111"/>
          </w:rPr>
          <w:t xml:space="preserve">”</w:t>
        </w:r>
      </w:ins>
      <w:r>
        <w:rPr>
          <w:rStyle w:val="1111"/>
        </w:rPr>
        <w:t xml:space="preserve">.</w:t>
      </w:r>
      <w:r>
        <w:rPr>
          <w:rStyle w:val="1111"/>
        </w:rPr>
        <w:t xml:space="preserve"> Not good when you see the good fruit that it hath wrought, but when you are afflicted to say, </w:t>
      </w:r>
      <w:del w:id="1280" w:author="Derek" w:date="2026-09-30T14:57:56Z" oouserid="Derek">
        <w:r>
          <w:rPr>
            <w:rStyle w:val="1111"/>
          </w:rPr>
          <w:delText xml:space="preserve">I</w:delText>
        </w:r>
      </w:del>
      <w:ins w:id="1281" w:author="Derek" w:date="2026-09-30T14:57:59Z" oouserid="Derek">
        <w:r>
          <w:rPr>
            <w:rStyle w:val="1111"/>
          </w:rPr>
          <w:t xml:space="preserve">”i</w:t>
        </w:r>
      </w:ins>
      <w:r>
        <w:rPr>
          <w:rStyle w:val="1111"/>
        </w:rPr>
        <w:t xml:space="preserve">t is good that I am afflicted</w:t>
      </w:r>
      <w:ins w:id="1282" w:author="Derek" w:date="2026-09-30T14:58:03Z" oouserid="Derek">
        <w:r>
          <w:rPr>
            <w:rStyle w:val="1111"/>
          </w:rPr>
          <w:t xml:space="preserve">”</w:t>
        </w:r>
      </w:ins>
      <w:r>
        <w:rPr>
          <w:rStyle w:val="1111"/>
        </w:rPr>
        <w:t xml:space="preserve">: Whatever the affliction be, yet through the mercy of God my condition is a good condition; it is the top in</w:t>
      </w:r>
      <w:r>
        <w:rPr>
          <w:rStyle w:val="1111"/>
        </w:rPr>
        <w:t xml:space="preserve">deed, and the height of this art of </w:t>
      </w:r>
      <w:del w:id="1283" w:author="Derek" w:date="2026-09-30T14:58:20Z" oouserid="Derek">
        <w:r>
          <w:rPr>
            <w:rStyle w:val="1111"/>
          </w:rPr>
          <w:delText xml:space="preserve">C</w:delText>
        </w:r>
      </w:del>
      <w:ins w:id="1284" w:author="Derek" w:date="2026-09-30T14:58:20Z" oouserid="Derek">
        <w:r>
          <w:rPr>
            <w:rStyle w:val="1111"/>
          </w:rPr>
          <w:t xml:space="preserve">c</w:t>
        </w:r>
      </w:ins>
      <w:r>
        <w:rPr>
          <w:rStyle w:val="1111"/>
        </w:rPr>
        <w:t xml:space="preserve">ontentment to come to this pitch, to be able to say, </w:t>
      </w:r>
      <w:del w:id="1285" w:author="Derek" w:date="2026-09-30T14:58:27Z" oouserid="Derek">
        <w:r>
          <w:rPr>
            <w:rStyle w:val="1111"/>
          </w:rPr>
          <w:delText xml:space="preserve">W</w:delText>
        </w:r>
      </w:del>
      <w:ins w:id="1286" w:author="Derek" w:date="2026-09-30T14:58:29Z" oouserid="Derek">
        <w:r>
          <w:rPr>
            <w:rStyle w:val="1111"/>
          </w:rPr>
          <w:t xml:space="preserve">”w</w:t>
        </w:r>
      </w:ins>
      <w:r>
        <w:rPr>
          <w:rStyle w:val="1111"/>
        </w:rPr>
        <w:t xml:space="preserve">ell, my condition and afflictions are thus and thus, and is very grievous and sore, yet I am through God</w:t>
      </w:r>
      <w:ins w:id="1287" w:author="Derek" w:date="2026-09-30T14:58:35Z" oouserid="Derek">
        <w:r>
          <w:rPr>
            <w:rStyle w:val="1111"/>
          </w:rPr>
          <w:t xml:space="preserve">’</w:t>
        </w:r>
      </w:ins>
      <w:r>
        <w:rPr>
          <w:rStyle w:val="1111"/>
        </w:rPr>
        <w:t xml:space="preserve">s mercy in a good condition, and the hand of God is good upon</w:t>
      </w:r>
      <w:r>
        <w:rPr>
          <w:rStyle w:val="1111"/>
        </w:rPr>
        <w:t xml:space="preserve"> me notwithstanding</w:t>
      </w:r>
      <w:ins w:id="1288" w:author="Derek" w:date="2026-09-30T14:58:42Z" oouserid="Derek">
        <w:r>
          <w:rPr>
            <w:rStyle w:val="1111"/>
          </w:rPr>
          <w:t xml:space="preserve">”</w:t>
        </w:r>
      </w:ins>
      <w:r>
        <w:rPr>
          <w:rStyle w:val="1111"/>
        </w:rPr>
        <w:t xml:space="preserve">. Now I should have given you </w:t>
      </w:r>
      <w:ins w:id="1289" w:author="derek" w:date="2026-10-09T14:04:10Z" oouserid="derek">
        <w:r>
          <w:rPr>
            <w:rStyle w:val="1111"/>
          </w:rPr>
          <w:t xml:space="preserve">various </w:t>
        </w:r>
      </w:ins>
      <w:del w:id="1290" w:author="derek" w:date="2026-10-09T14:04:09Z" oouserid="derek">
        <w:r>
          <w:rPr>
            <w:rStyle w:val="1111"/>
          </w:rPr>
          <w:delText xml:space="preserve">divers</w:delText>
        </w:r>
      </w:del>
      <w:r>
        <w:rPr>
          <w:rStyle w:val="1111"/>
        </w:rPr>
        <w:t xml:space="preserve"> </w:t>
      </w:r>
      <w:del w:id="1291" w:author="Derek" w:date="2026-09-30T14:58:47Z" oouserid="Derek">
        <w:r>
          <w:rPr>
            <w:rStyle w:val="1111"/>
          </w:rPr>
          <w:delText xml:space="preserve">S</w:delText>
        </w:r>
      </w:del>
      <w:ins w:id="1292" w:author="Derek" w:date="2026-09-30T14:58:48Z" oouserid="Derek">
        <w:r>
          <w:rPr>
            <w:rStyle w:val="1111"/>
          </w:rPr>
          <w:t xml:space="preserve">s</w:t>
        </w:r>
      </w:ins>
      <w:r>
        <w:rPr>
          <w:rStyle w:val="1111"/>
        </w:rPr>
        <w:t xml:space="preserve">criptures about this, I shall but give you one or two that are very remarkable; you will think this is a hard lesson to come thus far, not only to be quiet, but to have a complacency in affliction. </w:t>
      </w:r>
      <w:r>
        <w:rPr>
          <w:rStyle w:val="1111"/>
        </w:rPr>
        <w:t xml:space="preserve">Prov.</w:t>
      </w:r>
      <w:r>
        <w:rPr>
          <w:rStyle w:val="1111"/>
        </w:rPr>
        <w:t xml:space="preserve"> 16.6</w:t>
      </w:r>
      <w:del w:id="1293" w:author="Derek" w:date="2026-09-30T14:59:08Z" oouserid="Derek">
        <w:r>
          <w:rPr>
            <w:rStyle w:val="1111"/>
          </w:rPr>
          <w:delText xml:space="preserve">.</w:delText>
        </w:r>
      </w:del>
      <w:ins w:id="1294" w:author="Derek" w:date="2026-09-30T14:59:09Z" oouserid="Derek">
        <w:r>
          <w:rPr>
            <w:rStyle w:val="1111"/>
          </w:rPr>
          <w:t xml:space="preserve">,</w:t>
        </w:r>
      </w:ins>
      <w:r>
        <w:rPr>
          <w:rStyle w:val="1111"/>
        </w:rPr>
        <w:t xml:space="preserve"> </w:t>
      </w:r>
      <w:ins w:id="1295" w:author="Derek" w:date="2026-09-30T14:59:25Z" oouserid="Derek">
        <w:r>
          <w:rPr>
            <w:rStyle w:val="1111"/>
          </w:rPr>
          <w:t xml:space="preserve">“</w:t>
        </w:r>
      </w:ins>
      <w:r>
        <w:rPr>
          <w:rStyle w:val="1111"/>
        </w:rPr>
        <w:t xml:space="preserve">I</w:t>
      </w:r>
      <w:r>
        <w:rPr>
          <w:rStyle w:val="1111"/>
        </w:rPr>
        <w:t xml:space="preserve">n the house of the righteous is much treasure, but in the revenues of the wicked is trouble</w:t>
      </w:r>
      <w:ins w:id="1296" w:author="Derek" w:date="2026-09-30T14:59:35Z" oouserid="Derek">
        <w:r>
          <w:rPr>
            <w:rStyle w:val="1111"/>
          </w:rPr>
          <w:t xml:space="preserve">”</w:t>
        </w:r>
      </w:ins>
      <w:r>
        <w:rPr>
          <w:rStyle w:val="1111"/>
        </w:rPr>
        <w:t xml:space="preserve">.</w:t>
      </w:r>
      <w:r>
        <w:rPr>
          <w:rStyle w:val="1111"/>
        </w:rPr>
        <w:t xml:space="preserve"> Here's a </w:t>
      </w:r>
      <w:del w:id="1297" w:author="Derek" w:date="2026-09-30T14:59:38Z" oouserid="Derek">
        <w:r>
          <w:rPr>
            <w:rStyle w:val="1111"/>
          </w:rPr>
          <w:delText xml:space="preserve">S</w:delText>
        </w:r>
      </w:del>
      <w:ins w:id="1298" w:author="Derek" w:date="2026-09-30T14:59:38Z" oouserid="Derek">
        <w:r>
          <w:rPr>
            <w:rStyle w:val="1111"/>
          </w:rPr>
          <w:t xml:space="preserve">s</w:t>
        </w:r>
      </w:ins>
      <w:r>
        <w:rPr>
          <w:rStyle w:val="1111"/>
        </w:rPr>
        <w:t xml:space="preserve">cripture now that will shew that a gracious heart ha</w:t>
      </w:r>
      <w:del w:id="1299" w:author="Derek" w:date="2026-09-30T14:59:49Z" oouserid="Derek">
        <w:r>
          <w:rPr>
            <w:rStyle w:val="1111"/>
          </w:rPr>
          <w:delText xml:space="preserve">th</w:delText>
        </w:r>
      </w:del>
      <w:ins w:id="1300" w:author="Derek" w:date="2026-09-30T14:59:49Z" oouserid="Derek">
        <w:r>
          <w:rPr>
            <w:rStyle w:val="1111"/>
          </w:rPr>
          <w:t xml:space="preserve">s</w:t>
        </w:r>
      </w:ins>
      <w:r>
        <w:rPr>
          <w:rStyle w:val="1111"/>
        </w:rPr>
        <w:t xml:space="preserve"> cause to say, it is in a good condition what</w:t>
      </w:r>
      <w:del w:id="1301" w:author="Derek" w:date="2026-09-30T14:59:54Z" oouserid="Derek">
        <w:r>
          <w:rPr>
            <w:rStyle w:val="1111"/>
          </w:rPr>
          <w:delText xml:space="preserve"> </w:delText>
        </w:r>
      </w:del>
      <w:r>
        <w:rPr>
          <w:rStyle w:val="1111"/>
        </w:rPr>
        <w:t xml:space="preserve">ever it be. In the house of the </w:t>
      </w:r>
      <w:del w:id="1302" w:author="Derek" w:date="2026-09-30T14:59:58Z" oouserid="Derek">
        <w:r>
          <w:rPr>
            <w:rStyle w:val="1111"/>
          </w:rPr>
          <w:delText xml:space="preserve">R</w:delText>
        </w:r>
      </w:del>
      <w:ins w:id="1303" w:author="Derek" w:date="2026-09-30T14:59:59Z" oouserid="Derek">
        <w:r>
          <w:rPr>
            <w:rStyle w:val="1111"/>
          </w:rPr>
          <w:t xml:space="preserve">r</w:t>
        </w:r>
      </w:ins>
      <w:r>
        <w:rPr>
          <w:rStyle w:val="1111"/>
        </w:rPr>
        <w:t xml:space="preserve">ighteous is muc</w:t>
      </w:r>
      <w:r>
        <w:rPr>
          <w:rStyle w:val="1111"/>
        </w:rPr>
        <w:t xml:space="preserve">h </w:t>
      </w:r>
      <w:del w:id="1304" w:author="Derek" w:date="2026-09-30T15:00:02Z" oouserid="Derek">
        <w:r>
          <w:rPr>
            <w:rStyle w:val="1111"/>
          </w:rPr>
          <w:delText xml:space="preserve">T</w:delText>
        </w:r>
      </w:del>
      <w:ins w:id="1305" w:author="Derek" w:date="2026-09-30T15:00:03Z" oouserid="Derek">
        <w:r>
          <w:rPr>
            <w:rStyle w:val="1111"/>
          </w:rPr>
          <w:t xml:space="preserve">t</w:t>
        </w:r>
      </w:ins>
      <w:r>
        <w:rPr>
          <w:rStyle w:val="1111"/>
        </w:rPr>
        <w:t xml:space="preserve">reasure, his house, what house? it may be a poor </w:t>
      </w:r>
      <w:del w:id="1306" w:author="Derek" w:date="2026-09-30T15:00:24Z" oouserid="Derek">
        <w:r>
          <w:rPr>
            <w:rStyle w:val="1111"/>
          </w:rPr>
          <w:delText xml:space="preserve">C</w:delText>
        </w:r>
      </w:del>
      <w:ins w:id="1307" w:author="Derek" w:date="2026-09-30T15:00:25Z" oouserid="Derek">
        <w:r>
          <w:rPr>
            <w:rStyle w:val="1111"/>
          </w:rPr>
          <w:t xml:space="preserve">c</w:t>
        </w:r>
      </w:ins>
      <w:r>
        <w:rPr>
          <w:rStyle w:val="1111"/>
        </w:rPr>
        <w:t xml:space="preserve">ottage, perhaps he ha</w:t>
      </w:r>
      <w:del w:id="1308" w:author="Derek" w:date="2026-09-30T15:00:32Z" oouserid="Derek">
        <w:r>
          <w:rPr>
            <w:rStyle w:val="1111"/>
          </w:rPr>
          <w:delText xml:space="preserve">th</w:delText>
        </w:r>
      </w:del>
      <w:ins w:id="1309" w:author="Derek" w:date="2026-09-30T15:00:32Z" oouserid="Derek">
        <w:r>
          <w:rPr>
            <w:rStyle w:val="1111"/>
          </w:rPr>
          <w:t xml:space="preserve">s</w:t>
        </w:r>
      </w:ins>
      <w:r>
        <w:rPr>
          <w:rStyle w:val="1111"/>
        </w:rPr>
        <w:t xml:space="preserve"> scarce a stool to sit on; perhaps he is fain to sit upon a stump of wood, a piece of a block, instead of a stool; or perhaps he ha</w:t>
      </w:r>
      <w:del w:id="1310" w:author="Derek" w:date="2026-09-30T15:00:47Z" oouserid="Derek">
        <w:r>
          <w:rPr>
            <w:rStyle w:val="1111"/>
          </w:rPr>
          <w:delText xml:space="preserve">th</w:delText>
        </w:r>
      </w:del>
      <w:ins w:id="1311" w:author="Derek" w:date="2026-09-30T15:00:47Z" oouserid="Derek">
        <w:r>
          <w:rPr>
            <w:rStyle w:val="1111"/>
          </w:rPr>
          <w:t xml:space="preserve">s</w:t>
        </w:r>
      </w:ins>
      <w:r>
        <w:rPr>
          <w:rStyle w:val="1111"/>
        </w:rPr>
        <w:t xml:space="preserve"> scarce a bed to lie upon, or a dish to eat in;</w:t>
      </w:r>
      <w:r>
        <w:rPr>
          <w:rStyle w:val="1111"/>
        </w:rPr>
        <w:t xml:space="preserve"> yet sa</w:t>
      </w:r>
      <w:del w:id="1312" w:author="Derek" w:date="2026-09-30T15:00:56Z" oouserid="Derek">
        <w:r>
          <w:rPr>
            <w:rStyle w:val="1111"/>
          </w:rPr>
          <w:delText xml:space="preserve">ith</w:delText>
        </w:r>
      </w:del>
      <w:ins w:id="1313" w:author="Derek" w:date="2026-09-30T15:00:58Z" oouserid="Derek">
        <w:r>
          <w:rPr>
            <w:rStyle w:val="1111"/>
          </w:rPr>
          <w:t xml:space="preserve">ys</w:t>
        </w:r>
      </w:ins>
      <w:r>
        <w:rPr>
          <w:rStyle w:val="1111"/>
        </w:rPr>
        <w:t xml:space="preserve"> the Holy Ghost, </w:t>
      </w:r>
      <w:ins w:id="1314" w:author="Derek" w:date="2026-09-30T15:01:03Z" oouserid="Derek">
        <w:r>
          <w:rPr>
            <w:rStyle w:val="1111"/>
          </w:rPr>
          <w:t xml:space="preserve">“</w:t>
        </w:r>
      </w:ins>
      <w:r>
        <w:rPr>
          <w:rStyle w:val="1111"/>
        </w:rPr>
        <w:t xml:space="preserve">In the house of the righteous is much treasure</w:t>
      </w:r>
      <w:ins w:id="1315" w:author="Derek" w:date="2026-09-30T15:01:07Z" oouserid="Derek">
        <w:r>
          <w:rPr>
            <w:rStyle w:val="1111"/>
          </w:rPr>
          <w:t xml:space="preserve">”</w:t>
        </w:r>
      </w:ins>
      <w:r>
        <w:rPr>
          <w:rStyle w:val="1111"/>
        </w:rPr>
        <w:t xml:space="preserve">: Let the righteous man be the poorest man in the world: It may be there are some that have come and taken all the goods out of his house for debt; perhaps his house is plundered and </w:t>
      </w:r>
      <w:r/>
    </w:p>
    <w:p>
      <w:pPr>
        <w:pStyle w:val="1132"/>
        <w:pBdr/>
        <w:spacing/>
        <w:ind/>
        <w:rPr/>
      </w:pPr>
      <w:r/>
      <w:bookmarkStart w:id="44" w:name="anchor-49"/>
      <w:r/>
      <w:bookmarkEnd w:id="44"/>
      <w:r>
        <w:rPr>
          <w:rStyle w:val="1111"/>
        </w:rPr>
        <w:t xml:space="preserve">Page</w:t>
      </w:r>
      <w:r>
        <w:rPr>
          <w:rStyle w:val="1111"/>
        </w:rPr>
        <w:t xml:space="preserve"> 19</w:t>
      </w:r>
      <w:r/>
    </w:p>
    <w:p>
      <w:pPr>
        <w:pStyle w:val="1132"/>
        <w:pBdr/>
        <w:spacing/>
        <w:ind/>
        <w:rPr/>
      </w:pPr>
      <w:r/>
      <w:bookmarkStart w:id="45" w:name="anchor-50"/>
      <w:r/>
      <w:bookmarkEnd w:id="45"/>
      <w:r>
        <w:rPr>
          <w:rStyle w:val="1111"/>
        </w:rPr>
        <w:t xml:space="preserve">all is gone, yet still, </w:t>
      </w:r>
      <w:del w:id="1316" w:author="Derek" w:date="2026-09-30T15:05:05Z" oouserid="Derek">
        <w:r>
          <w:rPr>
            <w:rStyle w:val="1111"/>
          </w:rPr>
          <w:delText xml:space="preserve">I</w:delText>
        </w:r>
      </w:del>
      <w:ins w:id="1317" w:author="Derek" w:date="2026-09-30T15:05:06Z" oouserid="Derek">
        <w:r>
          <w:rPr>
            <w:rStyle w:val="1111"/>
          </w:rPr>
          <w:t xml:space="preserve">i</w:t>
        </w:r>
      </w:ins>
      <w:r>
        <w:rPr>
          <w:rStyle w:val="1111"/>
        </w:rPr>
        <w:t xml:space="preserve">n the house of the righteous is much treasure</w:t>
      </w:r>
      <w:r>
        <w:rPr>
          <w:rStyle w:val="1111"/>
        </w:rPr>
        <w:t xml:space="preserve">; the righteous man can never be brought t</w:t>
      </w:r>
      <w:r>
        <w:rPr>
          <w:rStyle w:val="1111"/>
        </w:rPr>
        <w:t xml:space="preserve">o be so poor, to have his house rifled</w:t>
      </w:r>
      <w:ins w:id="1318" w:author="Derek" w:date="2026-09-30T15:07:08Z" oouserid="Derek">
        <w:r>
          <w:rPr>
            <w:rStyle w:val="1095"/>
          </w:rPr>
          <w:footnoteReference w:id="11"/>
        </w:r>
      </w:ins>
      <w:r>
        <w:rPr>
          <w:rStyle w:val="1111"/>
        </w:rPr>
        <w:t xml:space="preserve"> and spoiled, but there will remain much treasure within, if he ha</w:t>
      </w:r>
      <w:del w:id="1319" w:author="Derek" w:date="2026-09-30T15:05:51Z" oouserid="Derek">
        <w:r>
          <w:rPr>
            <w:rStyle w:val="1111"/>
          </w:rPr>
          <w:delText xml:space="preserve">th</w:delText>
        </w:r>
      </w:del>
      <w:ins w:id="1320" w:author="Derek" w:date="2026-09-30T15:05:51Z" oouserid="Derek">
        <w:r>
          <w:rPr>
            <w:rStyle w:val="1111"/>
          </w:rPr>
          <w:t xml:space="preserve">s</w:t>
        </w:r>
      </w:ins>
      <w:r>
        <w:rPr>
          <w:rStyle w:val="1111"/>
        </w:rPr>
        <w:t xml:space="preserve"> but a dish or a spoon or any thing in the world in his house, there will be much treasure; so long as he is there, there is the presence of God and </w:t>
      </w:r>
      <w:r>
        <w:rPr>
          <w:rStyle w:val="1111"/>
        </w:rPr>
        <w:t xml:space="preserve">the blessing of God upon him, and therein is much treasure; but in the revenues of the wicked there is trouble: There is more treasure in the poorest bodies house, if he be godly, than in the house of the greatest man in the world, that ha</w:t>
      </w:r>
      <w:del w:id="1321" w:author="Derek" w:date="2026-09-30T15:08:28Z" oouserid="Derek">
        <w:r>
          <w:rPr>
            <w:rStyle w:val="1111"/>
          </w:rPr>
          <w:delText xml:space="preserve">th</w:delText>
        </w:r>
      </w:del>
      <w:ins w:id="1322" w:author="Derek" w:date="2026-09-30T15:08:28Z" oouserid="Derek">
        <w:r>
          <w:rPr>
            <w:rStyle w:val="1111"/>
          </w:rPr>
          <w:t xml:space="preserve">s</w:t>
        </w:r>
      </w:ins>
      <w:r>
        <w:rPr>
          <w:rStyle w:val="1111"/>
        </w:rPr>
        <w:t xml:space="preserve"> his brave hang</w:t>
      </w:r>
      <w:r>
        <w:rPr>
          <w:rStyle w:val="1111"/>
        </w:rPr>
        <w:t xml:space="preserve">ings, and brave wrought beds, and chairs, and couches, and cupbo</w:t>
      </w:r>
      <w:ins w:id="1323" w:author="Derek" w:date="2026-09-30T15:08:38Z" oouserid="Derek">
        <w:r>
          <w:rPr>
            <w:rStyle w:val="1111"/>
          </w:rPr>
          <w:t xml:space="preserve">a</w:t>
        </w:r>
      </w:ins>
      <w:r>
        <w:rPr>
          <w:rStyle w:val="1111"/>
        </w:rPr>
        <w:t xml:space="preserve">rds of plate, and the like; what</w:t>
      </w:r>
      <w:del w:id="1324" w:author="Derek" w:date="2026-09-30T15:08:42Z" oouserid="Derek">
        <w:r>
          <w:rPr>
            <w:rStyle w:val="1111"/>
          </w:rPr>
          <w:delText xml:space="preserve"> </w:delText>
        </w:r>
      </w:del>
      <w:r>
        <w:rPr>
          <w:rStyle w:val="1111"/>
        </w:rPr>
        <w:t xml:space="preserve">ever he ha</w:t>
      </w:r>
      <w:del w:id="1325" w:author="Derek" w:date="2026-09-30T15:08:45Z" oouserid="Derek">
        <w:r>
          <w:rPr>
            <w:rStyle w:val="1111"/>
          </w:rPr>
          <w:delText xml:space="preserve">th</w:delText>
        </w:r>
      </w:del>
      <w:ins w:id="1326" w:author="Derek" w:date="2026-09-30T15:08:45Z" oouserid="Derek">
        <w:r>
          <w:rPr>
            <w:rStyle w:val="1111"/>
          </w:rPr>
          <w:t xml:space="preserve">s</w:t>
        </w:r>
      </w:ins>
      <w:r>
        <w:rPr>
          <w:rStyle w:val="1111"/>
        </w:rPr>
        <w:t xml:space="preserve">, he ha</w:t>
      </w:r>
      <w:del w:id="1327" w:author="Derek" w:date="2026-09-30T15:08:48Z" oouserid="Derek">
        <w:r>
          <w:rPr>
            <w:rStyle w:val="1111"/>
          </w:rPr>
          <w:delText xml:space="preserve">th</w:delText>
        </w:r>
      </w:del>
      <w:ins w:id="1328" w:author="Derek" w:date="2026-09-30T15:08:48Z" oouserid="Derek">
        <w:r>
          <w:rPr>
            <w:rStyle w:val="1111"/>
          </w:rPr>
          <w:t xml:space="preserve">s</w:t>
        </w:r>
      </w:ins>
      <w:r>
        <w:rPr>
          <w:rStyle w:val="1111"/>
        </w:rPr>
        <w:t xml:space="preserve"> not so much treasure in it, as in the house of the poorest righteous soul; therefore in a verse, or two after my text, no </w:t>
      </w:r>
      <w:del w:id="1329" w:author="Derek" w:date="2026-09-30T15:09:08Z" oouserid="Derek">
        <w:r>
          <w:rPr>
            <w:rStyle w:val="1111"/>
          </w:rPr>
          <w:delText xml:space="preserve">mervail </w:delText>
        </w:r>
      </w:del>
      <w:ins w:id="1330" w:author="Derek" w:date="2026-09-30T15:09:09Z" oouserid="Derek">
        <w:r>
          <w:rPr>
            <w:rStyle w:val="1111"/>
          </w:rPr>
          <w:t xml:space="preserve">marvel </w:t>
        </w:r>
      </w:ins>
      <w:r>
        <w:rPr>
          <w:rStyle w:val="1111"/>
        </w:rPr>
        <w:t xml:space="preserve">though </w:t>
      </w:r>
      <w:r>
        <w:rPr>
          <w:rStyle w:val="1111"/>
        </w:rPr>
        <w:t xml:space="preserve">Paul</w:t>
      </w:r>
      <w:r>
        <w:rPr>
          <w:rStyle w:val="1111"/>
        </w:rPr>
        <w:t xml:space="preserve"> (</w:t>
      </w:r>
      <w:ins w:id="1331" w:author="Derek" w:date="2026-09-30T15:10:39Z" oouserid="Derek">
        <w:r>
          <w:rPr>
            <w:rStyle w:val="1111"/>
          </w:rPr>
          <w:t xml:space="preserve">said </w:t>
        </w:r>
      </w:ins>
      <w:del w:id="1332" w:author="Derek" w:date="2026-09-30T15:10:36Z" oouserid="Derek">
        <w:r>
          <w:rPr>
            <w:rStyle w:val="1111"/>
          </w:rPr>
          <w:delText xml:space="preserve">sa</w:delText>
        </w:r>
      </w:del>
      <w:del w:id="1333" w:author="Derek" w:date="2026-09-30T15:09:15Z" oouserid="Derek">
        <w:r>
          <w:rPr>
            <w:rStyle w:val="1111"/>
          </w:rPr>
          <w:delText xml:space="preserve">it</w:delText>
        </w:r>
      </w:del>
      <w:del w:id="1334" w:author="Derek" w:date="2026-09-30T15:10:36Z" oouserid="Derek">
        <w:r>
          <w:rPr>
            <w:rStyle w:val="1111"/>
          </w:rPr>
          <w:delText xml:space="preserve">h</w:delText>
        </w:r>
      </w:del>
      <w:del w:id="1335" w:author="Derek" w:date="2026-09-30T15:10:36Z" oouserid="Derek">
        <w:r>
          <w:rPr>
            <w:rStyle w:val="1111"/>
          </w:rPr>
          <w:delText xml:space="preserve"> </w:delText>
        </w:r>
      </w:del>
      <w:r>
        <w:rPr>
          <w:rStyle w:val="1111"/>
        </w:rPr>
        <w:t xml:space="preserve">he) was </w:t>
      </w:r>
      <w:del w:id="1336" w:author="Derek" w:date="2026-09-30T15:09:20Z" oouserid="Derek">
        <w:r>
          <w:rPr>
            <w:rStyle w:val="1111"/>
          </w:rPr>
          <w:delText xml:space="preserve">C</w:delText>
        </w:r>
      </w:del>
      <w:ins w:id="1337" w:author="Derek" w:date="2026-09-30T15:09:20Z" oouserid="Derek">
        <w:r>
          <w:rPr>
            <w:rStyle w:val="1111"/>
          </w:rPr>
          <w:t xml:space="preserve">c</w:t>
        </w:r>
      </w:ins>
      <w:r>
        <w:rPr>
          <w:rStyle w:val="1111"/>
        </w:rPr>
        <w:t xml:space="preserve">ontent, you shall see in </w:t>
      </w:r>
      <w:r>
        <w:rPr>
          <w:rStyle w:val="1111"/>
        </w:rPr>
        <w:t xml:space="preserve">Phil.</w:t>
      </w:r>
      <w:r>
        <w:rPr>
          <w:rStyle w:val="1111"/>
        </w:rPr>
        <w:t xml:space="preserve"> 4.18. </w:t>
      </w:r>
      <w:r>
        <w:rPr>
          <w:rStyle w:val="1111"/>
        </w:rPr>
        <w:t xml:space="preserve">But I have all, and abound, I am full.</w:t>
      </w:r>
      <w:r>
        <w:rPr>
          <w:rStyle w:val="1111"/>
        </w:rPr>
        <w:t xml:space="preserve"> I have all: Alas poor man what had </w:t>
      </w:r>
      <w:r>
        <w:rPr>
          <w:rStyle w:val="1111"/>
        </w:rPr>
        <w:t xml:space="preserve">Paul</w:t>
      </w:r>
      <w:r>
        <w:rPr>
          <w:rStyle w:val="1111"/>
        </w:rPr>
        <w:t xml:space="preserve"> that could make him say he had all; where was there ever man more afflicted than </w:t>
      </w:r>
      <w:r>
        <w:rPr>
          <w:rStyle w:val="1111"/>
        </w:rPr>
        <w:t xml:space="preserve">Paul</w:t>
      </w:r>
      <w:r>
        <w:rPr>
          <w:rStyle w:val="1111"/>
        </w:rPr>
        <w:t xml:space="preserve"> was? many times he had not tatters to hang about his body, to cover his nakedness</w:t>
      </w:r>
      <w:del w:id="1338" w:author="Derek" w:date="2026-09-30T15:09:52Z" oouserid="Derek">
        <w:r>
          <w:rPr>
            <w:rStyle w:val="1111"/>
          </w:rPr>
          <w:delText xml:space="preserve">e</w:delText>
        </w:r>
      </w:del>
      <w:r>
        <w:rPr>
          <w:rStyle w:val="1111"/>
        </w:rPr>
        <w:t xml:space="preserve">, he had not bread to eat, he was often in nakedness</w:t>
      </w:r>
      <w:del w:id="1339" w:author="Derek" w:date="2026-09-30T15:09:57Z" oouserid="Derek">
        <w:r>
          <w:rPr>
            <w:rStyle w:val="1111"/>
          </w:rPr>
          <w:delText xml:space="preserve">e</w:delText>
        </w:r>
      </w:del>
      <w:r>
        <w:rPr>
          <w:rStyle w:val="1111"/>
        </w:rPr>
        <w:t xml:space="preserve">, and put in the stocks, and whip</w:t>
      </w:r>
      <w:del w:id="1340" w:author="Derek" w:date="2026-09-30T15:10:00Z" oouserid="Derek">
        <w:r>
          <w:rPr>
            <w:rStyle w:val="1111"/>
          </w:rPr>
          <w:delText xml:space="preserve">t</w:delText>
        </w:r>
      </w:del>
      <w:ins w:id="1341" w:author="Derek" w:date="2026-09-30T15:10:02Z" oouserid="Derek">
        <w:r>
          <w:rPr>
            <w:rStyle w:val="1111"/>
          </w:rPr>
          <w:t xml:space="preserve">ped</w:t>
        </w:r>
      </w:ins>
      <w:r>
        <w:rPr>
          <w:rStyle w:val="1111"/>
        </w:rPr>
        <w:t xml:space="preserve"> and cruelly used, </w:t>
      </w:r>
      <w:r>
        <w:rPr>
          <w:rStyle w:val="1111"/>
        </w:rPr>
        <w:t xml:space="preserve">yet I have all</w:t>
      </w:r>
      <w:r>
        <w:rPr>
          <w:rStyle w:val="1111"/>
        </w:rPr>
        <w:t xml:space="preserve"> (sa</w:t>
      </w:r>
      <w:del w:id="1342" w:author="Derek" w:date="2026-09-30T15:10:10Z" oouserid="Derek">
        <w:r>
          <w:rPr>
            <w:rStyle w:val="1111"/>
          </w:rPr>
          <w:delText xml:space="preserve">ith</w:delText>
        </w:r>
      </w:del>
      <w:ins w:id="1343" w:author="Derek" w:date="2026-09-30T15:10:10Z" oouserid="Derek">
        <w:r>
          <w:rPr>
            <w:rStyle w:val="1111"/>
          </w:rPr>
          <w:t xml:space="preserve">id</w:t>
        </w:r>
      </w:ins>
      <w:r>
        <w:rPr>
          <w:rStyle w:val="1111"/>
        </w:rPr>
        <w:t xml:space="preserve"> </w:t>
      </w:r>
      <w:r>
        <w:rPr>
          <w:rStyle w:val="1111"/>
        </w:rPr>
        <w:t xml:space="preserve">Paul</w:t>
      </w:r>
      <w:r>
        <w:rPr>
          <w:rStyle w:val="1111"/>
        </w:rPr>
        <w:t xml:space="preserve">) for all that. Yea you shall have it in 2. </w:t>
      </w:r>
      <w:r>
        <w:rPr>
          <w:rStyle w:val="1111"/>
        </w:rPr>
        <w:t xml:space="preserve">Cor.</w:t>
      </w:r>
      <w:r>
        <w:rPr>
          <w:rStyle w:val="1111"/>
        </w:rPr>
        <w:t xml:space="preserve"> 6.10</w:t>
      </w:r>
      <w:del w:id="1344" w:author="Derek" w:date="2026-09-30T15:10:54Z" oouserid="Derek">
        <w:r>
          <w:rPr>
            <w:rStyle w:val="1111"/>
          </w:rPr>
          <w:delText xml:space="preserve">.</w:delText>
        </w:r>
      </w:del>
      <w:ins w:id="1345" w:author="Derek" w:date="2026-09-30T15:10:54Z" oouserid="Derek">
        <w:r>
          <w:rPr>
            <w:rStyle w:val="1111"/>
          </w:rPr>
          <w:t xml:space="preserve">,</w:t>
        </w:r>
      </w:ins>
      <w:r>
        <w:rPr>
          <w:rStyle w:val="1111"/>
        </w:rPr>
        <w:t xml:space="preserve"> he professes there, </w:t>
      </w:r>
      <w:del w:id="1346" w:author="Derek" w:date="2026-09-30T15:11:01Z" oouserid="Derek">
        <w:r>
          <w:rPr>
            <w:rStyle w:val="1111"/>
          </w:rPr>
          <w:delText xml:space="preserve">T</w:delText>
        </w:r>
      </w:del>
      <w:ins w:id="1347" w:author="Derek" w:date="2026-09-30T15:11:01Z" oouserid="Derek">
        <w:r>
          <w:rPr>
            <w:rStyle w:val="1111"/>
          </w:rPr>
          <w:t xml:space="preserve">t</w:t>
        </w:r>
      </w:ins>
      <w:r>
        <w:rPr>
          <w:rStyle w:val="1111"/>
        </w:rPr>
        <w:t xml:space="preserve">hat he did possess all things, as sorrowful, yet </w:t>
      </w:r>
      <w:del w:id="1348" w:author="Derek" w:date="2026-09-30T15:11:09Z" oouserid="Derek">
        <w:r>
          <w:rPr>
            <w:rStyle w:val="1111"/>
          </w:rPr>
          <w:delText xml:space="preserve">alwaies </w:delText>
        </w:r>
      </w:del>
      <w:ins w:id="1349" w:author="Derek" w:date="2026-09-30T15:11:10Z" oouserid="Derek">
        <w:r>
          <w:rPr>
            <w:rStyle w:val="1111"/>
          </w:rPr>
          <w:t xml:space="preserve">always </w:t>
        </w:r>
      </w:ins>
      <w:del w:id="1350" w:author="Derek" w:date="2026-09-30T15:11:13Z" oouserid="Derek">
        <w:r>
          <w:rPr>
            <w:rStyle w:val="1111"/>
          </w:rPr>
          <w:delText xml:space="preserve">rejoycing</w:delText>
        </w:r>
      </w:del>
      <w:ins w:id="1351" w:author="Derek" w:date="2026-10-02T17:21:50Z" oouserid="Derek">
        <w:r>
          <w:rPr>
            <w:rStyle w:val="1111"/>
          </w:rPr>
          <w:t xml:space="preserve">rejoicing</w:t>
        </w:r>
      </w:ins>
      <w:r>
        <w:rPr>
          <w:rStyle w:val="1111"/>
        </w:rPr>
        <w:t xml:space="preserve">, as poor, yet making many rich, as having nothing, and yet possessing all things,</w:t>
      </w:r>
      <w:r>
        <w:rPr>
          <w:rStyle w:val="1111"/>
        </w:rPr>
        <w:t xml:space="preserve"> but mark what he </w:t>
      </w:r>
      <w:del w:id="1352" w:author="Derek" w:date="2026-09-30T15:11:30Z" oouserid="Derek">
        <w:r>
          <w:rPr>
            <w:rStyle w:val="1111"/>
          </w:rPr>
          <w:delText xml:space="preserve">saith</w:delText>
        </w:r>
      </w:del>
      <w:ins w:id="1353" w:author="Derek" w:date="2026-09-30T15:11:31Z" oouserid="Derek">
        <w:r>
          <w:rPr>
            <w:rStyle w:val="1111"/>
          </w:rPr>
          <w:t xml:space="preserve">says</w:t>
        </w:r>
      </w:ins>
      <w:r>
        <w:rPr>
          <w:rStyle w:val="1111"/>
        </w:rPr>
        <w:t xml:space="preserve">, it is, </w:t>
      </w:r>
      <w:del w:id="1354" w:author="Derek" w:date="2026-09-30T15:11:35Z" oouserid="Derek">
        <w:r>
          <w:rPr>
            <w:rStyle w:val="1111"/>
          </w:rPr>
          <w:delText xml:space="preserve">A</w:delText>
        </w:r>
      </w:del>
      <w:ins w:id="1355" w:author="Derek" w:date="2026-09-30T15:11:35Z" oouserid="Derek">
        <w:r>
          <w:rPr>
            <w:rStyle w:val="1111"/>
          </w:rPr>
          <w:t xml:space="preserve">a</w:t>
        </w:r>
      </w:ins>
      <w:r>
        <w:rPr>
          <w:rStyle w:val="1111"/>
        </w:rPr>
        <w:t xml:space="preserve">s having nothing,</w:t>
      </w:r>
      <w:r>
        <w:rPr>
          <w:rStyle w:val="1111"/>
        </w:rPr>
        <w:t xml:space="preserve"> but it is </w:t>
      </w:r>
      <w:del w:id="1356" w:author="Derek" w:date="2026-09-30T15:11:39Z" oouserid="Derek">
        <w:r>
          <w:rPr>
            <w:rStyle w:val="1111"/>
          </w:rPr>
          <w:delText xml:space="preserve">P</w:delText>
        </w:r>
      </w:del>
      <w:ins w:id="1357" w:author="Derek" w:date="2026-09-30T15:11:39Z" oouserid="Derek">
        <w:r>
          <w:rPr>
            <w:rStyle w:val="1111"/>
          </w:rPr>
          <w:t xml:space="preserve">p</w:t>
        </w:r>
      </w:ins>
      <w:r>
        <w:rPr>
          <w:rStyle w:val="1111"/>
        </w:rPr>
        <w:t xml:space="preserve">ossessing all things.</w:t>
      </w:r>
      <w:r>
        <w:rPr>
          <w:rStyle w:val="1111"/>
        </w:rPr>
        <w:t xml:space="preserve"> He do</w:t>
      </w:r>
      <w:del w:id="1358" w:author="Derek" w:date="2026-09-30T15:11:43Z" oouserid="Derek">
        <w:r>
          <w:rPr>
            <w:rStyle w:val="1111"/>
          </w:rPr>
          <w:delText xml:space="preserve">th</w:delText>
        </w:r>
      </w:del>
      <w:ins w:id="1359" w:author="Derek" w:date="2026-09-30T15:11:43Z" oouserid="Derek">
        <w:r>
          <w:rPr>
            <w:rStyle w:val="1111"/>
          </w:rPr>
          <w:t xml:space="preserve">es</w:t>
        </w:r>
      </w:ins>
      <w:r>
        <w:rPr>
          <w:rStyle w:val="1111"/>
        </w:rPr>
        <w:t xml:space="preserve"> not say as possessing all things, but possessing all things; it is very little I have in the world, but yet possessing all things: So that you see a Christian ha</w:t>
      </w:r>
      <w:del w:id="1360" w:author="Derek" w:date="2026-09-30T15:12:16Z" oouserid="Derek">
        <w:r>
          <w:rPr>
            <w:rStyle w:val="1111"/>
          </w:rPr>
          <w:delText xml:space="preserve">th</w:delText>
        </w:r>
      </w:del>
      <w:ins w:id="1361" w:author="Derek" w:date="2026-09-30T15:12:16Z" oouserid="Derek">
        <w:r>
          <w:rPr>
            <w:rStyle w:val="1111"/>
          </w:rPr>
          <w:t xml:space="preserve">s</w:t>
        </w:r>
      </w:ins>
      <w:r>
        <w:rPr>
          <w:rStyle w:val="1111"/>
        </w:rPr>
        <w:t xml:space="preserve"> cause to take complacency in God</w:t>
      </w:r>
      <w:ins w:id="1362" w:author="Derek" w:date="2026-09-30T15:12:20Z" oouserid="Derek">
        <w:r>
          <w:rPr>
            <w:rStyle w:val="1111"/>
          </w:rPr>
          <w:t xml:space="preserve">’</w:t>
        </w:r>
      </w:ins>
      <w:r>
        <w:rPr>
          <w:rStyle w:val="1111"/>
        </w:rPr>
        <w:t xml:space="preserve">s hand, whatsoever </w:t>
      </w:r>
      <w:del w:id="1363" w:author="Derek" w:date="2026-09-30T15:12:26Z" oouserid="Derek">
        <w:r>
          <w:rPr>
            <w:rStyle w:val="1111"/>
          </w:rPr>
          <w:delText xml:space="preserve">h</w:delText>
        </w:r>
      </w:del>
      <w:ins w:id="1364" w:author="Derek" w:date="2026-09-30T15:12:26Z" oouserid="Derek">
        <w:r>
          <w:rPr>
            <w:rStyle w:val="1111"/>
          </w:rPr>
          <w:t xml:space="preserve">H</w:t>
        </w:r>
      </w:ins>
      <w:r>
        <w:rPr>
          <w:rStyle w:val="1111"/>
        </w:rPr>
        <w:t xml:space="preserve">is hand be.</w:t>
      </w:r>
      <w:r/>
    </w:p>
    <w:p>
      <w:pPr>
        <w:pStyle w:val="1132"/>
        <w:pBdr/>
        <w:spacing/>
        <w:ind/>
        <w:rPr/>
      </w:pPr>
      <w:r/>
      <w:bookmarkStart w:id="46" w:name="W20-20-article_2"/>
      <w:r/>
      <w:bookmarkEnd w:id="46"/>
      <w:r>
        <w:rPr>
          <w:rStyle w:val="1111"/>
        </w:rPr>
        <w:t xml:space="preserve">The </w:t>
      </w:r>
      <w:del w:id="1365" w:author="Derek" w:date="2026-09-30T15:12:30Z" oouserid="Derek">
        <w:r>
          <w:rPr>
            <w:rStyle w:val="1111"/>
          </w:rPr>
          <w:delText xml:space="preserve">E</w:delText>
        </w:r>
      </w:del>
      <w:ins w:id="1366" w:author="Derek" w:date="2026-09-30T15:12:31Z" oouserid="Derek">
        <w:r>
          <w:rPr>
            <w:rStyle w:val="1111"/>
          </w:rPr>
          <w:t xml:space="preserve">e</w:t>
        </w:r>
      </w:ins>
      <w:r>
        <w:rPr>
          <w:rStyle w:val="1111"/>
        </w:rPr>
        <w:t xml:space="preserve">ight thing in </w:t>
      </w:r>
      <w:del w:id="1367" w:author="Derek" w:date="2026-09-30T15:12:32Z" oouserid="Derek">
        <w:r>
          <w:rPr>
            <w:rStyle w:val="1111"/>
          </w:rPr>
          <w:delText xml:space="preserve">C</w:delText>
        </w:r>
      </w:del>
      <w:ins w:id="1368" w:author="Derek" w:date="2026-09-30T15:12:33Z" oouserid="Derek">
        <w:r>
          <w:rPr>
            <w:rStyle w:val="1111"/>
          </w:rPr>
          <w:t xml:space="preserve">c</w:t>
        </w:r>
      </w:ins>
      <w:r>
        <w:rPr>
          <w:rStyle w:val="1111"/>
        </w:rPr>
        <w:t xml:space="preserve">ontentment it is [</w:t>
      </w:r>
      <w:del w:id="1369" w:author="Derek" w:date="2026-09-30T15:12:41Z" oouserid="Derek">
        <w:r>
          <w:rPr>
            <w:rStyle w:val="1111"/>
          </w:rPr>
          <w:delText xml:space="preserve">I</w:delText>
        </w:r>
      </w:del>
      <w:ins w:id="1370" w:author="Derek" w:date="2026-09-30T15:12:42Z" oouserid="Derek">
        <w:r>
          <w:rPr>
            <w:rStyle w:val="1111"/>
          </w:rPr>
          <w:t xml:space="preserve">i</w:t>
        </w:r>
      </w:ins>
      <w:r>
        <w:rPr>
          <w:rStyle w:val="1111"/>
        </w:rPr>
        <w:t xml:space="preserve">n God</w:t>
      </w:r>
      <w:ins w:id="1371" w:author="Derek" w:date="2026-09-30T15:12:44Z" oouserid="Derek">
        <w:r>
          <w:rPr>
            <w:rStyle w:val="1111"/>
          </w:rPr>
          <w:t xml:space="preserve">’</w:t>
        </w:r>
      </w:ins>
      <w:r>
        <w:rPr>
          <w:rStyle w:val="1111"/>
        </w:rPr>
        <w:t xml:space="preserve">s dispos</w:t>
      </w:r>
      <w:del w:id="1372" w:author="Derek" w:date="2026-09-30T15:12:47Z" oouserid="Derek">
        <w:r>
          <w:rPr>
            <w:rStyle w:val="1111"/>
          </w:rPr>
          <w:delText xml:space="preserve">e</w:delText>
        </w:r>
      </w:del>
      <w:ins w:id="1373" w:author="Derek" w:date="2026-09-30T15:12:48Z" oouserid="Derek">
        <w:r>
          <w:rPr>
            <w:rStyle w:val="1111"/>
          </w:rPr>
          <w:t xml:space="preserve">al</w:t>
        </w:r>
      </w:ins>
      <w:r>
        <w:rPr>
          <w:rStyle w:val="1111"/>
        </w:rPr>
        <w:t xml:space="preserve">] </w:t>
      </w:r>
      <w:del w:id="1374" w:author="Derek" w:date="2026-09-30T15:12:50Z" oouserid="Derek">
        <w:r>
          <w:rPr>
            <w:rStyle w:val="1111"/>
          </w:rPr>
          <w:delText xml:space="preserve">S</w:delText>
        </w:r>
      </w:del>
      <w:ins w:id="1375" w:author="Derek" w:date="2026-09-30T15:12:50Z" oouserid="Derek">
        <w:r>
          <w:rPr>
            <w:rStyle w:val="1111"/>
          </w:rPr>
          <w:t xml:space="preserve">s</w:t>
        </w:r>
      </w:ins>
      <w:r>
        <w:rPr>
          <w:rStyle w:val="1111"/>
        </w:rPr>
        <w:t xml:space="preserve">ubmitting to and taking complacency in God</w:t>
      </w:r>
      <w:ins w:id="1376" w:author="Derek" w:date="2026-09-30T15:12:54Z" oouserid="Derek">
        <w:r>
          <w:rPr>
            <w:rStyle w:val="1111"/>
          </w:rPr>
          <w:t xml:space="preserve">’</w:t>
        </w:r>
      </w:ins>
      <w:r>
        <w:rPr>
          <w:rStyle w:val="1111"/>
        </w:rPr>
        <w:t xml:space="preserve">s dispos</w:t>
      </w:r>
      <w:del w:id="1377" w:author="Derek" w:date="2026-09-30T15:12:57Z" oouserid="Derek">
        <w:r>
          <w:rPr>
            <w:rStyle w:val="1111"/>
          </w:rPr>
          <w:delText xml:space="preserve">e</w:delText>
        </w:r>
      </w:del>
      <w:ins w:id="1378" w:author="Derek" w:date="2026-09-30T15:12:57Z" oouserid="Derek">
        <w:r>
          <w:rPr>
            <w:rStyle w:val="1111"/>
          </w:rPr>
          <w:t xml:space="preserve">al</w:t>
        </w:r>
      </w:ins>
      <w:r>
        <w:rPr>
          <w:rStyle w:val="1111"/>
        </w:rPr>
        <w:t xml:space="preserve">.</w:t>
      </w:r>
      <w:r>
        <w:rPr>
          <w:rStyle w:val="1111"/>
        </w:rPr>
        <w:t xml:space="preserve"> That is, the soul that </w:t>
      </w:r>
      <w:del w:id="1379" w:author="Derek" w:date="2026-09-30T15:13:08Z" oouserid="Derek">
        <w:r>
          <w:rPr>
            <w:rStyle w:val="1111"/>
          </w:rPr>
          <w:delText xml:space="preserve">hath</w:delText>
        </w:r>
      </w:del>
      <w:ins w:id="1380" w:author="Derek" w:date="2026-09-30T15:13:09Z" oouserid="Derek">
        <w:r>
          <w:rPr>
            <w:rStyle w:val="1111"/>
          </w:rPr>
          <w:t xml:space="preserve">has</w:t>
        </w:r>
      </w:ins>
      <w:r>
        <w:rPr>
          <w:rStyle w:val="1111"/>
        </w:rPr>
        <w:t xml:space="preserve"> learned this lesson of </w:t>
      </w:r>
      <w:del w:id="1381" w:author="Derek" w:date="2026-09-30T15:13:13Z" oouserid="Derek">
        <w:r>
          <w:rPr>
            <w:rStyle w:val="1111"/>
          </w:rPr>
          <w:delText xml:space="preserve">C</w:delText>
        </w:r>
      </w:del>
      <w:ins w:id="1382" w:author="Derek" w:date="2026-09-30T15:13:13Z" oouserid="Derek">
        <w:r>
          <w:rPr>
            <w:rStyle w:val="1111"/>
          </w:rPr>
          <w:t xml:space="preserve">c</w:t>
        </w:r>
      </w:ins>
      <w:r>
        <w:rPr>
          <w:rStyle w:val="1111"/>
        </w:rPr>
        <w:t xml:space="preserve">ontentment, looks up to God in all things; looks not down to the instruments or the</w:t>
      </w:r>
      <w:r>
        <w:rPr>
          <w:rStyle w:val="1111"/>
        </w:rPr>
        <w:t xml:space="preserve"> means, as such a man did it, and it was unreasonableness</w:t>
      </w:r>
      <w:del w:id="1383" w:author="Derek" w:date="2026-09-30T15:13:24Z" oouserid="Derek">
        <w:r>
          <w:rPr>
            <w:rStyle w:val="1111"/>
          </w:rPr>
          <w:delText xml:space="preserve">e</w:delText>
        </w:r>
      </w:del>
      <w:r>
        <w:rPr>
          <w:rStyle w:val="1111"/>
        </w:rPr>
        <w:t xml:space="preserve"> of such and such instruments, and the like barbarous usage of such and such; but looks up to God; a contented heart looks to God</w:t>
      </w:r>
      <w:ins w:id="1384" w:author="Derek" w:date="2026-09-30T15:13:36Z" oouserid="Derek">
        <w:r>
          <w:rPr>
            <w:rStyle w:val="1111"/>
          </w:rPr>
          <w:t xml:space="preserve">’</w:t>
        </w:r>
      </w:ins>
      <w:r>
        <w:rPr>
          <w:rStyle w:val="1111"/>
        </w:rPr>
        <w:t xml:space="preserve">s dispos</w:t>
      </w:r>
      <w:del w:id="1385" w:author="Derek" w:date="2026-09-30T15:13:38Z" oouserid="Derek">
        <w:r>
          <w:rPr>
            <w:rStyle w:val="1111"/>
          </w:rPr>
          <w:delText xml:space="preserve">e</w:delText>
        </w:r>
      </w:del>
      <w:ins w:id="1386" w:author="Derek" w:date="2026-09-30T15:13:38Z" oouserid="Derek">
        <w:r>
          <w:rPr>
            <w:rStyle w:val="1111"/>
          </w:rPr>
          <w:t xml:space="preserve">al</w:t>
        </w:r>
      </w:ins>
      <w:r>
        <w:rPr>
          <w:rStyle w:val="1111"/>
        </w:rPr>
        <w:t xml:space="preserve">, and submits to God</w:t>
      </w:r>
      <w:ins w:id="1387" w:author="Derek" w:date="2026-09-30T15:13:43Z" oouserid="Derek">
        <w:r>
          <w:rPr>
            <w:rStyle w:val="1111"/>
          </w:rPr>
          <w:t xml:space="preserve">’</w:t>
        </w:r>
      </w:ins>
      <w:r>
        <w:rPr>
          <w:rStyle w:val="1111"/>
        </w:rPr>
        <w:t xml:space="preserve">s dispos</w:t>
      </w:r>
      <w:del w:id="1388" w:author="Derek" w:date="2026-09-30T15:13:46Z" oouserid="Derek">
        <w:r>
          <w:rPr>
            <w:rStyle w:val="1111"/>
          </w:rPr>
          <w:delText xml:space="preserve">e</w:delText>
        </w:r>
      </w:del>
      <w:ins w:id="1389" w:author="Derek" w:date="2026-09-30T15:13:48Z" oouserid="Derek">
        <w:r>
          <w:rPr>
            <w:rStyle w:val="1111"/>
          </w:rPr>
          <w:t xml:space="preserve">al</w:t>
        </w:r>
      </w:ins>
      <w:r>
        <w:rPr>
          <w:rStyle w:val="1111"/>
        </w:rPr>
        <w:t xml:space="preserve">, that is, sees the wisdom of </w:t>
      </w:r>
      <w:r/>
    </w:p>
    <w:p>
      <w:pPr>
        <w:pStyle w:val="1132"/>
        <w:pBdr/>
        <w:spacing/>
        <w:ind/>
        <w:rPr/>
      </w:pPr>
      <w:r/>
      <w:bookmarkStart w:id="46" w:name="anchor-51"/>
      <w:r/>
      <w:bookmarkEnd w:id="46"/>
      <w:r>
        <w:rPr>
          <w:rStyle w:val="1111"/>
        </w:rPr>
        <w:t xml:space="preserve">Page</w:t>
      </w:r>
      <w:r>
        <w:rPr>
          <w:rStyle w:val="1111"/>
        </w:rPr>
        <w:t xml:space="preserve"> 20</w:t>
      </w:r>
      <w:r/>
    </w:p>
    <w:p>
      <w:pPr>
        <w:pStyle w:val="1132"/>
        <w:pBdr/>
        <w:spacing/>
        <w:ind/>
        <w:rPr/>
      </w:pPr>
      <w:r/>
      <w:bookmarkStart w:id="47" w:name="anchor-52"/>
      <w:r/>
      <w:bookmarkEnd w:id="47"/>
      <w:r>
        <w:rPr>
          <w:rStyle w:val="1111"/>
        </w:rPr>
        <w:t xml:space="preserve">God in all, in his submission sees </w:t>
      </w:r>
      <w:del w:id="1390" w:author="Derek" w:date="2026-10-01T17:31:07Z" oouserid="Derek">
        <w:r>
          <w:rPr>
            <w:rStyle w:val="1111"/>
          </w:rPr>
          <w:delText xml:space="preserve">h</w:delText>
        </w:r>
      </w:del>
      <w:ins w:id="1391" w:author="Derek" w:date="2026-10-01T17:31:09Z" oouserid="Derek">
        <w:r>
          <w:rPr>
            <w:rStyle w:val="1111"/>
          </w:rPr>
          <w:t xml:space="preserve">H</w:t>
        </w:r>
      </w:ins>
      <w:r>
        <w:rPr>
          <w:rStyle w:val="1111"/>
        </w:rPr>
        <w:t xml:space="preserve">is </w:t>
      </w:r>
      <w:del w:id="1392" w:author="Derek" w:date="2026-10-01T17:31:57Z" oouserid="Derek">
        <w:r>
          <w:rPr>
            <w:rStyle w:val="1111"/>
          </w:rPr>
          <w:delText xml:space="preserve">soveraignity</w:delText>
        </w:r>
      </w:del>
      <w:ins w:id="1393" w:author="Derek" w:date="2026-10-01T17:32:11Z" oouserid="Derek">
        <w:r>
          <w:rPr>
            <w:rStyle w:val="1111"/>
          </w:rPr>
          <w:t xml:space="preserve">sovereignty</w:t>
        </w:r>
      </w:ins>
      <w:r>
        <w:rPr>
          <w:rStyle w:val="1111"/>
        </w:rPr>
        <w:t xml:space="preserve">, but that that makes </w:t>
      </w:r>
      <w:ins w:id="1394" w:author="Derek" w:date="2026-10-01T17:32:16Z" oouserid="Derek">
        <w:r>
          <w:rPr>
            <w:rStyle w:val="1111"/>
          </w:rPr>
          <w:t xml:space="preserve">H</w:t>
        </w:r>
      </w:ins>
      <w:del w:id="1395" w:author="Derek" w:date="2026-10-01T17:32:15Z" oouserid="Derek">
        <w:r>
          <w:rPr>
            <w:rStyle w:val="1111"/>
          </w:rPr>
          <w:delText xml:space="preserve">h</w:delText>
        </w:r>
      </w:del>
      <w:r>
        <w:rPr>
          <w:rStyle w:val="1111"/>
        </w:rPr>
        <w:t xml:space="preserve">im take complacency, it is God</w:t>
      </w:r>
      <w:ins w:id="1396" w:author="Derek" w:date="2026-10-01T17:32:42Z" oouserid="Derek">
        <w:r>
          <w:rPr>
            <w:rStyle w:val="1111"/>
          </w:rPr>
          <w:t xml:space="preserve">’</w:t>
        </w:r>
      </w:ins>
      <w:r>
        <w:rPr>
          <w:rStyle w:val="1111"/>
        </w:rPr>
        <w:t xml:space="preserve">s wisdom; t</w:t>
      </w:r>
      <w:r>
        <w:rPr>
          <w:rStyle w:val="1111"/>
        </w:rPr>
        <w:t xml:space="preserve">he Lord knows how to order things better than I, the Lord sees further </w:t>
      </w:r>
      <w:del w:id="1397" w:author="Derek" w:date="2026-10-01T17:32:53Z" oouserid="Derek">
        <w:r>
          <w:rPr>
            <w:rStyle w:val="1111"/>
          </w:rPr>
          <w:delText xml:space="preserve">thā</w:delText>
        </w:r>
      </w:del>
      <w:ins w:id="1398" w:author="Derek" w:date="2026-10-01T17:32:53Z" oouserid="Derek">
        <w:r>
          <w:rPr>
            <w:rStyle w:val="1111"/>
          </w:rPr>
          <w:t xml:space="preserve">than</w:t>
        </w:r>
      </w:ins>
      <w:r>
        <w:rPr>
          <w:rStyle w:val="1111"/>
        </w:rPr>
        <w:t xml:space="preserve"> I do, I see things but at present, but the Lord sees a great whil</w:t>
      </w:r>
      <w:ins w:id="1399" w:author="Derek" w:date="2026-10-01T17:32:59Z" oouserid="Derek">
        <w:r>
          <w:rPr>
            <w:rStyle w:val="1111"/>
          </w:rPr>
          <w:t xml:space="preserve">e</w:t>
        </w:r>
      </w:ins>
      <w:r>
        <w:rPr>
          <w:rStyle w:val="1111"/>
        </w:rPr>
        <w:t xml:space="preserve"> hence, and how do I know but had it not been for this affliction, I had been undone? I know that the love of God </w:t>
      </w:r>
      <w:r>
        <w:rPr>
          <w:rStyle w:val="1111"/>
        </w:rPr>
        <w:t xml:space="preserve">may as well stand with an afflicted estate, as with a prosperous estate</w:t>
      </w:r>
      <w:r>
        <w:rPr>
          <w:rStyle w:val="1111"/>
        </w:rPr>
        <w:t xml:space="preserve">; and such kind of reasonings there are in a contented spirit, submitting unto the dispos</w:t>
      </w:r>
      <w:ins w:id="1400" w:author="Derek" w:date="2026-10-01T17:33:52Z" oouserid="Derek">
        <w:r>
          <w:rPr>
            <w:rStyle w:val="1111"/>
          </w:rPr>
          <w:t xml:space="preserve">al</w:t>
        </w:r>
      </w:ins>
      <w:del w:id="1401" w:author="Derek" w:date="2026-10-01T17:33:50Z" oouserid="Derek">
        <w:r>
          <w:rPr>
            <w:rStyle w:val="1111"/>
          </w:rPr>
          <w:delText xml:space="preserve">e</w:delText>
        </w:r>
      </w:del>
      <w:r>
        <w:rPr>
          <w:rStyle w:val="1111"/>
        </w:rPr>
        <w:t xml:space="preserve"> of God.</w:t>
      </w:r>
      <w:r/>
    </w:p>
    <w:p>
      <w:pPr>
        <w:pStyle w:val="1132"/>
        <w:pBdr/>
        <w:spacing/>
        <w:ind/>
        <w:rPr/>
      </w:pPr>
      <w:r/>
      <w:bookmarkStart w:id="48" w:name="W21-21-article_2"/>
      <w:r/>
      <w:bookmarkEnd w:id="48"/>
      <w:r>
        <w:rPr>
          <w:rStyle w:val="1111"/>
        </w:rPr>
        <w:t xml:space="preserve">The last thing is, </w:t>
      </w:r>
      <w:del w:id="1402" w:author="Derek" w:date="2026-10-01T17:33:56Z" oouserid="Derek">
        <w:r>
          <w:rPr>
            <w:rStyle w:val="1111"/>
          </w:rPr>
          <w:delText xml:space="preserve">T</w:delText>
        </w:r>
      </w:del>
      <w:ins w:id="1403" w:author="Derek" w:date="2026-10-01T17:33:57Z" oouserid="Derek">
        <w:r>
          <w:rPr>
            <w:rStyle w:val="1111"/>
          </w:rPr>
          <w:t xml:space="preserve">t</w:t>
        </w:r>
      </w:ins>
      <w:r>
        <w:rPr>
          <w:rStyle w:val="1111"/>
        </w:rPr>
        <w:t xml:space="preserve">his is in</w:t>
      </w:r>
      <w:r>
        <w:rPr>
          <w:rStyle w:val="1111"/>
        </w:rPr>
        <w:t xml:space="preserve"> </w:t>
      </w:r>
      <w:del w:id="1404" w:author="Derek" w:date="2026-10-01T17:56:32Z" oouserid="Derek">
        <w:r>
          <w:rPr>
            <w:rStyle w:val="1111"/>
          </w:rPr>
          <w:delText xml:space="preserve">[</w:delText>
        </w:r>
      </w:del>
      <w:r>
        <w:rPr>
          <w:rStyle w:val="1111"/>
          <w:i/>
          <w:iCs/>
          <w:rPrChange w:id="1405" w:author="Derek" w:date="2026-10-01T17:56:39Z" oouserid="Derek">
            <w:rPr/>
          </w:rPrChange>
        </w:rPr>
        <w:t xml:space="preserve">every condition</w:t>
      </w:r>
      <w:del w:id="1406" w:author="Derek" w:date="2026-10-01T17:56:35Z" oouserid="Derek">
        <w:r>
          <w:rPr>
            <w:rStyle w:val="1111"/>
          </w:rPr>
          <w:delText xml:space="preserve">,</w:delText>
        </w:r>
      </w:del>
      <w:del w:id="1407" w:author="Derek" w:date="2026-10-01T17:56:35Z" oouserid="Derek">
        <w:r>
          <w:rPr>
            <w:rStyle w:val="1111"/>
          </w:rPr>
          <w:delText xml:space="preserve">]</w:delText>
        </w:r>
      </w:del>
      <w:r>
        <w:rPr>
          <w:rStyle w:val="1111"/>
        </w:rPr>
        <w:t xml:space="preserve"> </w:t>
      </w:r>
      <w:del w:id="1408" w:author="Derek" w:date="2026-10-01T17:34:15Z" oouserid="Derek">
        <w:r>
          <w:rPr>
            <w:rStyle w:val="1111"/>
          </w:rPr>
          <w:delText xml:space="preserve">I</w:delText>
        </w:r>
      </w:del>
      <w:ins w:id="1409" w:author="Derek" w:date="2026-10-01T17:56:50Z" oouserid="Derek">
        <w:r>
          <w:rPr>
            <w:rStyle w:val="1111"/>
          </w:rPr>
          <w:t xml:space="preserve">Ii</w:t>
        </w:r>
      </w:ins>
      <w:r>
        <w:rPr>
          <w:rStyle w:val="1111"/>
        </w:rPr>
        <w:t xml:space="preserve">t may be in some things you could be content</w:t>
      </w:r>
      <w:del w:id="1410" w:author="Derek" w:date="2026-10-01T17:57:16Z" oouserid="Derek">
        <w:r>
          <w:rPr>
            <w:rStyle w:val="1111"/>
          </w:rPr>
          <w:delText xml:space="preserve">:</w:delText>
        </w:r>
      </w:del>
      <w:ins w:id="1411" w:author="Derek" w:date="2026-10-01T17:57:17Z" oouserid="Derek">
        <w:r>
          <w:rPr>
            <w:rStyle w:val="1111"/>
          </w:rPr>
          <w:t xml:space="preserve">.</w:t>
        </w:r>
      </w:ins>
      <w:r>
        <w:rPr>
          <w:rStyle w:val="1111"/>
        </w:rPr>
        <w:t xml:space="preserve"> You shall have many</w:t>
      </w:r>
      <w:ins w:id="1412" w:author="Derek" w:date="2026-10-01T17:57:22Z" oouserid="Derek">
        <w:r>
          <w:rPr>
            <w:rStyle w:val="1111"/>
          </w:rPr>
          <w:t xml:space="preserve"> [that]</w:t>
        </w:r>
      </w:ins>
      <w:r>
        <w:rPr>
          <w:rStyle w:val="1111"/>
        </w:rPr>
        <w:t xml:space="preserve"> will say, </w:t>
      </w:r>
      <w:ins w:id="1413" w:author="Derek" w:date="2026-10-01T17:57:26Z" oouserid="Derek">
        <w:r>
          <w:rPr>
            <w:rStyle w:val="1111"/>
          </w:rPr>
          <w:t xml:space="preserve">“</w:t>
        </w:r>
      </w:ins>
      <w:del w:id="1414" w:author="Derek" w:date="2026-10-01T18:09:45Z" oouserid="Derek">
        <w:r>
          <w:rPr>
            <w:rStyle w:val="1111"/>
          </w:rPr>
          <w:delText xml:space="preserve">i</w:delText>
        </w:r>
      </w:del>
      <w:ins w:id="1415" w:author="Derek" w:date="2026-10-01T18:09:45Z" oouserid="Derek">
        <w:r>
          <w:rPr>
            <w:rStyle w:val="1111"/>
          </w:rPr>
          <w:t xml:space="preserve">I</w:t>
        </w:r>
      </w:ins>
      <w:r>
        <w:rPr>
          <w:rStyle w:val="1111"/>
        </w:rPr>
        <w:t xml:space="preserve">f my affliction were but as the affliction of such a one</w:t>
      </w:r>
      <w:ins w:id="1416" w:author="Derek" w:date="2026-10-01T18:10:00Z" oouserid="Derek">
        <w:r>
          <w:rPr>
            <w:rStyle w:val="1111"/>
          </w:rPr>
          <w:t xml:space="preserve">,</w:t>
        </w:r>
      </w:ins>
      <w:r>
        <w:rPr>
          <w:rStyle w:val="1111"/>
        </w:rPr>
        <w:t xml:space="preserve"> I could be content</w:t>
      </w:r>
      <w:ins w:id="1417" w:author="Derek" w:date="2026-10-01T18:10:09Z" oouserid="Derek">
        <w:r>
          <w:rPr>
            <w:rStyle w:val="1111"/>
          </w:rPr>
          <w:t xml:space="preserve">,”</w:t>
        </w:r>
      </w:ins>
      <w:del w:id="1418" w:author="Derek" w:date="2026-10-01T18:10:07Z" oouserid="Derek">
        <w:r>
          <w:rPr>
            <w:rStyle w:val="1111"/>
          </w:rPr>
          <w:delText xml:space="preserve">,</w:delText>
        </w:r>
      </w:del>
      <w:r>
        <w:rPr>
          <w:rStyle w:val="1111"/>
        </w:rPr>
        <w:t xml:space="preserve"> yea but it must be in the present</w:t>
      </w:r>
      <w:r>
        <w:rPr>
          <w:rStyle w:val="1111"/>
        </w:rPr>
        <w:t xml:space="preserve"> affliction that is upon you. We use to say, </w:t>
      </w:r>
      <w:del w:id="1419" w:author="Derek" w:date="2026-10-02T17:23:02Z" oouserid="Derek">
        <w:r>
          <w:rPr>
            <w:rStyle w:val="1111"/>
          </w:rPr>
          <w:delText xml:space="preserve">T</w:delText>
        </w:r>
      </w:del>
      <w:ins w:id="1420" w:author="Derek" w:date="2026-10-02T17:23:02Z" oouserid="Derek">
        <w:r>
          <w:rPr>
            <w:rStyle w:val="1111"/>
          </w:rPr>
          <w:t xml:space="preserve">t</w:t>
        </w:r>
      </w:ins>
      <w:r>
        <w:rPr>
          <w:rStyle w:val="1111"/>
        </w:rPr>
        <w:t xml:space="preserve">here is a great deal of deceit in </w:t>
      </w:r>
      <w:del w:id="1421" w:author="Derek" w:date="2026-10-02T17:23:08Z" oouserid="Derek">
        <w:r>
          <w:rPr>
            <w:rStyle w:val="1111"/>
          </w:rPr>
          <w:delText xml:space="preserve">U</w:delText>
        </w:r>
      </w:del>
      <w:ins w:id="1422" w:author="Derek" w:date="2026-10-02T17:23:09Z" oouserid="Derek">
        <w:r>
          <w:rPr>
            <w:rStyle w:val="1111"/>
          </w:rPr>
          <w:t xml:space="preserve">u</w:t>
        </w:r>
      </w:ins>
      <w:r>
        <w:rPr>
          <w:rStyle w:val="1111"/>
        </w:rPr>
        <w:t xml:space="preserve">niversals; in the general, come to any man or woman and say</w:t>
      </w:r>
      <w:ins w:id="1423" w:author="Derek" w:date="2026-10-02T17:23:19Z" oouserid="Derek">
        <w:r>
          <w:rPr>
            <w:rStyle w:val="1111"/>
          </w:rPr>
          <w:t xml:space="preserve">,</w:t>
        </w:r>
      </w:ins>
      <w:r>
        <w:rPr>
          <w:rStyle w:val="1111"/>
        </w:rPr>
        <w:t xml:space="preserve"> </w:t>
      </w:r>
      <w:ins w:id="1424" w:author="Derek" w:date="2026-10-02T17:23:21Z" oouserid="Derek">
        <w:r>
          <w:rPr>
            <w:rStyle w:val="1111"/>
          </w:rPr>
          <w:t xml:space="preserve">“</w:t>
        </w:r>
      </w:ins>
      <w:r>
        <w:rPr>
          <w:rStyle w:val="1111"/>
        </w:rPr>
        <w:t xml:space="preserve">Will not you be content with Gods dispos</w:t>
      </w:r>
      <w:del w:id="1425" w:author="Derek" w:date="2026-10-02T17:23:24Z" oouserid="Derek">
        <w:r>
          <w:rPr>
            <w:rStyle w:val="1111"/>
          </w:rPr>
          <w:delText xml:space="preserve">e</w:delText>
        </w:r>
      </w:del>
      <w:ins w:id="1426" w:author="Derek" w:date="2026-10-02T17:23:25Z" oouserid="Derek">
        <w:r>
          <w:rPr>
            <w:rStyle w:val="1111"/>
          </w:rPr>
          <w:t xml:space="preserve">al</w:t>
        </w:r>
      </w:ins>
      <w:r>
        <w:rPr>
          <w:rStyle w:val="1111"/>
        </w:rPr>
        <w:t xml:space="preserve">?</w:t>
      </w:r>
      <w:ins w:id="1427" w:author="Derek" w:date="2026-10-02T17:23:27Z" oouserid="Derek">
        <w:r>
          <w:rPr>
            <w:rStyle w:val="1111"/>
          </w:rPr>
          <w:t xml:space="preserve">”</w:t>
        </w:r>
      </w:ins>
      <w:r>
        <w:rPr>
          <w:rStyle w:val="1111"/>
        </w:rPr>
        <w:t xml:space="preserve"> </w:t>
      </w:r>
      <w:ins w:id="1428" w:author="Derek" w:date="2026-10-02T17:23:32Z" oouserid="Derek">
        <w:r>
          <w:rPr>
            <w:rStyle w:val="1111"/>
          </w:rPr>
          <w:t xml:space="preserve">“</w:t>
        </w:r>
      </w:ins>
      <w:r>
        <w:rPr>
          <w:rStyle w:val="1111"/>
        </w:rPr>
        <w:t xml:space="preserve">Yes</w:t>
      </w:r>
      <w:ins w:id="1429" w:author="Derek" w:date="2026-10-02T17:23:34Z" oouserid="Derek">
        <w:r>
          <w:rPr>
            <w:rStyle w:val="1111"/>
          </w:rPr>
          <w:t xml:space="preserve">”,</w:t>
        </w:r>
      </w:ins>
      <w:r>
        <w:rPr>
          <w:rStyle w:val="1111"/>
        </w:rPr>
        <w:t xml:space="preserve"> say they</w:t>
      </w:r>
      <w:ins w:id="1430" w:author="Derek" w:date="2026-10-02T17:23:41Z" oouserid="Derek">
        <w:r>
          <w:rPr>
            <w:rStyle w:val="1111"/>
          </w:rPr>
          <w:t xml:space="preserve">, </w:t>
        </w:r>
      </w:ins>
      <w:del w:id="1431" w:author="Derek" w:date="2026-10-02T17:23:41Z" oouserid="Derek">
        <w:r>
          <w:rPr>
            <w:rStyle w:val="1111"/>
          </w:rPr>
          <w:delText xml:space="preserve"> </w:delText>
        </w:r>
      </w:del>
      <w:ins w:id="1432" w:author="Derek" w:date="2026-10-02T17:23:42Z" oouserid="Derek">
        <w:r>
          <w:rPr>
            <w:rStyle w:val="1111"/>
          </w:rPr>
          <w:t xml:space="preserve">“</w:t>
        </w:r>
      </w:ins>
      <w:r>
        <w:rPr>
          <w:rStyle w:val="1111"/>
        </w:rPr>
        <w:t xml:space="preserve">God forbid but we should submit to God</w:t>
      </w:r>
      <w:ins w:id="1433" w:author="Derek" w:date="2026-10-02T17:23:46Z" oouserid="Derek">
        <w:r>
          <w:rPr>
            <w:rStyle w:val="1111"/>
          </w:rPr>
          <w:t xml:space="preserve">’</w:t>
        </w:r>
      </w:ins>
      <w:r>
        <w:rPr>
          <w:rStyle w:val="1111"/>
        </w:rPr>
        <w:t xml:space="preserve">s hand what ever it </w:t>
      </w:r>
      <w:r>
        <w:rPr>
          <w:rStyle w:val="1111"/>
        </w:rPr>
        <w:t xml:space="preserve">be</w:t>
      </w:r>
      <w:ins w:id="1434" w:author="Derek" w:date="2026-10-02T17:23:54Z" oouserid="Derek">
        <w:r>
          <w:rPr>
            <w:rStyle w:val="1111"/>
          </w:rPr>
          <w:t xml:space="preserve">”</w:t>
        </w:r>
      </w:ins>
      <w:r>
        <w:rPr>
          <w:rStyle w:val="1111"/>
        </w:rPr>
        <w:t xml:space="preserve">; you say thus in the general, it is an </w:t>
      </w:r>
      <w:del w:id="1435" w:author="Derek" w:date="2026-10-02T17:24:05Z" oouserid="Derek">
        <w:r>
          <w:rPr>
            <w:rStyle w:val="1111"/>
          </w:rPr>
          <w:delText xml:space="preserve">easie</w:delText>
        </w:r>
      </w:del>
      <w:ins w:id="1436" w:author="Derek" w:date="2026-10-02T17:24:09Z" oouserid="Derek">
        <w:r>
          <w:rPr>
            <w:rStyle w:val="1111"/>
          </w:rPr>
          <w:t xml:space="preserve">easy</w:t>
        </w:r>
      </w:ins>
      <w:r>
        <w:rPr>
          <w:rStyle w:val="1111"/>
        </w:rPr>
        <w:t xml:space="preserve"> matter to learn this lesson, but when it comes to the particular, when the cross</w:t>
      </w:r>
      <w:del w:id="1437" w:author="Derek" w:date="2026-10-02T17:24:19Z" oouserid="Derek">
        <w:r>
          <w:rPr>
            <w:rStyle w:val="1111"/>
          </w:rPr>
          <w:delText xml:space="preserve">e</w:delText>
        </w:r>
      </w:del>
      <w:r>
        <w:rPr>
          <w:rStyle w:val="1111"/>
        </w:rPr>
        <w:t xml:space="preserve"> comes sore indeed, when it </w:t>
      </w:r>
      <w:del w:id="1438" w:author="Derek" w:date="2026-10-02T17:24:29Z" oouserid="Derek">
        <w:r>
          <w:rPr>
            <w:rStyle w:val="1111"/>
          </w:rPr>
          <w:delText xml:space="preserve">striks</w:delText>
        </w:r>
      </w:del>
      <w:ins w:id="1439" w:author="Derek" w:date="2026-10-02T17:24:30Z" oouserid="Derek">
        <w:r>
          <w:rPr>
            <w:rStyle w:val="1111"/>
          </w:rPr>
          <w:t xml:space="preserve">strikes</w:t>
        </w:r>
      </w:ins>
      <w:r>
        <w:rPr>
          <w:rStyle w:val="1111"/>
        </w:rPr>
        <w:t xml:space="preserve"> you in the heaviest cross</w:t>
      </w:r>
      <w:del w:id="1440" w:author="Derek" w:date="2026-10-02T17:24:33Z" oouserid="Derek">
        <w:r>
          <w:rPr>
            <w:rStyle w:val="1111"/>
          </w:rPr>
          <w:delText xml:space="preserve">e</w:delText>
        </w:r>
      </w:del>
      <w:r>
        <w:rPr>
          <w:rStyle w:val="1111"/>
        </w:rPr>
        <w:t xml:space="preserve"> that you think could befall you, what </w:t>
      </w:r>
      <w:del w:id="1441" w:author="Derek" w:date="2026-10-02T17:24:41Z" oouserid="Derek">
        <w:r>
          <w:rPr>
            <w:rStyle w:val="1111"/>
          </w:rPr>
          <w:delText xml:space="preserve">saith</w:delText>
        </w:r>
      </w:del>
      <w:ins w:id="1442" w:author="Derek" w:date="2026-10-02T17:24:42Z" oouserid="Derek">
        <w:r>
          <w:rPr>
            <w:rStyle w:val="1111"/>
          </w:rPr>
          <w:t xml:space="preserve">says</w:t>
        </w:r>
      </w:ins>
      <w:r>
        <w:rPr>
          <w:rStyle w:val="1111"/>
        </w:rPr>
        <w:t xml:space="preserve"> your heart now? Can y</w:t>
      </w:r>
      <w:r>
        <w:rPr>
          <w:rStyle w:val="1111"/>
        </w:rPr>
        <w:t xml:space="preserve">ou in every condition be content not </w:t>
      </w:r>
      <w:del w:id="1443" w:author="Derek" w:date="2026-10-02T17:24:58Z" oouserid="Derek">
        <w:r>
          <w:rPr>
            <w:rStyle w:val="1111"/>
          </w:rPr>
          <w:delText xml:space="preserve">onely</w:delText>
        </w:r>
      </w:del>
      <w:ins w:id="1444" w:author="Derek" w:date="2026-10-02T17:24:59Z" oouserid="Derek">
        <w:r>
          <w:rPr>
            <w:rStyle w:val="1111"/>
          </w:rPr>
          <w:t xml:space="preserve">only</w:t>
        </w:r>
      </w:ins>
      <w:r>
        <w:rPr>
          <w:rStyle w:val="1111"/>
        </w:rPr>
        <w:t xml:space="preserve"> for the matter, but for the time, that is to be in such a condition so long as God would have you, to be content to be at God</w:t>
      </w:r>
      <w:ins w:id="1445" w:author="Derek" w:date="2026-10-02T17:25:11Z" oouserid="Derek">
        <w:r>
          <w:rPr>
            <w:rStyle w:val="1111"/>
          </w:rPr>
          <w:t xml:space="preserve">’</w:t>
        </w:r>
      </w:ins>
      <w:r>
        <w:rPr>
          <w:rStyle w:val="1111"/>
        </w:rPr>
        <w:t xml:space="preserve">s time in that condition, to have such an affliction so long as God would have the affl</w:t>
      </w:r>
      <w:r>
        <w:rPr>
          <w:rStyle w:val="1111"/>
        </w:rPr>
        <w:t xml:space="preserve">iction abide upon you, to be willing to stay and not to come out of the affliction no sooner than the Lord would have you come out of it? you are not content in your condition else; to be content me</w:t>
      </w:r>
      <w:del w:id="1446" w:author="Derek" w:date="2026-10-02T17:25:35Z" oouserid="Derek">
        <w:r>
          <w:rPr>
            <w:rStyle w:val="1111"/>
          </w:rPr>
          <w:delText xml:space="preserve">e</w:delText>
        </w:r>
      </w:del>
      <w:r>
        <w:rPr>
          <w:rStyle w:val="1111"/>
        </w:rPr>
        <w:t xml:space="preserve">r</w:t>
      </w:r>
      <w:ins w:id="1447" w:author="Derek" w:date="2026-10-02T17:25:36Z" oouserid="Derek">
        <w:r>
          <w:rPr>
            <w:rStyle w:val="1111"/>
          </w:rPr>
          <w:t xml:space="preserve">e</w:t>
        </w:r>
      </w:ins>
      <w:r>
        <w:rPr>
          <w:rStyle w:val="1111"/>
        </w:rPr>
        <w:t xml:space="preserve">ly that I have such a hand of God upon me, and not to st</w:t>
      </w:r>
      <w:r>
        <w:rPr>
          <w:rStyle w:val="1111"/>
        </w:rPr>
        <w:t xml:space="preserve">ay under the hand of God, that is not to be content under every condition, but when I can find my heart submitting to God</w:t>
      </w:r>
      <w:ins w:id="1448" w:author="Derek" w:date="2026-10-02T17:25:50Z" oouserid="Derek">
        <w:r>
          <w:rPr>
            <w:rStyle w:val="1111"/>
          </w:rPr>
          <w:t xml:space="preserve">’</w:t>
        </w:r>
      </w:ins>
      <w:r>
        <w:rPr>
          <w:rStyle w:val="1111"/>
        </w:rPr>
        <w:t xml:space="preserve">s dispos</w:t>
      </w:r>
      <w:del w:id="1449" w:author="Derek" w:date="2026-10-02T17:25:52Z" oouserid="Derek">
        <w:r>
          <w:rPr>
            <w:rStyle w:val="1111"/>
          </w:rPr>
          <w:delText xml:space="preserve">e</w:delText>
        </w:r>
      </w:del>
      <w:ins w:id="1450" w:author="Derek" w:date="2026-10-02T17:25:54Z" oouserid="Derek">
        <w:r>
          <w:rPr>
            <w:rStyle w:val="1111"/>
          </w:rPr>
          <w:t xml:space="preserve">al</w:t>
        </w:r>
      </w:ins>
      <w:r>
        <w:rPr>
          <w:rStyle w:val="1111"/>
        </w:rPr>
        <w:t xml:space="preserve"> in such particular afflictions that are very hard, and very </w:t>
      </w:r>
      <w:del w:id="1451" w:author="Derek" w:date="2026-10-02T17:26:35Z" oouserid="Derek">
        <w:r>
          <w:rPr>
            <w:rStyle w:val="1111"/>
          </w:rPr>
          <w:delText xml:space="preserve">greivous</w:delText>
        </w:r>
      </w:del>
      <w:ins w:id="1452" w:author="Derek" w:date="2026-10-02T17:26:37Z" oouserid="Derek">
        <w:r>
          <w:rPr>
            <w:rStyle w:val="1111"/>
          </w:rPr>
          <w:t xml:space="preserve">grievous</w:t>
        </w:r>
      </w:ins>
      <w:r>
        <w:rPr>
          <w:rStyle w:val="1111"/>
        </w:rPr>
        <w:t xml:space="preserve">, and yet my heart is quiet, here is one that </w:t>
      </w:r>
      <w:del w:id="1453" w:author="Derek" w:date="2026-10-02T17:26:47Z" oouserid="Derek">
        <w:r>
          <w:rPr>
            <w:rStyle w:val="1111"/>
          </w:rPr>
          <w:delText xml:space="preserve">hath</w:delText>
        </w:r>
      </w:del>
      <w:ins w:id="1454" w:author="Derek" w:date="2026-10-02T17:26:47Z" oouserid="Derek">
        <w:r>
          <w:rPr>
            <w:rStyle w:val="1111"/>
          </w:rPr>
          <w:t xml:space="preserve">has</w:t>
        </w:r>
      </w:ins>
      <w:r>
        <w:rPr>
          <w:rStyle w:val="1111"/>
        </w:rPr>
        <w:t xml:space="preserve"> learn</w:t>
      </w:r>
      <w:r>
        <w:rPr>
          <w:rStyle w:val="1111"/>
        </w:rPr>
        <w:t xml:space="preserve">ed the lesson of </w:t>
      </w:r>
      <w:del w:id="1455" w:author="Derek" w:date="2026-10-02T17:26:50Z" oouserid="Derek">
        <w:r>
          <w:rPr>
            <w:rStyle w:val="1111"/>
          </w:rPr>
          <w:delText xml:space="preserve">C</w:delText>
        </w:r>
      </w:del>
      <w:ins w:id="1456" w:author="Derek" w:date="2026-10-02T17:26:50Z" oouserid="Derek">
        <w:r>
          <w:rPr>
            <w:rStyle w:val="1111"/>
          </w:rPr>
          <w:t xml:space="preserve">c</w:t>
        </w:r>
      </w:ins>
      <w:r>
        <w:rPr>
          <w:rStyle w:val="1111"/>
        </w:rPr>
        <w:t xml:space="preserve">ontentment</w:t>
      </w:r>
      <w:ins w:id="1457" w:author="Derek" w:date="2026-10-02T17:27:33Z" oouserid="Derek">
        <w:r>
          <w:rPr>
            <w:rStyle w:val="1111"/>
          </w:rPr>
          <w:t xml:space="preserve"> &lt;DEREK CALLOUT HERE?&gt;</w:t>
        </w:r>
      </w:ins>
      <w:r>
        <w:rPr>
          <w:rStyle w:val="1111"/>
        </w:rPr>
        <w:t xml:space="preserve">: Contentment, it is the inward, quiet, gracious frame of spirit, freely submitting to and taking complacency in God</w:t>
      </w:r>
      <w:ins w:id="1458" w:author="Derek" w:date="2026-10-02T17:27:20Z" oouserid="Derek">
        <w:r>
          <w:rPr>
            <w:rStyle w:val="1111"/>
          </w:rPr>
          <w:t xml:space="preserve">’</w:t>
        </w:r>
      </w:ins>
      <w:r>
        <w:rPr>
          <w:rStyle w:val="1111"/>
        </w:rPr>
        <w:t xml:space="preserve">s dispos</w:t>
      </w:r>
      <w:del w:id="1459" w:author="Derek" w:date="2026-10-02T17:27:50Z" oouserid="Derek">
        <w:r>
          <w:rPr>
            <w:rStyle w:val="1111"/>
          </w:rPr>
          <w:delText xml:space="preserve">e</w:delText>
        </w:r>
      </w:del>
      <w:ins w:id="1460" w:author="Derek" w:date="2026-10-02T17:27:53Z" oouserid="Derek">
        <w:r>
          <w:rPr>
            <w:rStyle w:val="1111"/>
          </w:rPr>
          <w:t xml:space="preserve">al</w:t>
        </w:r>
      </w:ins>
      <w:r>
        <w:rPr>
          <w:rStyle w:val="1111"/>
        </w:rPr>
        <w:t xml:space="preserve"> in every condition</w:t>
      </w:r>
      <w:del w:id="1461" w:author="Derek" w:date="2026-10-02T17:27:59Z" oouserid="Derek">
        <w:r>
          <w:rPr>
            <w:rStyle w:val="1111"/>
          </w:rPr>
          <w:delText xml:space="preserve">:</w:delText>
        </w:r>
      </w:del>
      <w:ins w:id="1462" w:author="Derek" w:date="2026-10-02T17:27:59Z" oouserid="Derek">
        <w:r>
          <w:rPr>
            <w:rStyle w:val="1111"/>
          </w:rPr>
          <w:t xml:space="preserve">.</w:t>
        </w:r>
      </w:ins>
      <w:r>
        <w:rPr>
          <w:rStyle w:val="1111"/>
        </w:rPr>
        <w:t xml:space="preserve"> That is the </w:t>
      </w:r>
      <w:del w:id="1463" w:author="Derek" w:date="2026-10-02T17:28:05Z" oouserid="Derek">
        <w:r>
          <w:rPr>
            <w:rStyle w:val="1111"/>
          </w:rPr>
          <w:delText xml:space="preserve">discription</w:delText>
        </w:r>
      </w:del>
      <w:ins w:id="1464" w:author="Derek" w:date="2026-10-02T17:28:08Z" oouserid="Derek">
        <w:r>
          <w:rPr>
            <w:rStyle w:val="1111"/>
          </w:rPr>
          <w:t xml:space="preserve">description</w:t>
        </w:r>
      </w:ins>
      <w:r>
        <w:rPr>
          <w:rStyle w:val="1111"/>
        </w:rPr>
        <w:t xml:space="preserve">. Now in this there </w:t>
      </w:r>
      <w:del w:id="1465" w:author="Derek" w:date="2026-10-02T17:28:21Z" oouserid="Derek">
        <w:r>
          <w:rPr>
            <w:rStyle w:val="1111"/>
          </w:rPr>
          <w:delText xml:space="preserve">hath </w:delText>
        </w:r>
      </w:del>
      <w:ins w:id="1466" w:author="Derek" w:date="2026-10-02T17:28:21Z" oouserid="Derek">
        <w:r>
          <w:rPr>
            <w:rStyle w:val="1111"/>
          </w:rPr>
          <w:t xml:space="preserve">has </w:t>
        </w:r>
      </w:ins>
      <w:r>
        <w:rPr>
          <w:rStyle w:val="1111"/>
        </w:rPr>
        <w:t xml:space="preserve">been </w:t>
      </w:r>
      <w:del w:id="1467" w:author="Derek" w:date="2026-10-02T17:28:28Z" oouserid="Derek">
        <w:r>
          <w:rPr>
            <w:rStyle w:val="1111"/>
          </w:rPr>
          <w:delText xml:space="preserve">N</w:delText>
        </w:r>
      </w:del>
      <w:ins w:id="1468" w:author="Derek" w:date="2026-10-02T17:28:28Z" oouserid="Derek">
        <w:r>
          <w:rPr>
            <w:rStyle w:val="1111"/>
          </w:rPr>
          <w:t xml:space="preserve">n</w:t>
        </w:r>
      </w:ins>
      <w:r>
        <w:rPr>
          <w:rStyle w:val="1111"/>
        </w:rPr>
        <w:t xml:space="preserve">ine </w:t>
      </w:r>
      <w:del w:id="1469" w:author="Derek" w:date="2026-10-02T17:46:32Z" oouserid="Derek">
        <w:r>
          <w:rPr>
            <w:rStyle w:val="1111"/>
          </w:rPr>
          <w:delText xml:space="preserve">several </w:delText>
        </w:r>
      </w:del>
      <w:ins w:id="1470" w:author="Derek" w:date="2026-10-02T17:46:34Z" oouserid="Derek">
        <w:r>
          <w:rPr>
            <w:rStyle w:val="1111"/>
          </w:rPr>
          <w:t xml:space="preserve">various </w:t>
        </w:r>
      </w:ins>
      <w:r>
        <w:rPr>
          <w:rStyle w:val="1111"/>
        </w:rPr>
        <w:t xml:space="preserve">things opened.</w:t>
      </w:r>
      <w:r/>
    </w:p>
    <w:p>
      <w:pPr>
        <w:pStyle w:val="1132"/>
        <w:pBdr/>
        <w:spacing/>
        <w:ind/>
        <w:rPr/>
      </w:pPr>
      <w:r/>
      <w:bookmarkStart w:id="48" w:name="anchor-53"/>
      <w:r/>
      <w:bookmarkEnd w:id="48"/>
      <w:r>
        <w:rPr>
          <w:rStyle w:val="1111"/>
        </w:rPr>
        <w:t xml:space="preserve">Page</w:t>
      </w:r>
      <w:r>
        <w:rPr>
          <w:rStyle w:val="1111"/>
        </w:rPr>
        <w:t xml:space="preserve"> 21</w:t>
      </w:r>
      <w:r/>
    </w:p>
    <w:p>
      <w:pPr>
        <w:pStyle w:val="1132"/>
        <w:pBdr/>
        <w:spacing/>
        <w:ind/>
        <w:rPr/>
      </w:pPr>
      <w:r/>
      <w:bookmarkStart w:id="49" w:name="anchor-54"/>
      <w:r/>
      <w:bookmarkEnd w:id="49"/>
      <w:r>
        <w:rPr>
          <w:rStyle w:val="1111"/>
        </w:rPr>
        <w:t xml:space="preserve">1 First, </w:t>
      </w:r>
      <w:ins w:id="1471" w:author="Derek" w:date="2026-10-02T17:28:37Z" oouserid="Derek">
        <w:r>
          <w:rPr>
            <w:rStyle w:val="1111"/>
          </w:rPr>
          <w:t xml:space="preserve">t</w:t>
        </w:r>
      </w:ins>
      <w:del w:id="1472" w:author="Derek" w:date="2026-10-02T17:28:36Z" oouserid="Derek">
        <w:r>
          <w:rPr>
            <w:rStyle w:val="1111"/>
          </w:rPr>
          <w:delText xml:space="preserve">T</w:delText>
        </w:r>
      </w:del>
      <w:r>
        <w:rPr>
          <w:rStyle w:val="1111"/>
        </w:rPr>
        <w:t xml:space="preserve">hat </w:t>
      </w:r>
      <w:del w:id="1473" w:author="Derek" w:date="2026-10-02T17:28:38Z" oouserid="Derek">
        <w:r>
          <w:rPr>
            <w:rStyle w:val="1111"/>
          </w:rPr>
          <w:delText xml:space="preserve">C</w:delText>
        </w:r>
      </w:del>
      <w:ins w:id="1474" w:author="Derek" w:date="2026-10-02T17:28:39Z" oouserid="Derek">
        <w:r>
          <w:rPr>
            <w:rStyle w:val="1111"/>
          </w:rPr>
          <w:t xml:space="preserve">c</w:t>
        </w:r>
      </w:ins>
      <w:r>
        <w:rPr>
          <w:rStyle w:val="1111"/>
        </w:rPr>
        <w:t xml:space="preserve">ontentment is a heart-work within the soul. 2 Secondly, </w:t>
      </w:r>
      <w:del w:id="1475" w:author="Derek" w:date="2026-10-02T17:28:43Z" oouserid="Derek">
        <w:r>
          <w:rPr>
            <w:rStyle w:val="1111"/>
          </w:rPr>
          <w:delText xml:space="preserve">I</w:delText>
        </w:r>
      </w:del>
      <w:ins w:id="1476" w:author="Derek" w:date="2026-10-02T17:28:43Z" oouserid="Derek">
        <w:r>
          <w:rPr>
            <w:rStyle w:val="1111"/>
          </w:rPr>
          <w:t xml:space="preserve">i</w:t>
        </w:r>
      </w:ins>
      <w:r>
        <w:rPr>
          <w:rStyle w:val="1111"/>
        </w:rPr>
        <w:t xml:space="preserve">t is the quieting of the heart. 3 Thirdly, </w:t>
      </w:r>
      <w:del w:id="1477" w:author="Derek" w:date="2026-10-02T17:28:52Z" oouserid="Derek">
        <w:r>
          <w:rPr>
            <w:rStyle w:val="1111"/>
          </w:rPr>
          <w:delText xml:space="preserve">I</w:delText>
        </w:r>
      </w:del>
      <w:ins w:id="1478" w:author="Derek" w:date="2026-10-02T17:28:52Z" oouserid="Derek">
        <w:r>
          <w:rPr>
            <w:rStyle w:val="1111"/>
          </w:rPr>
          <w:t xml:space="preserve">i</w:t>
        </w:r>
      </w:ins>
      <w:r>
        <w:rPr>
          <w:rStyle w:val="1111"/>
        </w:rPr>
        <w:t xml:space="preserve">t is the frame of the spirit. 4 Fou</w:t>
      </w:r>
      <w:r>
        <w:rPr>
          <w:rStyle w:val="1111"/>
        </w:rPr>
        <w:t xml:space="preserve">rthly, </w:t>
      </w:r>
      <w:del w:id="1479" w:author="Derek" w:date="2026-10-02T17:28:57Z" oouserid="Derek">
        <w:r>
          <w:rPr>
            <w:rStyle w:val="1111"/>
          </w:rPr>
          <w:delText xml:space="preserve">I</w:delText>
        </w:r>
      </w:del>
      <w:ins w:id="1480" w:author="Derek" w:date="2026-10-02T17:28:57Z" oouserid="Derek">
        <w:r>
          <w:rPr>
            <w:rStyle w:val="1111"/>
          </w:rPr>
          <w:t xml:space="preserve">i</w:t>
        </w:r>
      </w:ins>
      <w:r>
        <w:rPr>
          <w:rStyle w:val="1111"/>
        </w:rPr>
        <w:t xml:space="preserve">t is a gracious frame. 5 Fiftly, </w:t>
      </w:r>
      <w:del w:id="1481" w:author="Derek" w:date="2026-10-02T17:29:23Z" oouserid="Derek">
        <w:r>
          <w:rPr>
            <w:rStyle w:val="1111"/>
          </w:rPr>
          <w:delText xml:space="preserve">I</w:delText>
        </w:r>
      </w:del>
      <w:ins w:id="1482" w:author="Derek" w:date="2026-10-02T17:29:24Z" oouserid="Derek">
        <w:r>
          <w:rPr>
            <w:rStyle w:val="1111"/>
          </w:rPr>
          <w:t xml:space="preserve">i</w:t>
        </w:r>
      </w:ins>
      <w:r>
        <w:rPr>
          <w:rStyle w:val="1111"/>
        </w:rPr>
        <w:t xml:space="preserve">t is the free working of this gracious frame. 6 Sixtly, </w:t>
      </w:r>
      <w:del w:id="1483" w:author="Derek" w:date="2026-10-02T17:29:34Z" oouserid="Derek">
        <w:r>
          <w:rPr>
            <w:rStyle w:val="1111"/>
          </w:rPr>
          <w:delText xml:space="preserve">T</w:delText>
        </w:r>
      </w:del>
      <w:ins w:id="1484" w:author="Derek" w:date="2026-10-02T17:29:35Z" oouserid="Derek">
        <w:r>
          <w:rPr>
            <w:rStyle w:val="1111"/>
          </w:rPr>
          <w:t xml:space="preserve">t</w:t>
        </w:r>
      </w:ins>
      <w:r>
        <w:rPr>
          <w:rStyle w:val="1111"/>
        </w:rPr>
        <w:t xml:space="preserve">here is in it a submission to God, sending the soul under God. 7 Seventhly, </w:t>
      </w:r>
      <w:del w:id="1485" w:author="Derek" w:date="2026-10-02T17:29:43Z" oouserid="Derek">
        <w:r>
          <w:rPr>
            <w:rStyle w:val="1111"/>
          </w:rPr>
          <w:delText xml:space="preserve">T</w:delText>
        </w:r>
      </w:del>
      <w:ins w:id="1486" w:author="Derek" w:date="2026-10-02T17:29:44Z" oouserid="Derek">
        <w:r>
          <w:rPr>
            <w:rStyle w:val="1111"/>
          </w:rPr>
          <w:t xml:space="preserve">t</w:t>
        </w:r>
      </w:ins>
      <w:r>
        <w:rPr>
          <w:rStyle w:val="1111"/>
        </w:rPr>
        <w:t xml:space="preserve">here is a taking complacency in the hand of God. 8 Eightly, </w:t>
      </w:r>
      <w:del w:id="1487" w:author="Derek" w:date="2026-10-02T17:29:50Z" oouserid="Derek">
        <w:r>
          <w:rPr>
            <w:rStyle w:val="1111"/>
          </w:rPr>
          <w:delText xml:space="preserve">A</w:delText>
        </w:r>
      </w:del>
      <w:ins w:id="1488" w:author="Derek" w:date="2026-10-02T17:29:51Z" oouserid="Derek">
        <w:r>
          <w:rPr>
            <w:rStyle w:val="1111"/>
          </w:rPr>
          <w:t xml:space="preserve">a</w:t>
        </w:r>
      </w:ins>
      <w:r>
        <w:rPr>
          <w:rStyle w:val="1111"/>
        </w:rPr>
        <w:t xml:space="preserve">ll to God</w:t>
      </w:r>
      <w:ins w:id="1489" w:author="Derek" w:date="2026-10-02T17:29:54Z" oouserid="Derek">
        <w:r>
          <w:rPr>
            <w:rStyle w:val="1111"/>
          </w:rPr>
          <w:t xml:space="preserve">’</w:t>
        </w:r>
      </w:ins>
      <w:r>
        <w:rPr>
          <w:rStyle w:val="1111"/>
        </w:rPr>
        <w:t xml:space="preserve">s dispos</w:t>
      </w:r>
      <w:ins w:id="1490" w:author="Derek" w:date="2026-10-02T17:29:58Z" oouserid="Derek">
        <w:r>
          <w:rPr>
            <w:rStyle w:val="1111"/>
          </w:rPr>
          <w:t xml:space="preserve">al</w:t>
        </w:r>
      </w:ins>
      <w:del w:id="1491" w:author="Derek" w:date="2026-10-02T17:29:56Z" oouserid="Derek">
        <w:r>
          <w:rPr>
            <w:rStyle w:val="1111"/>
          </w:rPr>
          <w:delText xml:space="preserve">e</w:delText>
        </w:r>
      </w:del>
      <w:r>
        <w:rPr>
          <w:rStyle w:val="1111"/>
        </w:rPr>
        <w:t xml:space="preserve">. 9 Ninthly, </w:t>
      </w:r>
      <w:del w:id="1492" w:author="Derek" w:date="2026-10-02T17:30:01Z" oouserid="Derek">
        <w:r>
          <w:rPr>
            <w:rStyle w:val="1111"/>
          </w:rPr>
          <w:delText xml:space="preserve">I</w:delText>
        </w:r>
      </w:del>
      <w:ins w:id="1493" w:author="Derek" w:date="2026-10-02T17:30:01Z" oouserid="Derek">
        <w:r>
          <w:rPr>
            <w:rStyle w:val="1111"/>
          </w:rPr>
          <w:t xml:space="preserve">i</w:t>
        </w:r>
      </w:ins>
      <w:r>
        <w:rPr>
          <w:rStyle w:val="1111"/>
        </w:rPr>
        <w:t xml:space="preserve">n every condition, every condition though never so hard, though continue never so long</w:t>
      </w:r>
      <w:del w:id="1494" w:author="Derek" w:date="2026-10-02T17:30:15Z" oouserid="Derek">
        <w:r>
          <w:rPr>
            <w:rStyle w:val="1111"/>
          </w:rPr>
          <w:delText xml:space="preserve">:</w:delText>
        </w:r>
      </w:del>
      <w:ins w:id="1495" w:author="Derek" w:date="2026-10-02T17:30:15Z" oouserid="Derek">
        <w:r>
          <w:rPr>
            <w:rStyle w:val="1111"/>
          </w:rPr>
          <w:t xml:space="preserve">.</w:t>
        </w:r>
      </w:ins>
      <w:r>
        <w:rPr>
          <w:rStyle w:val="1111"/>
        </w:rPr>
        <w:t xml:space="preserve"> Now those of you that have learned to be </w:t>
      </w:r>
      <w:del w:id="1496" w:author="Derek" w:date="2026-10-02T17:30:24Z" oouserid="Derek">
        <w:r>
          <w:rPr>
            <w:rStyle w:val="1111"/>
          </w:rPr>
          <w:delText xml:space="preserve">C</w:delText>
        </w:r>
      </w:del>
      <w:ins w:id="1497" w:author="Derek" w:date="2026-10-02T17:30:24Z" oouserid="Derek">
        <w:r>
          <w:rPr>
            <w:rStyle w:val="1111"/>
          </w:rPr>
          <w:t xml:space="preserve">c</w:t>
        </w:r>
      </w:ins>
      <w:r>
        <w:rPr>
          <w:rStyle w:val="1111"/>
        </w:rPr>
        <w:t xml:space="preserve">ontent, have learned to attain unto these </w:t>
      </w:r>
      <w:ins w:id="1498" w:author="Derek" w:date="2026-10-02T17:46:51Z" oouserid="Derek">
        <w:r>
          <w:rPr>
            <w:rStyle w:val="1111"/>
          </w:rPr>
          <w:t xml:space="preserve">various </w:t>
        </w:r>
      </w:ins>
      <w:del w:id="1499" w:author="Derek" w:date="2026-10-02T17:46:44Z" oouserid="Derek">
        <w:r>
          <w:rPr>
            <w:rStyle w:val="1111"/>
          </w:rPr>
          <w:delText xml:space="preserve">several</w:delText>
        </w:r>
      </w:del>
      <w:del w:id="1500" w:author="Derek" w:date="2026-10-02T17:30:32Z" oouserid="Derek">
        <w:r>
          <w:rPr>
            <w:rStyle w:val="1111"/>
          </w:rPr>
          <w:delText xml:space="preserve">l</w:delText>
        </w:r>
      </w:del>
      <w:del w:id="1501" w:author="Derek" w:date="2026-10-02T17:46:44Z" oouserid="Derek">
        <w:r>
          <w:rPr>
            <w:rStyle w:val="1111"/>
          </w:rPr>
          <w:delText xml:space="preserve"> </w:delText>
        </w:r>
      </w:del>
      <w:r>
        <w:rPr>
          <w:rStyle w:val="1111"/>
        </w:rPr>
        <w:t xml:space="preserve">things</w:t>
      </w:r>
      <w:del w:id="1502" w:author="Derek" w:date="2026-10-02T17:35:31Z" oouserid="Derek">
        <w:r>
          <w:rPr>
            <w:rStyle w:val="1111"/>
          </w:rPr>
          <w:delText xml:space="preserve">;</w:delText>
        </w:r>
      </w:del>
      <w:ins w:id="1503" w:author="Derek" w:date="2026-10-02T17:35:31Z" oouserid="Derek">
        <w:r>
          <w:rPr>
            <w:rStyle w:val="1111"/>
          </w:rPr>
          <w:t xml:space="preserve">.</w:t>
        </w:r>
      </w:ins>
      <w:r>
        <w:rPr>
          <w:rStyle w:val="1111"/>
        </w:rPr>
        <w:t xml:space="preserve"> </w:t>
      </w:r>
      <w:del w:id="1504" w:author="Derek" w:date="2026-10-02T17:35:32Z" oouserid="Derek">
        <w:r>
          <w:rPr>
            <w:rStyle w:val="1111"/>
          </w:rPr>
          <w:delText xml:space="preserve">t</w:delText>
        </w:r>
      </w:del>
      <w:ins w:id="1505" w:author="Derek" w:date="2026-10-02T17:35:33Z" oouserid="Derek">
        <w:r>
          <w:rPr>
            <w:rStyle w:val="1111"/>
          </w:rPr>
          <w:t xml:space="preserve">T</w:t>
        </w:r>
      </w:ins>
      <w:r>
        <w:rPr>
          <w:rStyle w:val="1111"/>
        </w:rPr>
        <w:t xml:space="preserve">he very opening of these things I hope may so far w</w:t>
      </w:r>
      <w:r>
        <w:rPr>
          <w:rStyle w:val="1111"/>
        </w:rPr>
        <w:t xml:space="preserve">ork upon your hearts as, </w:t>
      </w:r>
      <w:del w:id="1506" w:author="Derek" w:date="2026-10-02T17:31:56Z" oouserid="Derek">
        <w:r>
          <w:rPr>
            <w:rStyle w:val="1111"/>
          </w:rPr>
          <w:delText xml:space="preserve">F</w:delText>
        </w:r>
      </w:del>
      <w:ins w:id="1507" w:author="Derek" w:date="2026-10-02T17:31:56Z" oouserid="Derek">
        <w:r>
          <w:rPr>
            <w:rStyle w:val="1111"/>
          </w:rPr>
          <w:t xml:space="preserve">f</w:t>
        </w:r>
      </w:ins>
      <w:r>
        <w:rPr>
          <w:rStyle w:val="1111"/>
        </w:rPr>
        <w:t xml:space="preserve">irst, </w:t>
      </w:r>
      <w:del w:id="1508" w:author="Derek" w:date="2026-10-02T17:31:58Z" oouserid="Derek">
        <w:r>
          <w:rPr>
            <w:rStyle w:val="1111"/>
          </w:rPr>
          <w:delText xml:space="preserve">T</w:delText>
        </w:r>
      </w:del>
      <w:ins w:id="1509" w:author="Derek" w:date="2026-10-02T17:31:59Z" oouserid="Derek">
        <w:r>
          <w:rPr>
            <w:rStyle w:val="1111"/>
          </w:rPr>
          <w:t xml:space="preserve">t</w:t>
        </w:r>
      </w:ins>
      <w:r>
        <w:rPr>
          <w:rStyle w:val="1111"/>
        </w:rPr>
        <w:t xml:space="preserve">hat you may lay your hands upon your hearts upon this that </w:t>
      </w:r>
      <w:del w:id="1510" w:author="Derek" w:date="2026-10-02T17:32:08Z" oouserid="Derek">
        <w:r>
          <w:rPr>
            <w:rStyle w:val="1111"/>
          </w:rPr>
          <w:delText xml:space="preserve">hath</w:delText>
        </w:r>
      </w:del>
      <w:ins w:id="1511" w:author="Derek" w:date="2026-10-02T17:32:09Z" oouserid="Derek">
        <w:r>
          <w:rPr>
            <w:rStyle w:val="1111"/>
          </w:rPr>
          <w:t xml:space="preserve">has</w:t>
        </w:r>
      </w:ins>
      <w:r>
        <w:rPr>
          <w:rStyle w:val="1111"/>
        </w:rPr>
        <w:t xml:space="preserve"> been said</w:t>
      </w:r>
      <w:del w:id="1512" w:author="Derek" w:date="2026-10-02T17:37:40Z" oouserid="Derek">
        <w:r>
          <w:rPr>
            <w:rStyle w:val="1111"/>
          </w:rPr>
          <w:delText xml:space="preserve">,</w:delText>
        </w:r>
      </w:del>
      <w:ins w:id="1513" w:author="Derek" w:date="2026-10-02T17:37:43Z" oouserid="Derek">
        <w:r>
          <w:rPr>
            <w:rStyle w:val="1111"/>
          </w:rPr>
          <w:t xml:space="preserve">.</w:t>
        </w:r>
      </w:ins>
      <w:r>
        <w:rPr>
          <w:rStyle w:val="1111"/>
        </w:rPr>
        <w:t xml:space="preserve"> </w:t>
      </w:r>
      <w:del w:id="1514" w:author="Derek" w:date="2026-10-02T17:37:45Z" oouserid="Derek">
        <w:r>
          <w:rPr>
            <w:rStyle w:val="1111"/>
          </w:rPr>
          <w:delText xml:space="preserve">t</w:delText>
        </w:r>
      </w:del>
      <w:ins w:id="1515" w:author="Derek" w:date="2026-10-02T17:37:45Z" oouserid="Derek">
        <w:r>
          <w:rPr>
            <w:rStyle w:val="1111"/>
          </w:rPr>
          <w:t xml:space="preserve">T</w:t>
        </w:r>
      </w:ins>
      <w:r>
        <w:rPr>
          <w:rStyle w:val="1111"/>
        </w:rPr>
        <w:t xml:space="preserve">he very telling of you what the lesson is, I </w:t>
      </w:r>
      <w:del w:id="1516" w:author="Derek" w:date="2026-10-02T17:44:20Z" oouserid="Derek">
        <w:r>
          <w:rPr>
            <w:rStyle w:val="1111"/>
          </w:rPr>
          <w:delText xml:space="preserve">fay</w:delText>
        </w:r>
      </w:del>
      <w:ins w:id="1517" w:author="Derek" w:date="2026-10-02T17:44:20Z" oouserid="Derek">
        <w:r>
          <w:rPr>
            <w:rStyle w:val="1111"/>
          </w:rPr>
          <w:t xml:space="preserve">say</w:t>
        </w:r>
      </w:ins>
      <w:r>
        <w:rPr>
          <w:rStyle w:val="1111"/>
        </w:rPr>
        <w:t xml:space="preserve"> may cause you to lay your hands upon your hearts, and say, Lord I see there is more in Christian </w:t>
      </w:r>
      <w:ins w:id="1518" w:author="Derek" w:date="2026-10-02T17:32:33Z" oouserid="Derek">
        <w:r>
          <w:rPr>
            <w:rStyle w:val="1111"/>
          </w:rPr>
          <w:t xml:space="preserve">c</w:t>
        </w:r>
      </w:ins>
      <w:del w:id="1519" w:author="Derek" w:date="2026-10-02T17:32:25Z" oouserid="Derek">
        <w:r>
          <w:rPr>
            <w:rStyle w:val="1111"/>
          </w:rPr>
          <w:delText xml:space="preserve">C</w:delText>
        </w:r>
      </w:del>
      <w:r>
        <w:rPr>
          <w:rStyle w:val="1111"/>
        </w:rPr>
        <w:t xml:space="preserve">ontentation than I thought there was, and I have been far from learning this lesson, I indeed have learned but my A B C in this lesson of </w:t>
      </w:r>
      <w:del w:id="1520" w:author="Derek" w:date="2026-10-02T17:32:48Z" oouserid="Derek">
        <w:r>
          <w:rPr>
            <w:rStyle w:val="1111"/>
          </w:rPr>
          <w:delText xml:space="preserve">C</w:delText>
        </w:r>
      </w:del>
      <w:ins w:id="1521" w:author="Derek" w:date="2026-10-02T17:32:49Z" oouserid="Derek">
        <w:r>
          <w:rPr>
            <w:rStyle w:val="1111"/>
          </w:rPr>
          <w:t xml:space="preserve">c</w:t>
        </w:r>
      </w:ins>
      <w:r>
        <w:rPr>
          <w:rStyle w:val="1111"/>
        </w:rPr>
        <w:t xml:space="preserve">ontentment, I am but in the lower form</w:t>
      </w:r>
      <w:del w:id="1522" w:author="Derek" w:date="2026-10-02T17:32:59Z" oouserid="Derek">
        <w:r>
          <w:rPr>
            <w:rStyle w:val="1111"/>
          </w:rPr>
          <w:delText xml:space="preserve">e</w:delText>
        </w:r>
      </w:del>
      <w:r>
        <w:rPr>
          <w:rStyle w:val="1111"/>
        </w:rPr>
        <w:t xml:space="preserve"> in Christ</w:t>
      </w:r>
      <w:ins w:id="1523" w:author="Derek" w:date="2026-10-02T17:33:02Z" oouserid="Derek">
        <w:r>
          <w:rPr>
            <w:rStyle w:val="1111"/>
          </w:rPr>
          <w:t xml:space="preserve">’</w:t>
        </w:r>
      </w:ins>
      <w:r>
        <w:rPr>
          <w:rStyle w:val="1111"/>
        </w:rPr>
        <w:t xml:space="preserve">s school if I am in it at all</w:t>
      </w:r>
      <w:del w:id="1524" w:author="Derek" w:date="2026-10-02T17:45:12Z" oouserid="Derek">
        <w:r>
          <w:rPr>
            <w:rStyle w:val="1111"/>
          </w:rPr>
          <w:delText xml:space="preserve">;</w:delText>
        </w:r>
      </w:del>
      <w:ins w:id="1525" w:author="Derek" w:date="2026-10-02T17:45:12Z" oouserid="Derek">
        <w:r>
          <w:rPr>
            <w:rStyle w:val="1111"/>
          </w:rPr>
          <w:t xml:space="preserve">.</w:t>
        </w:r>
      </w:ins>
      <w:r>
        <w:rPr>
          <w:rStyle w:val="1111"/>
        </w:rPr>
        <w:t xml:space="preserve"> </w:t>
      </w:r>
      <w:del w:id="1526" w:author="Derek" w:date="2026-10-02T17:45:14Z" oouserid="Derek">
        <w:r>
          <w:rPr>
            <w:rStyle w:val="1111"/>
          </w:rPr>
          <w:delText xml:space="preserve">b</w:delText>
        </w:r>
      </w:del>
      <w:ins w:id="1527" w:author="Derek" w:date="2026-10-02T17:45:14Z" oouserid="Derek">
        <w:r>
          <w:rPr>
            <w:rStyle w:val="1111"/>
          </w:rPr>
          <w:t xml:space="preserve">B</w:t>
        </w:r>
      </w:ins>
      <w:r>
        <w:rPr>
          <w:rStyle w:val="1111"/>
        </w:rPr>
        <w:t xml:space="preserve">ut these we shall speak too more af</w:t>
      </w:r>
      <w:r>
        <w:rPr>
          <w:rStyle w:val="1111"/>
        </w:rPr>
        <w:t xml:space="preserve">terward</w:t>
      </w:r>
      <w:del w:id="1528" w:author="Derek" w:date="2026-10-02T17:45:25Z" oouserid="Derek">
        <w:r>
          <w:rPr>
            <w:rStyle w:val="1111"/>
          </w:rPr>
          <w:delText xml:space="preserve">;</w:delText>
        </w:r>
      </w:del>
      <w:ins w:id="1529" w:author="Derek" w:date="2026-10-02T17:45:25Z" oouserid="Derek">
        <w:r>
          <w:rPr>
            <w:rStyle w:val="1111"/>
          </w:rPr>
          <w:t xml:space="preserve">.</w:t>
        </w:r>
      </w:ins>
      <w:r>
        <w:rPr>
          <w:rStyle w:val="1111"/>
        </w:rPr>
        <w:t xml:space="preserve"> </w:t>
      </w:r>
      <w:del w:id="1530" w:author="Derek" w:date="2026-10-02T17:45:26Z" oouserid="Derek">
        <w:r>
          <w:rPr>
            <w:rStyle w:val="1111"/>
          </w:rPr>
          <w:delText xml:space="preserve">b</w:delText>
        </w:r>
      </w:del>
      <w:ins w:id="1531" w:author="Derek" w:date="2026-10-02T17:45:26Z" oouserid="Derek">
        <w:r>
          <w:rPr>
            <w:rStyle w:val="1111"/>
          </w:rPr>
          <w:t xml:space="preserve">B</w:t>
        </w:r>
      </w:ins>
      <w:r>
        <w:rPr>
          <w:rStyle w:val="1111"/>
        </w:rPr>
        <w:t xml:space="preserve">ut the special thing I aimed</w:t>
      </w:r>
      <w:del w:id="1532" w:author="Derek" w:date="2026-10-02T17:33:30Z" oouserid="Derek">
        <w:r>
          <w:rPr>
            <w:rStyle w:val="1111"/>
          </w:rPr>
          <w:delText xml:space="preserve">aim'd</w:delText>
        </w:r>
      </w:del>
      <w:r>
        <w:rPr>
          <w:rStyle w:val="1111"/>
        </w:rPr>
        <w:t xml:space="preserve"> at in the opening of this point, is to </w:t>
      </w:r>
      <w:del w:id="1533" w:author="Derek" w:date="2026-10-02T17:45:34Z" oouserid="Derek">
        <w:r>
          <w:rPr>
            <w:rStyle w:val="1111"/>
          </w:rPr>
          <w:delText xml:space="preserve">shew</w:delText>
        </w:r>
      </w:del>
      <w:ins w:id="1534" w:author="Derek" w:date="2026-10-02T17:45:35Z" oouserid="Derek">
        <w:r>
          <w:rPr>
            <w:rStyle w:val="1111"/>
          </w:rPr>
          <w:t xml:space="preserve">show</w:t>
        </w:r>
      </w:ins>
      <w:r>
        <w:rPr>
          <w:rStyle w:val="1111"/>
        </w:rPr>
        <w:t xml:space="preserve"> how great a </w:t>
      </w:r>
      <w:ins w:id="1535" w:author="Derek" w:date="2026-10-02T17:33:39Z" oouserid="Derek">
        <w:r>
          <w:rPr>
            <w:rStyle w:val="1111"/>
          </w:rPr>
          <w:t xml:space="preserve">m</w:t>
        </w:r>
      </w:ins>
      <w:del w:id="1536" w:author="Derek" w:date="2026-10-02T17:33:39Z" oouserid="Derek">
        <w:r>
          <w:rPr>
            <w:rStyle w:val="1111"/>
          </w:rPr>
          <w:delText xml:space="preserve">M</w:delText>
        </w:r>
      </w:del>
      <w:r>
        <w:rPr>
          <w:rStyle w:val="1111"/>
        </w:rPr>
        <w:t xml:space="preserve">ystery there is in Christian </w:t>
      </w:r>
      <w:del w:id="1537" w:author="Derek" w:date="2026-10-02T17:33:43Z" oouserid="Derek">
        <w:r>
          <w:rPr>
            <w:rStyle w:val="1111"/>
          </w:rPr>
          <w:delText xml:space="preserve">C</w:delText>
        </w:r>
      </w:del>
      <w:ins w:id="1538" w:author="Derek" w:date="2026-10-02T17:33:43Z" oouserid="Derek">
        <w:r>
          <w:rPr>
            <w:rStyle w:val="1111"/>
          </w:rPr>
          <w:t xml:space="preserve">c</w:t>
        </w:r>
      </w:ins>
      <w:r>
        <w:rPr>
          <w:rStyle w:val="1111"/>
        </w:rPr>
        <w:t xml:space="preserve">ontentment; and how many </w:t>
      </w:r>
      <w:del w:id="1539" w:author="Derek" w:date="2026-10-02T17:47:10Z" oouserid="Derek">
        <w:r>
          <w:rPr>
            <w:rStyle w:val="1111"/>
          </w:rPr>
          <w:delText xml:space="preserve">several </w:delText>
        </w:r>
      </w:del>
      <w:ins w:id="1540" w:author="Derek" w:date="2026-10-02T17:47:18Z" oouserid="Derek">
        <w:r>
          <w:rPr>
            <w:rStyle w:val="1111"/>
          </w:rPr>
          <w:t xml:space="preserve">various </w:t>
        </w:r>
      </w:ins>
      <w:r>
        <w:rPr>
          <w:rStyle w:val="1111"/>
        </w:rPr>
        <w:t xml:space="preserve">lessons are to be learned, that we may come to attain to this Heavenly disposition, that Saint </w:t>
      </w:r>
      <w:r>
        <w:rPr>
          <w:rStyle w:val="1111"/>
        </w:rPr>
        <w:t xml:space="preserve">Paul</w:t>
      </w:r>
      <w:r>
        <w:rPr>
          <w:rStyle w:val="1111"/>
        </w:rPr>
        <w:t xml:space="preserve"> did attain too.</w:t>
      </w:r>
      <w:r/>
    </w:p>
    <w:p>
      <w:pPr>
        <w:pStyle w:val="1132"/>
        <w:pBdr/>
        <w:spacing/>
        <w:ind/>
        <w:rPr/>
      </w:pPr>
      <w:r/>
      <w:bookmarkStart w:id="50" w:name="anchor-55"/>
      <w:r/>
      <w:bookmarkEnd w:id="50"/>
      <w:r>
        <w:rPr>
          <w:rStyle w:val="1111"/>
        </w:rPr>
        <w:t xml:space="preserve">Page</w:t>
      </w:r>
      <w:r>
        <w:rPr>
          <w:rStyle w:val="1111"/>
        </w:rPr>
        <w:t xml:space="preserve"> 22</w:t>
      </w:r>
      <w:r/>
    </w:p>
    <w:p>
      <w:pPr>
        <w:pStyle w:val="1141"/>
        <w:pBdr/>
        <w:spacing/>
        <w:ind/>
        <w:rPr/>
      </w:pPr>
      <w:r/>
      <w:bookmarkStart w:id="51" w:name="anchor-56"/>
      <w:r/>
      <w:bookmarkEnd w:id="51"/>
      <w:r>
        <w:rPr>
          <w:rStyle w:val="1143"/>
        </w:rPr>
        <w:t xml:space="preserve">SERMON II.</w:t>
      </w:r>
      <w:r/>
    </w:p>
    <w:p>
      <w:pPr>
        <w:pStyle w:val="1138"/>
        <w:pBdr/>
        <w:spacing/>
        <w:ind/>
        <w:rPr/>
      </w:pPr>
      <w:r/>
      <w:bookmarkStart w:id="52" w:name="W23-23-article_2"/>
      <w:r/>
      <w:bookmarkEnd w:id="52"/>
      <w:r>
        <w:rPr>
          <w:rStyle w:val="1139"/>
        </w:rPr>
        <w:t xml:space="preserve">PHILIPPIANS. 4.11.</w:t>
      </w:r>
      <w:r/>
    </w:p>
    <w:p>
      <w:pPr>
        <w:pStyle w:val="1144"/>
        <w:pBdr/>
        <w:spacing/>
        <w:ind/>
        <w:rPr/>
      </w:pPr>
      <w:r/>
      <w:bookmarkStart w:id="52" w:name="anchor-57"/>
      <w:r/>
      <w:bookmarkEnd w:id="52"/>
      <w:r/>
      <w:hyperlink w:tooltip="#anchor-58" w:anchor="anchor-58" w:history="1">
        <w:r>
          <w:rPr>
            <w:rStyle w:val="1145"/>
          </w:rPr>
          <w:t xml:space="preserve">* 1.5</w:t>
        </w:r>
        <w:r>
          <w:rPr>
            <w:rStyle w:val="1139"/>
          </w:rPr>
          <w:t xml:space="preserve">For I have learned in whatsoever state I am, therewith to be content.</w:t>
        </w:r>
      </w:hyperlink>
      <w:r/>
      <w:r/>
    </w:p>
    <w:p>
      <w:pPr>
        <w:pStyle w:val="1132"/>
        <w:pBdr/>
        <w:spacing/>
        <w:ind/>
        <w:rPr/>
      </w:pPr>
      <w:r/>
      <w:bookmarkStart w:id="53" w:name="W23-23-article_3"/>
      <w:r/>
      <w:bookmarkEnd w:id="53"/>
      <w:r>
        <w:rPr>
          <w:rStyle w:val="1111"/>
        </w:rPr>
        <w:t xml:space="preserve">W</w:t>
      </w:r>
      <w:r>
        <w:rPr>
          <w:rStyle w:val="1111"/>
        </w:rPr>
        <w:t xml:space="preserve">E</w:t>
      </w:r>
      <w:del w:id="1541" w:author="derek" w:date="2026-10-06T17:56:16Z" oouserid="derek">
        <w:r>
          <w:rPr>
            <w:rStyle w:val="1111"/>
          </w:rPr>
          <w:delText xml:space="preserve">E</w:delText>
        </w:r>
      </w:del>
      <w:r>
        <w:rPr>
          <w:rStyle w:val="1111"/>
        </w:rPr>
        <w:t xml:space="preserve"> have made entrance (you may remember) into the </w:t>
      </w:r>
      <w:del w:id="1542" w:author="derek" w:date="2026-10-06T17:56:20Z" oouserid="derek">
        <w:r>
          <w:rPr>
            <w:rStyle w:val="1111"/>
          </w:rPr>
          <w:delText xml:space="preserve">A</w:delText>
        </w:r>
      </w:del>
      <w:ins w:id="1543" w:author="derek" w:date="2026-10-06T17:56:24Z" oouserid="derek">
        <w:r>
          <w:rPr>
            <w:rStyle w:val="1111"/>
          </w:rPr>
          <w:t xml:space="preserve">a</w:t>
        </w:r>
      </w:ins>
      <w:r>
        <w:rPr>
          <w:rStyle w:val="1111"/>
        </w:rPr>
        <w:t xml:space="preserve">rgument of </w:t>
      </w:r>
      <w:r>
        <w:rPr>
          <w:rStyle w:val="1111"/>
        </w:rPr>
        <w:t xml:space="preserve">Christian </w:t>
      </w:r>
      <w:del w:id="1544" w:author="derek" w:date="2026-10-06T17:56:27Z" oouserid="derek">
        <w:r>
          <w:rPr>
            <w:rStyle w:val="1111"/>
          </w:rPr>
          <w:delText xml:space="preserve">C</w:delText>
        </w:r>
      </w:del>
      <w:ins w:id="1545" w:author="derek" w:date="2026-10-06T17:56:27Z" oouserid="derek">
        <w:r>
          <w:rPr>
            <w:rStyle w:val="1111"/>
          </w:rPr>
          <w:t xml:space="preserve">c</w:t>
        </w:r>
      </w:ins>
      <w:r>
        <w:rPr>
          <w:rStyle w:val="1111"/>
        </w:rPr>
        <w:t xml:space="preserve">ontentment.</w:t>
      </w:r>
      <w:r>
        <w:rPr>
          <w:rStyle w:val="1111"/>
        </w:rPr>
        <w:t xml:space="preserve"> A</w:t>
      </w:r>
      <w:r>
        <w:rPr>
          <w:rStyle w:val="1111"/>
        </w:rPr>
        <w:t xml:space="preserve">nd have opened the words, and </w:t>
      </w:r>
      <w:del w:id="1546" w:author="derek" w:date="2026-10-06T17:56:35Z" oouserid="derek">
        <w:r>
          <w:rPr>
            <w:rStyle w:val="1111"/>
          </w:rPr>
          <w:delText xml:space="preserve">shewed</w:delText>
        </w:r>
      </w:del>
      <w:ins w:id="1547" w:author="derek" w:date="2026-10-06T17:56:37Z" oouserid="derek">
        <w:r>
          <w:rPr>
            <w:rStyle w:val="1111"/>
          </w:rPr>
          <w:t xml:space="preserve">showed</w:t>
        </w:r>
      </w:ins>
      <w:r>
        <w:rPr>
          <w:rStyle w:val="1111"/>
        </w:rPr>
        <w:t xml:space="preserve"> you what this Christian </w:t>
      </w:r>
      <w:del w:id="1548" w:author="derek" w:date="2026-10-06T17:56:43Z" oouserid="derek">
        <w:r>
          <w:rPr>
            <w:rStyle w:val="1111"/>
          </w:rPr>
          <w:delText xml:space="preserve">C</w:delText>
        </w:r>
      </w:del>
      <w:ins w:id="1549" w:author="derek" w:date="2026-10-06T17:56:43Z" oouserid="derek">
        <w:r>
          <w:rPr>
            <w:rStyle w:val="1111"/>
          </w:rPr>
          <w:t xml:space="preserve">c</w:t>
        </w:r>
      </w:ins>
      <w:r>
        <w:rPr>
          <w:rStyle w:val="1111"/>
        </w:rPr>
        <w:t xml:space="preserve">ontentation is; that it is, </w:t>
      </w:r>
      <w:del w:id="1550" w:author="derek" w:date="2026-10-06T17:56:51Z" oouserid="derek">
        <w:r>
          <w:rPr>
            <w:rStyle w:val="1111"/>
          </w:rPr>
          <w:delText xml:space="preserve">T</w:delText>
        </w:r>
      </w:del>
      <w:ins w:id="1551" w:author="derek" w:date="2026-10-06T17:56:51Z" oouserid="derek">
        <w:r>
          <w:rPr>
            <w:rStyle w:val="1111"/>
          </w:rPr>
          <w:t xml:space="preserve">t</w:t>
        </w:r>
      </w:ins>
      <w:r>
        <w:rPr>
          <w:rStyle w:val="1111"/>
        </w:rPr>
        <w:t xml:space="preserve">he inward, quiet, gracious frame of </w:t>
      </w:r>
      <w:del w:id="1552" w:author="derek" w:date="2026-10-06T17:56:54Z" oouserid="derek">
        <w:r>
          <w:rPr>
            <w:rStyle w:val="1111"/>
          </w:rPr>
          <w:delText xml:space="preserve">S</w:delText>
        </w:r>
      </w:del>
      <w:ins w:id="1553" w:author="derek" w:date="2026-10-06T17:56:54Z" oouserid="derek">
        <w:r>
          <w:rPr>
            <w:rStyle w:val="1111"/>
          </w:rPr>
          <w:t xml:space="preserve">s</w:t>
        </w:r>
      </w:ins>
      <w:r>
        <w:rPr>
          <w:rStyle w:val="1111"/>
        </w:rPr>
        <w:t xml:space="preserve">pirit, freely submitting too, and taking </w:t>
      </w:r>
      <w:del w:id="1554" w:author="derek" w:date="2026-10-06T17:57:00Z" oouserid="derek">
        <w:r>
          <w:rPr>
            <w:rStyle w:val="1111"/>
          </w:rPr>
          <w:delText xml:space="preserve">C</w:delText>
        </w:r>
      </w:del>
      <w:ins w:id="1555" w:author="derek" w:date="2026-10-06T17:57:00Z" oouserid="derek">
        <w:r>
          <w:rPr>
            <w:rStyle w:val="1111"/>
          </w:rPr>
          <w:t xml:space="preserve">c</w:t>
        </w:r>
      </w:ins>
      <w:r>
        <w:rPr>
          <w:rStyle w:val="1111"/>
        </w:rPr>
        <w:t xml:space="preserve">omplacency in God</w:t>
      </w:r>
      <w:ins w:id="1556" w:author="derek" w:date="2026-10-06T17:57:03Z" oouserid="derek">
        <w:r>
          <w:rPr>
            <w:rStyle w:val="1111"/>
          </w:rPr>
          <w:t xml:space="preserve">’</w:t>
        </w:r>
      </w:ins>
      <w:r>
        <w:rPr>
          <w:rStyle w:val="1111"/>
        </w:rPr>
        <w:t xml:space="preserve">s dispos</w:t>
      </w:r>
      <w:del w:id="1557" w:author="derek" w:date="2026-10-06T17:57:06Z" oouserid="derek">
        <w:r>
          <w:rPr>
            <w:rStyle w:val="1111"/>
          </w:rPr>
          <w:delText xml:space="preserve">e</w:delText>
        </w:r>
      </w:del>
      <w:ins w:id="1558" w:author="derek" w:date="2026-10-06T17:57:06Z" oouserid="derek">
        <w:r>
          <w:rPr>
            <w:rStyle w:val="1111"/>
          </w:rPr>
          <w:t xml:space="preserve">al</w:t>
        </w:r>
      </w:ins>
      <w:r>
        <w:rPr>
          <w:rStyle w:val="1111"/>
        </w:rPr>
        <w:t xml:space="preserve"> in every condition. And therein came to this last thing, </w:t>
      </w:r>
      <w:del w:id="1559" w:author="derek" w:date="2026-10-06T18:04:49Z" oouserid="derek">
        <w:r>
          <w:rPr>
            <w:rStyle w:val="1111"/>
          </w:rPr>
          <w:delText xml:space="preserve">[</w:delText>
        </w:r>
      </w:del>
      <w:ins w:id="1560" w:author="derek" w:date="2026-10-06T18:04:50Z" oouserid="derek">
        <w:r>
          <w:rPr>
            <w:rStyle w:val="1111"/>
            <w:i/>
            <w:iCs/>
            <w:rPrChange w:id="1561" w:author="derek" w:date="2026-10-06T18:06:52Z" oouserid="derek">
              <w:rPr/>
            </w:rPrChange>
          </w:rPr>
          <w:t xml:space="preserve">i</w:t>
        </w:r>
      </w:ins>
      <w:del w:id="1562" w:author="derek" w:date="2026-10-06T18:04:49Z" oouserid="derek">
        <w:r>
          <w:rPr>
            <w:rStyle w:val="1111"/>
            <w:i/>
            <w:iCs/>
            <w:rPrChange w:id="1563" w:author="derek" w:date="2026-10-06T18:06:52Z" oouserid="derek">
              <w:rPr/>
            </w:rPrChange>
          </w:rPr>
          <w:delText xml:space="preserve">I</w:delText>
        </w:r>
      </w:del>
      <w:r>
        <w:rPr>
          <w:rStyle w:val="1111"/>
          <w:i/>
          <w:iCs/>
          <w:rPrChange w:id="1564" w:author="derek" w:date="2026-10-06T18:06:52Z" oouserid="derek">
            <w:rPr/>
          </w:rPrChange>
        </w:rPr>
        <w:t xml:space="preserve">n every condition</w:t>
      </w:r>
      <w:del w:id="1565" w:author="derek" w:date="2026-10-06T17:57:30Z" oouserid="derek">
        <w:r>
          <w:rPr>
            <w:rStyle w:val="1111"/>
          </w:rPr>
          <w:delText xml:space="preserve">]</w:delText>
        </w:r>
      </w:del>
      <w:r>
        <w:rPr>
          <w:rStyle w:val="1111"/>
        </w:rPr>
        <w:t xml:space="preserve"> </w:t>
      </w:r>
      <w:del w:id="1566" w:author="derek" w:date="2026-10-06T17:57:35Z" oouserid="derek">
        <w:r>
          <w:rPr>
            <w:rStyle w:val="1111"/>
          </w:rPr>
          <w:delText xml:space="preserve">N</w:delText>
        </w:r>
      </w:del>
      <w:ins w:id="1567" w:author="derek" w:date="2026-10-06T17:57:35Z" oouserid="derek">
        <w:r>
          <w:rPr>
            <w:rStyle w:val="1111"/>
          </w:rPr>
          <w:t xml:space="preserve">n</w:t>
        </w:r>
      </w:ins>
      <w:r>
        <w:rPr>
          <w:rStyle w:val="1111"/>
        </w:rPr>
        <w:t xml:space="preserve">ow we shall</w:t>
      </w:r>
      <w:ins w:id="1568" w:author="derek" w:date="2026-10-06T18:03:56Z" oouserid="derek">
        <w:r>
          <w:rPr>
            <w:rStyle w:val="1111"/>
          </w:rPr>
          <w:t xml:space="preserve"> enlarge</w:t>
        </w:r>
      </w:ins>
      <w:r>
        <w:rPr>
          <w:rStyle w:val="1111"/>
        </w:rPr>
        <w:t xml:space="preserve"> a little </w:t>
      </w:r>
      <w:del w:id="1569" w:author="derek" w:date="2026-10-06T18:03:51Z" oouserid="derek">
        <w:r>
          <w:rPr>
            <w:rStyle w:val="1111"/>
          </w:rPr>
          <w:delText xml:space="preserve">in large</w:delText>
        </w:r>
      </w:del>
      <w:ins w:id="1570" w:author="derek" w:date="2026-10-06T18:04:02Z" oouserid="derek">
        <w:r>
          <w:rPr>
            <w:rStyle w:val="1111"/>
          </w:rPr>
          <w:t xml:space="preserve"> [upon]</w:t>
        </w:r>
      </w:ins>
      <w:r>
        <w:rPr>
          <w:rStyle w:val="1111"/>
        </w:rPr>
        <w:t xml:space="preserve"> that, and so proceed:</w:t>
      </w:r>
      <w:r/>
    </w:p>
    <w:p>
      <w:pPr>
        <w:pStyle w:val="1132"/>
        <w:pBdr/>
        <w:spacing/>
        <w:ind/>
        <w:rPr/>
      </w:pPr>
      <w:r/>
      <w:bookmarkStart w:id="53" w:name="W23-23-article_4"/>
      <w:r/>
      <w:bookmarkEnd w:id="53"/>
      <w:r>
        <w:rPr>
          <w:rStyle w:val="1111"/>
        </w:rPr>
        <w:t xml:space="preserve">1</w:t>
      </w:r>
      <w:ins w:id="1571" w:author="derek" w:date="2026-10-06T18:07:05Z" oouserid="derek">
        <w:r>
          <w:rPr>
            <w:rStyle w:val="1111"/>
          </w:rPr>
          <w:t xml:space="preserve">.)</w:t>
        </w:r>
      </w:ins>
      <w:r>
        <w:rPr>
          <w:rStyle w:val="1111"/>
        </w:rPr>
        <w:t xml:space="preserve"> </w:t>
      </w:r>
      <w:r>
        <w:rPr>
          <w:rStyle w:val="1111"/>
        </w:rPr>
        <w:t xml:space="preserve">Submitting to God in what ever </w:t>
      </w:r>
      <w:del w:id="1572" w:author="derek" w:date="2026-10-06T18:07:16Z" oouserid="derek">
        <w:r>
          <w:rPr>
            <w:rStyle w:val="1111"/>
          </w:rPr>
          <w:delText xml:space="preserve">A</w:delText>
        </w:r>
      </w:del>
      <w:ins w:id="1573" w:author="derek" w:date="2026-10-06T18:07:16Z" oouserid="derek">
        <w:r>
          <w:rPr>
            <w:rStyle w:val="1111"/>
          </w:rPr>
          <w:t xml:space="preserve">a</w:t>
        </w:r>
      </w:ins>
      <w:r>
        <w:rPr>
          <w:rStyle w:val="1111"/>
        </w:rPr>
        <w:t xml:space="preserve">ffliction befalls us: for the kind.</w:t>
      </w:r>
      <w:r/>
    </w:p>
    <w:p>
      <w:pPr>
        <w:pStyle w:val="1132"/>
        <w:pBdr/>
        <w:spacing/>
        <w:ind/>
        <w:rPr/>
      </w:pPr>
      <w:r/>
      <w:bookmarkStart w:id="53" w:name="W23-23-article_5"/>
      <w:r/>
      <w:bookmarkEnd w:id="53"/>
      <w:r>
        <w:rPr>
          <w:rStyle w:val="1111"/>
        </w:rPr>
        <w:t xml:space="preserve">2</w:t>
      </w:r>
      <w:ins w:id="1574" w:author="derek" w:date="2026-10-06T18:07:08Z" oouserid="derek">
        <w:r>
          <w:rPr>
            <w:rStyle w:val="1111"/>
          </w:rPr>
          <w:t xml:space="preserve">.)</w:t>
        </w:r>
      </w:ins>
      <w:r>
        <w:rPr>
          <w:rStyle w:val="1111"/>
        </w:rPr>
        <w:t xml:space="preserve"> </w:t>
      </w:r>
      <w:r>
        <w:rPr>
          <w:rStyle w:val="1111"/>
        </w:rPr>
        <w:t xml:space="preserve">For the time and continuance of the </w:t>
      </w:r>
      <w:del w:id="1575" w:author="derek" w:date="2026-10-06T18:07:23Z" oouserid="derek">
        <w:r>
          <w:rPr>
            <w:rStyle w:val="1111"/>
          </w:rPr>
          <w:delText xml:space="preserve">A</w:delText>
        </w:r>
      </w:del>
      <w:ins w:id="1576" w:author="derek" w:date="2026-10-06T18:07:23Z" oouserid="derek">
        <w:r>
          <w:rPr>
            <w:rStyle w:val="1111"/>
          </w:rPr>
          <w:t xml:space="preserve">a</w:t>
        </w:r>
      </w:ins>
      <w:r>
        <w:rPr>
          <w:rStyle w:val="1111"/>
        </w:rPr>
        <w:t xml:space="preserve">ffliction.</w:t>
      </w:r>
      <w:r/>
    </w:p>
    <w:p>
      <w:pPr>
        <w:pStyle w:val="1132"/>
        <w:pBdr/>
        <w:spacing/>
        <w:ind/>
        <w:rPr/>
      </w:pPr>
      <w:r/>
      <w:bookmarkStart w:id="53" w:name="W23-23-article_6"/>
      <w:r/>
      <w:bookmarkEnd w:id="53"/>
      <w:r>
        <w:rPr>
          <w:rStyle w:val="1111"/>
        </w:rPr>
        <w:t xml:space="preserve">3</w:t>
      </w:r>
      <w:ins w:id="1577" w:author="derek" w:date="2026-10-06T18:07:27Z" oouserid="derek">
        <w:r>
          <w:rPr>
            <w:rStyle w:val="1111"/>
          </w:rPr>
          <w:t xml:space="preserve">.)</w:t>
        </w:r>
      </w:ins>
      <w:r>
        <w:rPr>
          <w:rStyle w:val="1111"/>
        </w:rPr>
        <w:t xml:space="preserve"> </w:t>
      </w:r>
      <w:r>
        <w:rPr>
          <w:rStyle w:val="1111"/>
        </w:rPr>
        <w:t xml:space="preserve">For the variety and changes of </w:t>
      </w:r>
      <w:del w:id="1578" w:author="derek" w:date="2026-10-06T18:07:31Z" oouserid="derek">
        <w:r>
          <w:rPr>
            <w:rStyle w:val="1111"/>
          </w:rPr>
          <w:delText xml:space="preserve">A</w:delText>
        </w:r>
      </w:del>
      <w:ins w:id="1579" w:author="derek" w:date="2026-10-06T18:07:31Z" oouserid="derek">
        <w:r>
          <w:rPr>
            <w:rStyle w:val="1111"/>
          </w:rPr>
          <w:t xml:space="preserve">a</w:t>
        </w:r>
      </w:ins>
      <w:r>
        <w:rPr>
          <w:rStyle w:val="1111"/>
        </w:rPr>
        <w:t xml:space="preserve">ffliction:</w:t>
      </w:r>
      <w:r>
        <w:rPr>
          <w:rStyle w:val="1111"/>
        </w:rPr>
        <w:t xml:space="preserve"> Let them be what they will, yet there must be a submitting to God</w:t>
      </w:r>
      <w:ins w:id="1580" w:author="derek" w:date="2026-10-06T18:07:40Z" oouserid="derek">
        <w:r>
          <w:rPr>
            <w:rStyle w:val="1111"/>
          </w:rPr>
          <w:t xml:space="preserve">’</w:t>
        </w:r>
      </w:ins>
      <w:r>
        <w:rPr>
          <w:rStyle w:val="1111"/>
        </w:rPr>
        <w:t xml:space="preserve">s dispos</w:t>
      </w:r>
      <w:del w:id="1581" w:author="derek" w:date="2026-10-06T18:07:43Z" oouserid="derek">
        <w:r>
          <w:rPr>
            <w:rStyle w:val="1111"/>
          </w:rPr>
          <w:delText xml:space="preserve">e</w:delText>
        </w:r>
      </w:del>
      <w:ins w:id="1582" w:author="derek" w:date="2026-10-06T18:07:44Z" oouserid="derek">
        <w:r>
          <w:rPr>
            <w:rStyle w:val="1111"/>
          </w:rPr>
          <w:t xml:space="preserve">al</w:t>
        </w:r>
      </w:ins>
      <w:r>
        <w:rPr>
          <w:rStyle w:val="1111"/>
        </w:rPr>
        <w:t xml:space="preserve"> in every condition.</w:t>
      </w:r>
      <w:r/>
    </w:p>
    <w:p>
      <w:pPr>
        <w:pStyle w:val="1132"/>
        <w:pBdr/>
        <w:spacing/>
        <w:ind/>
        <w:rPr/>
      </w:pPr>
      <w:r/>
      <w:bookmarkStart w:id="53" w:name="W23-23-article_7"/>
      <w:r/>
      <w:bookmarkEnd w:id="53"/>
      <w:r>
        <w:rPr>
          <w:rStyle w:val="1111"/>
        </w:rPr>
        <w:t xml:space="preserve">First for the kind, </w:t>
      </w:r>
      <w:del w:id="1583" w:author="derek" w:date="2026-10-06T18:07:49Z" oouserid="derek">
        <w:r>
          <w:rPr>
            <w:rStyle w:val="1111"/>
          </w:rPr>
          <w:delText xml:space="preserve">M</w:delText>
        </w:r>
      </w:del>
      <w:ins w:id="1584" w:author="derek" w:date="2026-10-06T18:07:49Z" oouserid="derek">
        <w:r>
          <w:rPr>
            <w:rStyle w:val="1111"/>
          </w:rPr>
          <w:t xml:space="preserve">m</w:t>
        </w:r>
      </w:ins>
      <w:r>
        <w:rPr>
          <w:rStyle w:val="1111"/>
        </w:rPr>
        <w:t xml:space="preserve">any men and women will in the general say, that they must submit to God in affliction; I suppose now </w:t>
      </w:r>
      <w:r>
        <w:rPr>
          <w:rStyle w:val="1111"/>
        </w:rPr>
        <w:t xml:space="preserve">if you should come from one end of this </w:t>
      </w:r>
      <w:ins w:id="1585" w:author="derek" w:date="2026-10-06T18:08:00Z" oouserid="derek">
        <w:r>
          <w:rPr>
            <w:rStyle w:val="1111"/>
          </w:rPr>
          <w:t xml:space="preserve">c</w:t>
        </w:r>
      </w:ins>
      <w:del w:id="1586" w:author="derek" w:date="2026-10-06T18:07:59Z" oouserid="derek">
        <w:r>
          <w:rPr>
            <w:rStyle w:val="1111"/>
          </w:rPr>
          <w:delText xml:space="preserve">C</w:delText>
        </w:r>
      </w:del>
      <w:r>
        <w:rPr>
          <w:rStyle w:val="1111"/>
        </w:rPr>
        <w:t xml:space="preserve">ongregation to another, and speak to every soul thus; Would not you submit to God</w:t>
      </w:r>
      <w:ins w:id="1587" w:author="derek" w:date="2026-10-06T18:08:08Z" oouserid="derek">
        <w:r>
          <w:rPr>
            <w:rStyle w:val="1111"/>
          </w:rPr>
          <w:t xml:space="preserve">’</w:t>
        </w:r>
      </w:ins>
      <w:r>
        <w:rPr>
          <w:rStyle w:val="1111"/>
        </w:rPr>
        <w:t xml:space="preserve">s dispos</w:t>
      </w:r>
      <w:del w:id="1588" w:author="derek" w:date="2026-10-06T18:08:11Z" oouserid="derek">
        <w:r>
          <w:rPr>
            <w:rStyle w:val="1111"/>
          </w:rPr>
          <w:delText xml:space="preserve">e</w:delText>
        </w:r>
      </w:del>
      <w:ins w:id="1589" w:author="derek" w:date="2026-10-06T18:08:11Z" oouserid="derek">
        <w:r>
          <w:rPr>
            <w:rStyle w:val="1111"/>
          </w:rPr>
          <w:t xml:space="preserve">al</w:t>
        </w:r>
      </w:ins>
      <w:r>
        <w:rPr>
          <w:rStyle w:val="1111"/>
        </w:rPr>
        <w:t xml:space="preserve">, in what ever condition he should dispose of you too; you would say, God forbid it should be otherwise, but we use to say, </w:t>
      </w:r>
      <w:ins w:id="1590" w:author="derek" w:date="2026-10-06T18:08:23Z" oouserid="derek">
        <w:r>
          <w:rPr>
            <w:rStyle w:val="1111"/>
          </w:rPr>
          <w:t xml:space="preserve">“</w:t>
        </w:r>
      </w:ins>
      <w:r>
        <w:rPr>
          <w:rStyle w:val="1111"/>
        </w:rPr>
        <w:t xml:space="preserve">There is a great deal of deceit in generals</w:t>
      </w:r>
      <w:ins w:id="1591" w:author="derek" w:date="2026-10-06T18:08:27Z" oouserid="derek">
        <w:r>
          <w:rPr>
            <w:rStyle w:val="1111"/>
          </w:rPr>
          <w:t xml:space="preserve">”</w:t>
        </w:r>
      </w:ins>
      <w:r>
        <w:rPr>
          <w:rStyle w:val="1111"/>
        </w:rPr>
        <w:t xml:space="preserve">.</w:t>
      </w:r>
      <w:r>
        <w:rPr>
          <w:rStyle w:val="1111"/>
        </w:rPr>
        <w:t xml:space="preserve"> In general you would submit to any thing: but what if it be in this and that particular, that is most cross</w:t>
      </w:r>
      <w:del w:id="1592" w:author="derek" w:date="2026-10-06T18:08:39Z" oouserid="derek">
        <w:r>
          <w:rPr>
            <w:rStyle w:val="1111"/>
          </w:rPr>
          <w:delText xml:space="preserve">e</w:delText>
        </w:r>
      </w:del>
      <w:r>
        <w:rPr>
          <w:rStyle w:val="1111"/>
        </w:rPr>
        <w:t xml:space="preserve"> to you? Then any thing but that: we are usually apt to think that any condition is better </w:t>
      </w:r>
      <w:r/>
    </w:p>
    <w:p>
      <w:pPr>
        <w:pStyle w:val="1132"/>
        <w:pBdr/>
        <w:spacing/>
        <w:ind/>
        <w:rPr/>
      </w:pPr>
      <w:r/>
      <w:bookmarkStart w:id="53" w:name="anchor-59"/>
      <w:r/>
      <w:bookmarkEnd w:id="53"/>
      <w:r>
        <w:rPr>
          <w:rStyle w:val="1111"/>
        </w:rPr>
        <w:t xml:space="preserve">Page</w:t>
      </w:r>
      <w:r>
        <w:rPr>
          <w:rStyle w:val="1111"/>
        </w:rPr>
        <w:t xml:space="preserve"> 23</w:t>
      </w:r>
      <w:r/>
    </w:p>
    <w:p>
      <w:pPr>
        <w:pStyle w:val="1132"/>
        <w:pBdr/>
        <w:spacing/>
        <w:ind/>
        <w:rPr/>
      </w:pPr>
      <w:r/>
      <w:bookmarkStart w:id="54" w:name="anchor-60"/>
      <w:r/>
      <w:bookmarkEnd w:id="54"/>
      <w:r>
        <w:rPr>
          <w:rStyle w:val="1111"/>
        </w:rPr>
        <w:t xml:space="preserve">than the condition that God </w:t>
      </w:r>
      <w:del w:id="1593" w:author="derek" w:date="2026-10-06T18:08:52Z" oouserid="derek">
        <w:r>
          <w:rPr>
            <w:rStyle w:val="1111"/>
          </w:rPr>
          <w:delText xml:space="preserve">doth </w:delText>
        </w:r>
      </w:del>
      <w:ins w:id="1594" w:author="derek" w:date="2026-10-06T18:08:52Z" oouserid="derek">
        <w:r>
          <w:rPr>
            <w:rStyle w:val="1111"/>
          </w:rPr>
          <w:t xml:space="preserve">does </w:t>
        </w:r>
      </w:ins>
      <w:r>
        <w:rPr>
          <w:rStyle w:val="1111"/>
        </w:rPr>
        <w:t xml:space="preserve">dispose us too, now here is not </w:t>
      </w:r>
      <w:del w:id="1595" w:author="derek" w:date="2026-10-06T18:08:57Z" oouserid="derek">
        <w:r>
          <w:rPr>
            <w:rStyle w:val="1111"/>
          </w:rPr>
          <w:delText xml:space="preserve">C</w:delText>
        </w:r>
      </w:del>
      <w:ins w:id="1596" w:author="derek" w:date="2026-10-06T18:08:57Z" oouserid="derek">
        <w:r>
          <w:rPr>
            <w:rStyle w:val="1111"/>
          </w:rPr>
          <w:t xml:space="preserve">c</w:t>
        </w:r>
      </w:ins>
      <w:r>
        <w:rPr>
          <w:rStyle w:val="1111"/>
        </w:rPr>
        <w:t xml:space="preserve">ontentment; it should not be only to any condition in gen</w:t>
      </w:r>
      <w:r>
        <w:rPr>
          <w:rStyle w:val="1111"/>
        </w:rPr>
        <w:t xml:space="preserve">eral, but for the kind of the affliction, if it be that which is most cross</w:t>
      </w:r>
      <w:del w:id="1597" w:author="derek" w:date="2026-10-06T18:09:08Z" oouserid="derek">
        <w:r>
          <w:rPr>
            <w:rStyle w:val="1111"/>
          </w:rPr>
          <w:delText xml:space="preserve">e</w:delText>
        </w:r>
      </w:del>
      <w:r>
        <w:rPr>
          <w:rStyle w:val="1111"/>
        </w:rPr>
        <w:t xml:space="preserve"> to you. God (it may be) strik</w:t>
      </w:r>
      <w:ins w:id="1598" w:author="derek" w:date="2026-10-06T18:09:12Z" oouserid="derek">
        <w:r>
          <w:rPr>
            <w:rStyle w:val="1111"/>
          </w:rPr>
          <w:t xml:space="preserve">e</w:t>
        </w:r>
      </w:ins>
      <w:r>
        <w:rPr>
          <w:rStyle w:val="1111"/>
        </w:rPr>
        <w:t xml:space="preserve">s you in your </w:t>
      </w:r>
      <w:del w:id="1599" w:author="derek" w:date="2026-10-06T18:09:18Z" oouserid="derek">
        <w:r>
          <w:rPr>
            <w:rStyle w:val="1111"/>
          </w:rPr>
          <w:delText xml:space="preserve">C</w:delText>
        </w:r>
      </w:del>
      <w:ins w:id="1600" w:author="derek" w:date="2026-10-06T18:09:19Z" oouserid="derek">
        <w:r>
          <w:rPr>
            <w:rStyle w:val="1111"/>
          </w:rPr>
          <w:t xml:space="preserve">”c</w:t>
        </w:r>
      </w:ins>
      <w:r>
        <w:rPr>
          <w:rStyle w:val="1111"/>
        </w:rPr>
        <w:t xml:space="preserve">hild</w:t>
      </w:r>
      <w:ins w:id="1601" w:author="derek" w:date="2026-10-06T18:16:44Z" oouserid="derek">
        <w:r>
          <w:rPr>
            <w:rStyle w:val="1111"/>
          </w:rPr>
          <w:t xml:space="preserve"> (i.e. your child or children)”</w:t>
        </w:r>
      </w:ins>
      <w:r>
        <w:rPr>
          <w:rStyle w:val="1111"/>
        </w:rPr>
        <w:t xml:space="preserve">, </w:t>
      </w:r>
      <w:ins w:id="1602" w:author="derek" w:date="2026-10-06T18:09:29Z" oouserid="derek">
        <w:r>
          <w:rPr>
            <w:rStyle w:val="1111"/>
          </w:rPr>
          <w:t xml:space="preserve">“</w:t>
        </w:r>
      </w:ins>
      <w:r>
        <w:rPr>
          <w:rStyle w:val="1111"/>
        </w:rPr>
        <w:t xml:space="preserve">Oh if it had been in my </w:t>
      </w:r>
      <w:del w:id="1603" w:author="derek" w:date="2026-10-06T18:09:32Z" oouserid="derek">
        <w:r>
          <w:rPr>
            <w:rStyle w:val="1111"/>
          </w:rPr>
          <w:delText xml:space="preserve">E</w:delText>
        </w:r>
      </w:del>
      <w:ins w:id="1604" w:author="derek" w:date="2026-10-06T18:09:32Z" oouserid="derek">
        <w:r>
          <w:rPr>
            <w:rStyle w:val="1111"/>
          </w:rPr>
          <w:t xml:space="preserve">e</w:t>
        </w:r>
      </w:ins>
      <w:r>
        <w:rPr>
          <w:rStyle w:val="1111"/>
        </w:rPr>
        <w:t xml:space="preserve">state</w:t>
      </w:r>
      <w:ins w:id="1605" w:author="derek" w:date="2026-10-06T18:17:34Z" oouserid="derek">
        <w:r>
          <w:rPr>
            <w:rStyle w:val="1111"/>
          </w:rPr>
          <w:t xml:space="preserve"> (i.e. your property or possessions) ”</w:t>
        </w:r>
      </w:ins>
      <w:r>
        <w:rPr>
          <w:rStyle w:val="1111"/>
        </w:rPr>
        <w:t xml:space="preserve"> </w:t>
      </w:r>
      <w:del w:id="1606" w:author="derek" w:date="2026-10-06T18:09:40Z" oouserid="derek">
        <w:r>
          <w:rPr>
            <w:rStyle w:val="1111"/>
          </w:rPr>
          <w:delText xml:space="preserve">saith</w:delText>
        </w:r>
      </w:del>
      <w:ins w:id="1607" w:author="derek" w:date="2026-10-06T18:09:40Z" oouserid="derek">
        <w:r>
          <w:rPr>
            <w:rStyle w:val="1111"/>
          </w:rPr>
          <w:t xml:space="preserve">says</w:t>
        </w:r>
      </w:ins>
      <w:r>
        <w:rPr>
          <w:rStyle w:val="1111"/>
        </w:rPr>
        <w:t xml:space="preserve"> one, </w:t>
      </w:r>
      <w:ins w:id="1608" w:author="derek" w:date="2026-10-06T18:09:43Z" oouserid="derek">
        <w:r>
          <w:rPr>
            <w:rStyle w:val="1111"/>
          </w:rPr>
          <w:t xml:space="preserve">“</w:t>
        </w:r>
      </w:ins>
      <w:r>
        <w:rPr>
          <w:rStyle w:val="1111"/>
        </w:rPr>
        <w:t xml:space="preserve">I should be content</w:t>
      </w:r>
      <w:ins w:id="1609" w:author="derek" w:date="2026-10-06T18:09:46Z" oouserid="derek">
        <w:r>
          <w:rPr>
            <w:rStyle w:val="1111"/>
          </w:rPr>
          <w:t xml:space="preserve">”</w:t>
        </w:r>
      </w:ins>
      <w:r>
        <w:rPr>
          <w:rStyle w:val="1111"/>
        </w:rPr>
        <w:t xml:space="preserve">; perhaps he strik</w:t>
      </w:r>
      <w:ins w:id="1610" w:author="derek" w:date="2026-10-06T18:09:49Z" oouserid="derek">
        <w:r>
          <w:rPr>
            <w:rStyle w:val="1111"/>
          </w:rPr>
          <w:t xml:space="preserve">e</w:t>
        </w:r>
      </w:ins>
      <w:r>
        <w:rPr>
          <w:rStyle w:val="1111"/>
        </w:rPr>
        <w:t xml:space="preserve">s you in your </w:t>
      </w:r>
      <w:del w:id="1611" w:author="derek" w:date="2026-10-06T18:09:52Z" oouserid="derek">
        <w:r>
          <w:rPr>
            <w:rStyle w:val="1111"/>
          </w:rPr>
          <w:delText xml:space="preserve">M</w:delText>
        </w:r>
      </w:del>
      <w:ins w:id="1612" w:author="derek" w:date="2026-10-06T18:09:52Z" oouserid="derek">
        <w:r>
          <w:rPr>
            <w:rStyle w:val="1111"/>
          </w:rPr>
          <w:t xml:space="preserve">m</w:t>
        </w:r>
      </w:ins>
      <w:r>
        <w:rPr>
          <w:rStyle w:val="1111"/>
        </w:rPr>
        <w:t xml:space="preserve">atch</w:t>
      </w:r>
      <w:ins w:id="1613" w:author="derek" w:date="2026-10-06T18:18:00Z" oouserid="derek">
        <w:r>
          <w:rPr>
            <w:rStyle w:val="1111"/>
          </w:rPr>
          <w:t xml:space="preserve"> (i.e. your marriage)</w:t>
        </w:r>
      </w:ins>
      <w:r>
        <w:rPr>
          <w:rStyle w:val="1111"/>
        </w:rPr>
        <w:t xml:space="preserve">, </w:t>
      </w:r>
      <w:ins w:id="1614" w:author="derek" w:date="2026-10-06T18:09:55Z" oouserid="derek">
        <w:r>
          <w:rPr>
            <w:rStyle w:val="1111"/>
          </w:rPr>
          <w:t xml:space="preserve">“</w:t>
        </w:r>
      </w:ins>
      <w:r>
        <w:rPr>
          <w:rStyle w:val="1111"/>
        </w:rPr>
        <w:t xml:space="preserve">Oh saith he I had rather have</w:t>
      </w:r>
      <w:r>
        <w:rPr>
          <w:rStyle w:val="1111"/>
        </w:rPr>
        <w:t xml:space="preserve"> been stricken</w:t>
      </w:r>
      <w:del w:id="1615" w:author="derek" w:date="2026-10-06T18:10:04Z" oouserid="derek">
        <w:r>
          <w:rPr>
            <w:rStyle w:val="1111"/>
          </w:rPr>
          <w:delText xml:space="preserve">strucken</w:delText>
        </w:r>
      </w:del>
      <w:r>
        <w:rPr>
          <w:rStyle w:val="1111"/>
        </w:rPr>
        <w:t xml:space="preserve"> in my health</w:t>
      </w:r>
      <w:ins w:id="1616" w:author="derek" w:date="2026-10-06T18:10:06Z" oouserid="derek">
        <w:r>
          <w:rPr>
            <w:rStyle w:val="1111"/>
          </w:rPr>
          <w:t xml:space="preserve">”</w:t>
        </w:r>
      </w:ins>
      <w:r>
        <w:rPr>
          <w:rStyle w:val="1111"/>
        </w:rPr>
        <w:t xml:space="preserve">; and if he had struck you in your health, </w:t>
      </w:r>
      <w:ins w:id="1617" w:author="derek" w:date="2026-10-06T18:10:11Z" oouserid="derek">
        <w:r>
          <w:rPr>
            <w:rStyle w:val="1111"/>
          </w:rPr>
          <w:t xml:space="preserve">“</w:t>
        </w:r>
      </w:ins>
      <w:r>
        <w:rPr>
          <w:rStyle w:val="1111"/>
        </w:rPr>
        <w:t xml:space="preserve">Oh then if it had been in my trading I would not have cared</w:t>
      </w:r>
      <w:ins w:id="1618" w:author="derek" w:date="2026-10-06T18:10:18Z" oouserid="derek">
        <w:r>
          <w:rPr>
            <w:rStyle w:val="1111"/>
          </w:rPr>
          <w:t xml:space="preserve">”</w:t>
        </w:r>
      </w:ins>
      <w:r>
        <w:rPr>
          <w:rStyle w:val="1111"/>
        </w:rPr>
        <w:t xml:space="preserve">; but we must not be our own carvers, what particular afflictions God shall dispose us to, there must be </w:t>
      </w:r>
      <w:del w:id="1619" w:author="derek" w:date="2026-10-06T18:10:31Z" oouserid="derek">
        <w:r>
          <w:rPr>
            <w:rStyle w:val="1111"/>
          </w:rPr>
          <w:delText xml:space="preserve">C</w:delText>
        </w:r>
      </w:del>
      <w:ins w:id="1620" w:author="derek" w:date="2026-10-06T18:10:31Z" oouserid="derek">
        <w:r>
          <w:rPr>
            <w:rStyle w:val="1111"/>
          </w:rPr>
          <w:t xml:space="preserve">c</w:t>
        </w:r>
      </w:ins>
      <w:r>
        <w:rPr>
          <w:rStyle w:val="1111"/>
        </w:rPr>
        <w:t xml:space="preserve">ontentment in them.</w:t>
      </w:r>
      <w:r/>
    </w:p>
    <w:p>
      <w:pPr>
        <w:pStyle w:val="1132"/>
        <w:pBdr/>
        <w:spacing/>
        <w:ind/>
        <w:rPr/>
      </w:pPr>
      <w:r/>
      <w:bookmarkStart w:id="55" w:name="W24-24-article_2"/>
      <w:r/>
      <w:bookmarkEnd w:id="55"/>
      <w:r>
        <w:rPr>
          <w:rStyle w:val="1111"/>
        </w:rPr>
        <w:t xml:space="preserve">Secondly, </w:t>
      </w:r>
      <w:r>
        <w:rPr>
          <w:rStyle w:val="1111"/>
        </w:rPr>
        <w:t xml:space="preserve">There must be a submission to God in every affliction, for the time and continuance of the affliction.</w:t>
      </w:r>
      <w:r>
        <w:rPr>
          <w:rStyle w:val="1111"/>
        </w:rPr>
        <w:t xml:space="preserve"> It may be </w:t>
      </w:r>
      <w:del w:id="1621" w:author="derek" w:date="2026-10-06T18:18:13Z" oouserid="derek">
        <w:r>
          <w:rPr>
            <w:rStyle w:val="1111"/>
          </w:rPr>
          <w:delText xml:space="preserve">saith </w:delText>
        </w:r>
      </w:del>
      <w:ins w:id="1622" w:author="derek" w:date="2026-10-06T18:18:14Z" oouserid="derek">
        <w:r>
          <w:rPr>
            <w:rStyle w:val="1111"/>
          </w:rPr>
          <w:t xml:space="preserve">said </w:t>
        </w:r>
      </w:ins>
      <w:r>
        <w:rPr>
          <w:rStyle w:val="1111"/>
        </w:rPr>
        <w:t xml:space="preserve">one I could submit and be content, but this affliction </w:t>
      </w:r>
      <w:del w:id="1623" w:author="derek" w:date="2026-10-06T18:18:21Z" oouserid="derek">
        <w:r>
          <w:rPr>
            <w:rStyle w:val="1111"/>
          </w:rPr>
          <w:delText xml:space="preserve">hath </w:delText>
        </w:r>
      </w:del>
      <w:ins w:id="1624" w:author="derek" w:date="2026-10-06T18:18:21Z" oouserid="derek">
        <w:r>
          <w:rPr>
            <w:rStyle w:val="1111"/>
          </w:rPr>
          <w:t xml:space="preserve">has </w:t>
        </w:r>
      </w:ins>
      <w:r>
        <w:rPr>
          <w:rStyle w:val="1111"/>
        </w:rPr>
        <w:t xml:space="preserve">been upon me a long time, a quarter of a year, a year, </w:t>
      </w:r>
      <w:del w:id="1625" w:author="derek" w:date="2026-10-09T14:03:53Z" oouserid="derek">
        <w:r>
          <w:rPr>
            <w:rStyle w:val="1111"/>
          </w:rPr>
          <w:delText xml:space="preserve">divers</w:delText>
        </w:r>
      </w:del>
      <w:ins w:id="1626" w:author="derek" w:date="2026-10-09T14:03:48Z" oouserid="derek">
        <w:r>
          <w:rPr>
            <w:rStyle w:val="1111"/>
          </w:rPr>
          <w:t xml:space="preserve"> various</w:t>
        </w:r>
      </w:ins>
      <w:r>
        <w:rPr>
          <w:rStyle w:val="1111"/>
        </w:rPr>
        <w:t xml:space="preserve"> years, </w:t>
      </w:r>
      <w:r>
        <w:rPr>
          <w:rStyle w:val="1111"/>
        </w:rPr>
        <w:t xml:space="preserve">and I know not how to yeild and submit to it, my patience is even worn and broke; yea it may be it is a spiritual affliction, you could submit to God you say in any outward affliction, but not in a soul-affliction, or if it were an affliction upon the soul</w:t>
      </w:r>
      <w:r>
        <w:rPr>
          <w:rStyle w:val="1111"/>
        </w:rPr>
        <w:t xml:space="preserve">, trouble upon the heart, if it were the withdrawing of God</w:t>
      </w:r>
      <w:ins w:id="1627" w:author="derek" w:date="2026-10-06T18:18:55Z" oouserid="derek">
        <w:r>
          <w:rPr>
            <w:rStyle w:val="1111"/>
          </w:rPr>
          <w:t xml:space="preserve">’</w:t>
        </w:r>
      </w:ins>
      <w:r>
        <w:rPr>
          <w:rStyle w:val="1111"/>
        </w:rPr>
        <w:t xml:space="preserve">s face, yet if this had been but for a little time I could submit; but seeking of God so long a time and yet God </w:t>
      </w:r>
      <w:del w:id="1628" w:author="derek" w:date="2026-10-06T18:19:07Z" oouserid="derek">
        <w:r>
          <w:rPr>
            <w:rStyle w:val="1111"/>
          </w:rPr>
          <w:delText xml:space="preserve">doth </w:delText>
        </w:r>
      </w:del>
      <w:ins w:id="1629" w:author="derek" w:date="2026-10-06T18:19:07Z" oouserid="derek">
        <w:r>
          <w:rPr>
            <w:rStyle w:val="1111"/>
          </w:rPr>
          <w:t xml:space="preserve">does </w:t>
        </w:r>
      </w:ins>
      <w:r>
        <w:rPr>
          <w:rStyle w:val="1111"/>
        </w:rPr>
        <w:t xml:space="preserve">not appear, Oh how shall I bear this! We must not be our own disposers for the </w:t>
      </w:r>
      <w:r>
        <w:rPr>
          <w:rStyle w:val="1111"/>
        </w:rPr>
        <w:t xml:space="preserve">time</w:t>
      </w:r>
      <w:r>
        <w:rPr>
          <w:rStyle w:val="1111"/>
        </w:rPr>
        <w:t xml:space="preserve"> of deliverance no more than the </w:t>
      </w:r>
      <w:r>
        <w:rPr>
          <w:rStyle w:val="1111"/>
        </w:rPr>
        <w:t xml:space="preserve">kind</w:t>
      </w:r>
      <w:r>
        <w:rPr>
          <w:rStyle w:val="1111"/>
        </w:rPr>
        <w:t xml:space="preserve"> and </w:t>
      </w:r>
      <w:r>
        <w:rPr>
          <w:rStyle w:val="1111"/>
        </w:rPr>
        <w:t xml:space="preserve">way</w:t>
      </w:r>
      <w:r>
        <w:rPr>
          <w:rStyle w:val="1111"/>
        </w:rPr>
        <w:t xml:space="preserve"> of deliverance, and I will give you a Scripture or two about this; That we are to submit unto God for the time as well as the kind, in the latter end of the 1. Chap. of </w:t>
      </w:r>
      <w:r>
        <w:rPr>
          <w:rStyle w:val="1111"/>
        </w:rPr>
        <w:t xml:space="preserve">Ezek</w:t>
      </w:r>
      <w:ins w:id="1630" w:author="derek" w:date="2026-10-06T18:19:34Z" oouserid="derek">
        <w:r>
          <w:rPr>
            <w:rStyle w:val="1111"/>
          </w:rPr>
          <w:t xml:space="preserve">iel</w:t>
        </w:r>
      </w:ins>
      <w:r>
        <w:rPr>
          <w:rStyle w:val="1111"/>
        </w:rPr>
        <w:t xml:space="preserve">. </w:t>
      </w:r>
      <w:ins w:id="1631" w:author="derek" w:date="2026-10-06T18:19:59Z" oouserid="derek">
        <w:r>
          <w:rPr>
            <w:rStyle w:val="1111"/>
          </w:rPr>
          <w:t xml:space="preserve">“</w:t>
        </w:r>
      </w:ins>
      <w:r>
        <w:rPr>
          <w:rStyle w:val="1111"/>
        </w:rPr>
        <w:t xml:space="preserve">When I saw it I fe</w:t>
      </w:r>
      <w:ins w:id="1632" w:author="derek" w:date="2026-10-06T18:19:44Z" oouserid="derek">
        <w:r>
          <w:rPr>
            <w:rStyle w:val="1111"/>
          </w:rPr>
          <w:t xml:space="preserve">l</w:t>
        </w:r>
      </w:ins>
      <w:r>
        <w:rPr>
          <w:rStyle w:val="1111"/>
        </w:rPr>
        <w:t xml:space="preserve">l upon my face, and I heard a voice of one that spake</w:t>
      </w:r>
      <w:ins w:id="1633" w:author="derek" w:date="2026-10-06T18:20:01Z" oouserid="derek">
        <w:r>
          <w:rPr>
            <w:rStyle w:val="1111"/>
          </w:rPr>
          <w:t xml:space="preserve">”</w:t>
        </w:r>
      </w:ins>
      <w:r>
        <w:rPr>
          <w:rStyle w:val="1111"/>
        </w:rPr>
        <w:t xml:space="preserve">,</w:t>
      </w:r>
      <w:r>
        <w:rPr>
          <w:rStyle w:val="1111"/>
        </w:rPr>
        <w:t xml:space="preserve"> (the </w:t>
      </w:r>
      <w:del w:id="1634" w:author="derek" w:date="2026-10-06T18:20:05Z" oouserid="derek">
        <w:r>
          <w:rPr>
            <w:rStyle w:val="1111"/>
          </w:rPr>
          <w:delText xml:space="preserve">P</w:delText>
        </w:r>
      </w:del>
      <w:ins w:id="1635" w:author="derek" w:date="2026-10-06T18:20:05Z" oouserid="derek">
        <w:r>
          <w:rPr>
            <w:rStyle w:val="1111"/>
          </w:rPr>
          <w:t xml:space="preserve">p</w:t>
        </w:r>
      </w:ins>
      <w:r>
        <w:rPr>
          <w:rStyle w:val="1111"/>
        </w:rPr>
        <w:t xml:space="preserve">rophet was cast down upon his face, but how long must he lie upon his face)</w:t>
      </w:r>
      <w:ins w:id="1636" w:author="derek" w:date="2026-10-06T18:20:13Z" oouserid="derek">
        <w:r>
          <w:rPr>
            <w:rStyle w:val="1111"/>
          </w:rPr>
          <w:t xml:space="preserve">.</w:t>
        </w:r>
      </w:ins>
      <w:r>
        <w:rPr>
          <w:rStyle w:val="1111"/>
        </w:rPr>
        <w:t xml:space="preserve"> </w:t>
      </w:r>
      <w:ins w:id="1637" w:author="derek" w:date="2026-10-06T18:20:17Z" oouserid="derek">
        <w:r>
          <w:rPr>
            <w:rStyle w:val="1111"/>
          </w:rPr>
          <w:t xml:space="preserve">“</w:t>
        </w:r>
      </w:ins>
      <w:r>
        <w:rPr>
          <w:rStyle w:val="1111"/>
        </w:rPr>
        <w:t xml:space="preserve">And he said </w:t>
      </w:r>
      <w:del w:id="1638" w:author="derek" w:date="2026-10-06T18:20:19Z" oouserid="derek">
        <w:r>
          <w:rPr>
            <w:rStyle w:val="1111"/>
          </w:rPr>
          <w:delText xml:space="preserve">v</w:delText>
        </w:r>
      </w:del>
      <w:ins w:id="1639" w:author="derek" w:date="2026-10-06T18:20:20Z" oouserid="derek">
        <w:r>
          <w:rPr>
            <w:rStyle w:val="1111"/>
          </w:rPr>
          <w:t xml:space="preserve">u</w:t>
        </w:r>
      </w:ins>
      <w:r>
        <w:rPr>
          <w:rStyle w:val="1111"/>
        </w:rPr>
        <w:t xml:space="preserve">nto me, </w:t>
      </w:r>
      <w:del w:id="1640" w:author="derek" w:date="2026-10-06T18:20:24Z" oouserid="derek">
        <w:r>
          <w:rPr>
            <w:rStyle w:val="1111"/>
          </w:rPr>
          <w:delText xml:space="preserve">S</w:delText>
        </w:r>
      </w:del>
      <w:ins w:id="1641" w:author="derek" w:date="2026-10-06T18:20:24Z" oouserid="derek">
        <w:r>
          <w:rPr>
            <w:rStyle w:val="1111"/>
          </w:rPr>
          <w:t xml:space="preserve">s</w:t>
        </w:r>
      </w:ins>
      <w:r>
        <w:rPr>
          <w:rStyle w:val="1111"/>
        </w:rPr>
        <w:t xml:space="preserve">on of man stand upon thy feet and I will speak unto thee, and the Spirit entered into me, when he spake unto me and set me upon my feet.</w:t>
      </w:r>
      <w:ins w:id="1642" w:author="derek" w:date="2026-10-06T18:20:36Z" oouserid="derek">
        <w:r>
          <w:rPr>
            <w:rStyle w:val="1111"/>
          </w:rPr>
          <w:t xml:space="preserve">”</w:t>
        </w:r>
      </w:ins>
      <w:r>
        <w:rPr>
          <w:rStyle w:val="1111"/>
        </w:rPr>
        <w:t xml:space="preserve"> Ezekiel</w:t>
      </w:r>
      <w:r>
        <w:rPr>
          <w:rStyle w:val="1111"/>
        </w:rPr>
        <w:t xml:space="preserve"> was cast down upon his face, and there he must lie t</w:t>
      </w:r>
      <w:r>
        <w:rPr>
          <w:rStyle w:val="1111"/>
        </w:rPr>
        <w:t xml:space="preserve">ill God bid him stand up, yea and not only so, but till God</w:t>
      </w:r>
      <w:ins w:id="1643" w:author="derek" w:date="2026-10-06T18:20:45Z" oouserid="derek">
        <w:r>
          <w:rPr>
            <w:rStyle w:val="1111"/>
          </w:rPr>
          <w:t xml:space="preserve">’</w:t>
        </w:r>
      </w:ins>
      <w:r>
        <w:rPr>
          <w:rStyle w:val="1111"/>
        </w:rPr>
        <w:t xml:space="preserve">s Spirit came into him to enable him to stand up: So when God casts us down, we must be content to lie till God bid us stand up, and God</w:t>
      </w:r>
      <w:ins w:id="1644" w:author="derek" w:date="2026-10-06T18:20:59Z" oouserid="derek">
        <w:r>
          <w:rPr>
            <w:rStyle w:val="1111"/>
          </w:rPr>
          <w:t xml:space="preserve">’</w:t>
        </w:r>
      </w:ins>
      <w:r>
        <w:rPr>
          <w:rStyle w:val="1111"/>
        </w:rPr>
        <w:t xml:space="preserve">s Spirit enter into us to enable us to stand up. So you know </w:t>
      </w:r>
      <w:r>
        <w:rPr>
          <w:rStyle w:val="1111"/>
        </w:rPr>
        <w:t xml:space="preserve">Noah</w:t>
      </w:r>
      <w:r>
        <w:rPr>
          <w:rStyle w:val="1111"/>
        </w:rPr>
        <w:t xml:space="preserve"> he was put into the </w:t>
      </w:r>
      <w:del w:id="1645" w:author="derek" w:date="2026-10-06T18:21:12Z" oouserid="derek">
        <w:r>
          <w:rPr>
            <w:rStyle w:val="1111"/>
          </w:rPr>
          <w:delText xml:space="preserve">A</w:delText>
        </w:r>
      </w:del>
      <w:ins w:id="1646" w:author="derek" w:date="2026-10-06T18:21:12Z" oouserid="derek">
        <w:r>
          <w:rPr>
            <w:rStyle w:val="1111"/>
          </w:rPr>
          <w:t xml:space="preserve">a</w:t>
        </w:r>
      </w:ins>
      <w:r>
        <w:rPr>
          <w:rStyle w:val="1111"/>
        </w:rPr>
        <w:t xml:space="preserve">rk, certainly he knew there was much affliction in the </w:t>
      </w:r>
      <w:del w:id="1647" w:author="derek" w:date="2026-10-06T18:21:18Z" oouserid="derek">
        <w:r>
          <w:rPr>
            <w:rStyle w:val="1111"/>
          </w:rPr>
          <w:delText xml:space="preserve">A</w:delText>
        </w:r>
      </w:del>
      <w:ins w:id="1648" w:author="derek" w:date="2026-10-06T18:21:18Z" oouserid="derek">
        <w:r>
          <w:rPr>
            <w:rStyle w:val="1111"/>
          </w:rPr>
          <w:t xml:space="preserve">a</w:t>
        </w:r>
      </w:ins>
      <w:r>
        <w:rPr>
          <w:rStyle w:val="1111"/>
        </w:rPr>
        <w:t xml:space="preserve">rk, having all </w:t>
      </w:r>
      <w:r/>
    </w:p>
    <w:p>
      <w:pPr>
        <w:pStyle w:val="1132"/>
        <w:pBdr/>
        <w:spacing/>
        <w:ind/>
        <w:rPr/>
      </w:pPr>
      <w:r/>
      <w:bookmarkStart w:id="55" w:name="anchor-61"/>
      <w:r/>
      <w:bookmarkEnd w:id="55"/>
      <w:r>
        <w:rPr>
          <w:rStyle w:val="1111"/>
        </w:rPr>
        <w:t xml:space="preserve">Page</w:t>
      </w:r>
      <w:r>
        <w:rPr>
          <w:rStyle w:val="1111"/>
        </w:rPr>
        <w:t xml:space="preserve"> 24</w:t>
      </w:r>
      <w:r/>
    </w:p>
    <w:p>
      <w:pPr>
        <w:pStyle w:val="1132"/>
        <w:pBdr/>
        <w:spacing/>
        <w:ind/>
        <w:rPr/>
      </w:pPr>
      <w:r/>
      <w:bookmarkStart w:id="56" w:name="anchor-62"/>
      <w:r/>
      <w:bookmarkEnd w:id="56"/>
      <w:r>
        <w:rPr>
          <w:rStyle w:val="1111"/>
        </w:rPr>
        <w:t xml:space="preserve">kind of creatures shut up with him for twelve month</w:t>
      </w:r>
      <w:del w:id="1649" w:author="derek" w:date="2026-10-08T14:43:22Z" oouserid="derek">
        <w:r>
          <w:rPr>
            <w:rStyle w:val="1111"/>
          </w:rPr>
          <w:delText xml:space="preserve">e</w:delText>
        </w:r>
      </w:del>
      <w:r>
        <w:rPr>
          <w:rStyle w:val="1111"/>
        </w:rPr>
        <w:t xml:space="preserve">s together, it was a mighty thing, yet God shutting him up (though the waters were </w:t>
      </w:r>
      <w:del w:id="1650" w:author="derek" w:date="2026-10-08T14:43:55Z" oouserid="derek">
        <w:r>
          <w:rPr>
            <w:rStyle w:val="1111"/>
          </w:rPr>
          <w:delText xml:space="preserve">asswaged</w:delText>
        </w:r>
      </w:del>
      <w:ins w:id="1651" w:author="derek" w:date="2026-10-08T14:43:56Z" oouserid="derek">
        <w:r>
          <w:rPr>
            <w:rStyle w:val="1111"/>
          </w:rPr>
          <w:t xml:space="preserve">assuaged</w:t>
        </w:r>
      </w:ins>
      <w:r>
        <w:rPr>
          <w:rStyle w:val="1111"/>
        </w:rPr>
        <w:t xml:space="preserve">) </w:t>
      </w:r>
      <w:r>
        <w:rPr>
          <w:rStyle w:val="1111"/>
        </w:rPr>
        <w:t xml:space="preserve">Noah</w:t>
      </w:r>
      <w:r>
        <w:rPr>
          <w:rStyle w:val="1111"/>
        </w:rPr>
        <w:t xml:space="preserve"> was not to come out of the </w:t>
      </w:r>
      <w:del w:id="1652" w:author="derek" w:date="2026-10-08T14:44:03Z" oouserid="derek">
        <w:r>
          <w:rPr>
            <w:rStyle w:val="1111"/>
          </w:rPr>
          <w:delText xml:space="preserve">A</w:delText>
        </w:r>
      </w:del>
      <w:ins w:id="1653" w:author="derek" w:date="2026-10-08T14:44:03Z" oouserid="derek">
        <w:r>
          <w:rPr>
            <w:rStyle w:val="1111"/>
          </w:rPr>
          <w:t xml:space="preserve">a</w:t>
        </w:r>
      </w:ins>
      <w:r>
        <w:rPr>
          <w:rStyle w:val="1111"/>
        </w:rPr>
        <w:t xml:space="preserve">rk </w:t>
      </w:r>
      <w:ins w:id="1654" w:author="derek" w:date="2026-10-08T14:44:06Z" oouserid="derek">
        <w:r>
          <w:rPr>
            <w:rStyle w:val="1111"/>
          </w:rPr>
          <w:t xml:space="preserve">un</w:t>
        </w:r>
      </w:ins>
      <w:r>
        <w:rPr>
          <w:rStyle w:val="1111"/>
        </w:rPr>
        <w:t xml:space="preserve">til God bid him: So though we be</w:t>
      </w:r>
      <w:r>
        <w:rPr>
          <w:rStyle w:val="1111"/>
        </w:rPr>
        <w:t xml:space="preserve"> shut up in great afflictions, and we may think there may be this and that and the other means to come out of that affliction, yet </w:t>
      </w:r>
      <w:ins w:id="1655" w:author="derek" w:date="2026-10-08T14:44:24Z" oouserid="derek">
        <w:r>
          <w:rPr>
            <w:rStyle w:val="1111"/>
          </w:rPr>
          <w:t xml:space="preserve">un</w:t>
        </w:r>
      </w:ins>
      <w:r>
        <w:rPr>
          <w:rStyle w:val="1111"/>
        </w:rPr>
        <w:t xml:space="preserve">till God </w:t>
      </w:r>
      <w:del w:id="1656" w:author="derek" w:date="2026-10-08T14:44:28Z" oouserid="derek">
        <w:r>
          <w:rPr>
            <w:rStyle w:val="1111"/>
          </w:rPr>
          <w:delText xml:space="preserve">doth</w:delText>
        </w:r>
      </w:del>
      <w:ins w:id="1657" w:author="derek" w:date="2026-10-08T14:44:31Z" oouserid="derek">
        <w:r>
          <w:rPr>
            <w:rStyle w:val="1111"/>
          </w:rPr>
          <w:t xml:space="preserve">does</w:t>
        </w:r>
      </w:ins>
      <w:r>
        <w:rPr>
          <w:rStyle w:val="1111"/>
        </w:rPr>
        <w:t xml:space="preserve"> open the door we should be willing to stay; God </w:t>
      </w:r>
      <w:del w:id="1658" w:author="derek" w:date="2026-10-08T14:44:39Z" oouserid="derek">
        <w:r>
          <w:rPr>
            <w:rStyle w:val="1111"/>
          </w:rPr>
          <w:delText xml:space="preserve">hath</w:delText>
        </w:r>
      </w:del>
      <w:ins w:id="1659" w:author="derek" w:date="2026-10-08T14:44:40Z" oouserid="derek">
        <w:r>
          <w:rPr>
            <w:rStyle w:val="1111"/>
          </w:rPr>
          <w:t xml:space="preserve">has</w:t>
        </w:r>
      </w:ins>
      <w:r>
        <w:rPr>
          <w:rStyle w:val="1111"/>
        </w:rPr>
        <w:t xml:space="preserve"> put us in, and God is to bring us out</w:t>
      </w:r>
      <w:del w:id="1660" w:author="derek" w:date="2026-10-08T14:44:48Z" oouserid="derek">
        <w:r>
          <w:rPr>
            <w:rStyle w:val="1111"/>
          </w:rPr>
          <w:delText xml:space="preserve">:</w:delText>
        </w:r>
      </w:del>
      <w:ins w:id="1661" w:author="derek" w:date="2026-10-08T14:44:48Z" oouserid="derek">
        <w:r>
          <w:rPr>
            <w:rStyle w:val="1111"/>
          </w:rPr>
          <w:t xml:space="preserve">.</w:t>
        </w:r>
      </w:ins>
      <w:r>
        <w:rPr>
          <w:rStyle w:val="1111"/>
        </w:rPr>
        <w:t xml:space="preserve"> As we read</w:t>
      </w:r>
      <w:del w:id="1662" w:author="derek" w:date="2026-10-08T14:44:52Z" oouserid="derek">
        <w:r>
          <w:rPr>
            <w:rStyle w:val="1111"/>
          </w:rPr>
          <w:delText xml:space="preserve">e</w:delText>
        </w:r>
      </w:del>
      <w:r>
        <w:rPr>
          <w:rStyle w:val="1111"/>
        </w:rPr>
        <w:t xml:space="preserve"> in the </w:t>
      </w:r>
      <w:r>
        <w:rPr>
          <w:rStyle w:val="1111"/>
        </w:rPr>
        <w:t xml:space="preserve">Acts,</w:t>
      </w:r>
      <w:r>
        <w:rPr>
          <w:rStyle w:val="1111"/>
        </w:rPr>
        <w:t xml:space="preserve"> of </w:t>
      </w:r>
      <w:r>
        <w:rPr>
          <w:rStyle w:val="1111"/>
        </w:rPr>
        <w:t xml:space="preserve">Paul,</w:t>
      </w:r>
      <w:r>
        <w:rPr>
          <w:rStyle w:val="1111"/>
        </w:rPr>
        <w:t xml:space="preserve"> when they had shut him in </w:t>
      </w:r>
      <w:del w:id="1663" w:author="derek" w:date="2026-10-08T14:45:04Z" oouserid="derek">
        <w:r>
          <w:rPr>
            <w:rStyle w:val="1111"/>
          </w:rPr>
          <w:delText xml:space="preserve">P</w:delText>
        </w:r>
      </w:del>
      <w:ins w:id="1664" w:author="derek" w:date="2026-10-08T14:45:04Z" oouserid="derek">
        <w:r>
          <w:rPr>
            <w:rStyle w:val="1111"/>
          </w:rPr>
          <w:t xml:space="preserve">p</w:t>
        </w:r>
      </w:ins>
      <w:r>
        <w:rPr>
          <w:rStyle w:val="1111"/>
        </w:rPr>
        <w:t xml:space="preserve">rison and would have sent for him out; </w:t>
      </w:r>
      <w:ins w:id="1665" w:author="derek" w:date="2026-10-08T14:45:13Z" oouserid="derek">
        <w:r>
          <w:rPr>
            <w:rStyle w:val="1111"/>
          </w:rPr>
          <w:t xml:space="preserve">“</w:t>
        </w:r>
      </w:ins>
      <w:r>
        <w:rPr>
          <w:rStyle w:val="1111"/>
        </w:rPr>
        <w:t xml:space="preserve">Nay</w:t>
      </w:r>
      <w:ins w:id="1666" w:author="derek" w:date="2026-10-08T14:45:14Z" oouserid="derek">
        <w:r>
          <w:rPr>
            <w:rStyle w:val="1111"/>
          </w:rPr>
          <w:t xml:space="preserve">”</w:t>
        </w:r>
      </w:ins>
      <w:r>
        <w:rPr>
          <w:rStyle w:val="1111"/>
        </w:rPr>
        <w:t xml:space="preserve">, saith </w:t>
      </w:r>
      <w:r>
        <w:rPr>
          <w:rStyle w:val="1111"/>
        </w:rPr>
        <w:t xml:space="preserve">Paul</w:t>
      </w:r>
      <w:ins w:id="1667" w:author="derek" w:date="2026-10-08T14:45:18Z" oouserid="derek">
        <w:r>
          <w:rPr>
            <w:rStyle w:val="1111"/>
          </w:rPr>
          <w:t xml:space="preserve">,</w:t>
        </w:r>
      </w:ins>
      <w:r>
        <w:rPr>
          <w:rStyle w:val="1111"/>
        </w:rPr>
        <w:t xml:space="preserve"> </w:t>
      </w:r>
      <w:ins w:id="1668" w:author="derek" w:date="2026-10-08T14:45:19Z" oouserid="derek">
        <w:r>
          <w:rPr>
            <w:rStyle w:val="1111"/>
          </w:rPr>
          <w:t xml:space="preserve">“</w:t>
        </w:r>
      </w:ins>
      <w:r>
        <w:rPr>
          <w:rStyle w:val="1111"/>
        </w:rPr>
        <w:t xml:space="preserve">they shut us in, let them come and fetch us out</w:t>
      </w:r>
      <w:ins w:id="1669" w:author="derek" w:date="2026-10-08T14:45:24Z" oouserid="derek">
        <w:r>
          <w:rPr>
            <w:rStyle w:val="1111"/>
          </w:rPr>
          <w:t xml:space="preserve">”</w:t>
        </w:r>
      </w:ins>
      <w:del w:id="1670" w:author="derek" w:date="2026-10-08T14:45:27Z" oouserid="derek">
        <w:r>
          <w:rPr>
            <w:rStyle w:val="1111"/>
          </w:rPr>
          <w:delText xml:space="preserve">:</w:delText>
        </w:r>
      </w:del>
      <w:ins w:id="1671" w:author="derek" w:date="2026-10-08T14:45:28Z" oouserid="derek">
        <w:r>
          <w:rPr>
            <w:rStyle w:val="1111"/>
          </w:rPr>
          <w:t xml:space="preserve">.</w:t>
        </w:r>
      </w:ins>
      <w:r>
        <w:rPr>
          <w:rStyle w:val="1111"/>
        </w:rPr>
        <w:t xml:space="preserve"> So in a holy gracious way should a</w:t>
      </w:r>
      <w:r>
        <w:rPr>
          <w:rStyle w:val="1111"/>
        </w:rPr>
        <w:t xml:space="preserve"> soul say, </w:t>
      </w:r>
      <w:ins w:id="1672" w:author="derek" w:date="2026-10-08T14:45:42Z" oouserid="derek">
        <w:r>
          <w:rPr>
            <w:rStyle w:val="1111"/>
          </w:rPr>
          <w:t xml:space="preserve">“</w:t>
        </w:r>
      </w:ins>
      <w:r>
        <w:rPr>
          <w:rStyle w:val="1111"/>
        </w:rPr>
        <w:t xml:space="preserve">Well, this affliction that I am brought into, it is by the hand of God, and I am content to be here </w:t>
      </w:r>
      <w:ins w:id="1673" w:author="derek" w:date="2026-10-08T14:45:48Z" oouserid="derek">
        <w:r>
          <w:rPr>
            <w:rStyle w:val="1111"/>
          </w:rPr>
          <w:t xml:space="preserve">un</w:t>
        </w:r>
      </w:ins>
      <w:r>
        <w:rPr>
          <w:rStyle w:val="1111"/>
        </w:rPr>
        <w:t xml:space="preserve">til</w:t>
      </w:r>
      <w:del w:id="1674" w:author="derek" w:date="2026-10-08T14:45:50Z" oouserid="derek">
        <w:r>
          <w:rPr>
            <w:rStyle w:val="1111"/>
          </w:rPr>
          <w:delText xml:space="preserve">l</w:delText>
        </w:r>
      </w:del>
      <w:r>
        <w:rPr>
          <w:rStyle w:val="1111"/>
        </w:rPr>
        <w:t xml:space="preserve"> God brings me out himself</w:t>
      </w:r>
      <w:ins w:id="1675" w:author="derek" w:date="2026-10-08T14:46:00Z" oouserid="derek">
        <w:r>
          <w:rPr>
            <w:rStyle w:val="1111"/>
          </w:rPr>
          <w:t xml:space="preserve">”</w:t>
        </w:r>
      </w:ins>
      <w:r>
        <w:rPr>
          <w:rStyle w:val="1111"/>
        </w:rPr>
        <w:t xml:space="preserve">. God </w:t>
      </w:r>
      <w:del w:id="1676" w:author="derek" w:date="2026-10-08T14:46:05Z" oouserid="derek">
        <w:r>
          <w:rPr>
            <w:rStyle w:val="1111"/>
          </w:rPr>
          <w:delText xml:space="preserve">doth</w:delText>
        </w:r>
      </w:del>
      <w:ins w:id="1677" w:author="derek" w:date="2026-10-08T14:46:05Z" oouserid="derek">
        <w:r>
          <w:rPr>
            <w:rStyle w:val="1111"/>
          </w:rPr>
          <w:t xml:space="preserve">does</w:t>
        </w:r>
      </w:ins>
      <w:r>
        <w:rPr>
          <w:rStyle w:val="1111"/>
        </w:rPr>
        <w:t xml:space="preserve"> require it at our hands, that we should not be willing to come out </w:t>
      </w:r>
      <w:ins w:id="1678" w:author="derek" w:date="2026-10-08T14:46:13Z" oouserid="derek">
        <w:r>
          <w:rPr>
            <w:rStyle w:val="1111"/>
          </w:rPr>
          <w:t xml:space="preserve">un</w:t>
        </w:r>
      </w:ins>
      <w:r>
        <w:rPr>
          <w:rStyle w:val="1111"/>
        </w:rPr>
        <w:t xml:space="preserve">til</w:t>
      </w:r>
      <w:del w:id="1679" w:author="derek" w:date="2026-10-08T14:46:15Z" oouserid="derek">
        <w:r>
          <w:rPr>
            <w:rStyle w:val="1111"/>
          </w:rPr>
          <w:delText xml:space="preserve">l</w:delText>
        </w:r>
      </w:del>
      <w:r>
        <w:rPr>
          <w:rStyle w:val="1111"/>
        </w:rPr>
        <w:t xml:space="preserve"> </w:t>
      </w:r>
      <w:del w:id="1680" w:author="derek" w:date="2026-10-08T14:46:16Z" oouserid="derek">
        <w:r>
          <w:rPr>
            <w:rStyle w:val="1111"/>
          </w:rPr>
          <w:delText xml:space="preserve">h</w:delText>
        </w:r>
      </w:del>
      <w:ins w:id="1681" w:author="derek" w:date="2026-10-08T14:46:16Z" oouserid="derek">
        <w:r>
          <w:rPr>
            <w:rStyle w:val="1111"/>
          </w:rPr>
          <w:t xml:space="preserve">H</w:t>
        </w:r>
      </w:ins>
      <w:r>
        <w:rPr>
          <w:rStyle w:val="1111"/>
        </w:rPr>
        <w:t xml:space="preserve">e comes and fetches us out. In </w:t>
      </w:r>
      <w:r>
        <w:rPr>
          <w:rStyle w:val="1111"/>
        </w:rPr>
        <w:t xml:space="preserve">Josh.</w:t>
      </w:r>
      <w:r>
        <w:rPr>
          <w:rStyle w:val="1111"/>
        </w:rPr>
        <w:t xml:space="preserve"> 4.10. you have a notable history there that may very well serve our purpose</w:t>
      </w:r>
      <w:del w:id="1682" w:author="derek" w:date="2026-10-08T14:46:29Z" oouserid="derek">
        <w:r>
          <w:rPr>
            <w:rStyle w:val="1111"/>
          </w:rPr>
          <w:delText xml:space="preserve">;</w:delText>
        </w:r>
      </w:del>
      <w:ins w:id="1683" w:author="derek" w:date="2026-10-08T14:46:30Z" oouserid="derek">
        <w:r>
          <w:rPr>
            <w:rStyle w:val="1111"/>
          </w:rPr>
          <w:t xml:space="preserve">.</w:t>
        </w:r>
      </w:ins>
      <w:r>
        <w:rPr>
          <w:rStyle w:val="1111"/>
        </w:rPr>
        <w:t xml:space="preserve"> </w:t>
      </w:r>
      <w:del w:id="1684" w:author="derek" w:date="2026-10-08T14:46:32Z" oouserid="derek">
        <w:r>
          <w:rPr>
            <w:rStyle w:val="1111"/>
          </w:rPr>
          <w:delText xml:space="preserve">w</w:delText>
        </w:r>
      </w:del>
      <w:ins w:id="1685" w:author="derek" w:date="2026-10-08T14:46:32Z" oouserid="derek">
        <w:r>
          <w:rPr>
            <w:rStyle w:val="1111"/>
          </w:rPr>
          <w:t xml:space="preserve">W</w:t>
        </w:r>
      </w:ins>
      <w:r>
        <w:rPr>
          <w:rStyle w:val="1111"/>
        </w:rPr>
        <w:t xml:space="preserve">e read</w:t>
      </w:r>
      <w:del w:id="1686" w:author="derek" w:date="2026-10-08T14:46:34Z" oouserid="derek">
        <w:r>
          <w:rPr>
            <w:rStyle w:val="1111"/>
          </w:rPr>
          <w:delText xml:space="preserve">e</w:delText>
        </w:r>
      </w:del>
      <w:r>
        <w:rPr>
          <w:rStyle w:val="1111"/>
        </w:rPr>
        <w:t xml:space="preserve"> of the </w:t>
      </w:r>
      <w:del w:id="1687" w:author="derek" w:date="2026-10-08T14:46:38Z" oouserid="derek">
        <w:r>
          <w:rPr>
            <w:rStyle w:val="1111"/>
          </w:rPr>
          <w:delText xml:space="preserve">P</w:delText>
        </w:r>
      </w:del>
      <w:ins w:id="1688" w:author="derek" w:date="2026-10-08T14:46:38Z" oouserid="derek">
        <w:r>
          <w:rPr>
            <w:rStyle w:val="1111"/>
          </w:rPr>
          <w:t xml:space="preserve">p</w:t>
        </w:r>
      </w:ins>
      <w:r>
        <w:rPr>
          <w:rStyle w:val="1111"/>
        </w:rPr>
        <w:t xml:space="preserve">riests, that the </w:t>
      </w:r>
      <w:del w:id="1689" w:author="derek" w:date="2026-10-08T14:46:42Z" oouserid="derek">
        <w:r>
          <w:rPr>
            <w:rStyle w:val="1111"/>
          </w:rPr>
          <w:delText xml:space="preserve">P</w:delText>
        </w:r>
      </w:del>
      <w:ins w:id="1690" w:author="derek" w:date="2026-10-08T14:46:42Z" oouserid="derek">
        <w:r>
          <w:rPr>
            <w:rStyle w:val="1111"/>
          </w:rPr>
          <w:t xml:space="preserve">p</w:t>
        </w:r>
      </w:ins>
      <w:r>
        <w:rPr>
          <w:rStyle w:val="1111"/>
        </w:rPr>
        <w:t xml:space="preserve">riests bear the </w:t>
      </w:r>
      <w:del w:id="1691" w:author="derek" w:date="2026-10-08T14:46:46Z" oouserid="derek">
        <w:r>
          <w:rPr>
            <w:rStyle w:val="1111"/>
          </w:rPr>
          <w:delText xml:space="preserve">A</w:delText>
        </w:r>
      </w:del>
      <w:ins w:id="1692" w:author="derek" w:date="2026-10-08T14:46:46Z" oouserid="derek">
        <w:r>
          <w:rPr>
            <w:rStyle w:val="1111"/>
          </w:rPr>
          <w:t xml:space="preserve">a</w:t>
        </w:r>
      </w:ins>
      <w:r>
        <w:rPr>
          <w:rStyle w:val="1111"/>
        </w:rPr>
        <w:t xml:space="preserve">rk and stood in the </w:t>
      </w:r>
      <w:del w:id="1693" w:author="derek" w:date="2026-10-08T14:47:16Z" oouserid="derek">
        <w:r>
          <w:rPr>
            <w:rStyle w:val="1111"/>
          </w:rPr>
          <w:delText xml:space="preserve">middest</w:delText>
        </w:r>
      </w:del>
      <w:ins w:id="1694" w:author="derek" w:date="2026-10-08T14:47:16Z" oouserid="derek">
        <w:r>
          <w:rPr>
            <w:rStyle w:val="1111"/>
          </w:rPr>
          <w:t xml:space="preserve">midst</w:t>
        </w:r>
      </w:ins>
      <w:r>
        <w:rPr>
          <w:rStyle w:val="1111"/>
        </w:rPr>
        <w:t xml:space="preserve"> of Jordan; you know when the children of Israel</w:t>
      </w:r>
      <w:r>
        <w:rPr>
          <w:rStyle w:val="1111"/>
        </w:rPr>
        <w:t xml:space="preserve"> went into the </w:t>
      </w:r>
      <w:del w:id="1695" w:author="derek" w:date="2026-10-08T14:47:27Z" oouserid="derek">
        <w:r>
          <w:rPr>
            <w:rStyle w:val="1111"/>
          </w:rPr>
          <w:delText xml:space="preserve">L</w:delText>
        </w:r>
      </w:del>
      <w:ins w:id="1696" w:author="derek" w:date="2026-10-08T14:47:27Z" oouserid="derek">
        <w:r>
          <w:rPr>
            <w:rStyle w:val="1111"/>
          </w:rPr>
          <w:t xml:space="preserve">l</w:t>
        </w:r>
      </w:ins>
      <w:r>
        <w:rPr>
          <w:rStyle w:val="1111"/>
        </w:rPr>
        <w:t xml:space="preserve">and of Canaan they went through the </w:t>
      </w:r>
      <w:del w:id="1697" w:author="derek" w:date="2026-10-08T14:47:32Z" oouserid="derek">
        <w:r>
          <w:rPr>
            <w:rStyle w:val="1111"/>
          </w:rPr>
          <w:delText xml:space="preserve">R</w:delText>
        </w:r>
      </w:del>
      <w:ins w:id="1698" w:author="derek" w:date="2026-10-08T14:47:32Z" oouserid="derek">
        <w:r>
          <w:rPr>
            <w:rStyle w:val="1111"/>
          </w:rPr>
          <w:t xml:space="preserve">r</w:t>
        </w:r>
      </w:ins>
      <w:r>
        <w:rPr>
          <w:rStyle w:val="1111"/>
        </w:rPr>
        <w:t xml:space="preserve">iver of Jordan</w:t>
      </w:r>
      <w:del w:id="1699" w:author="derek" w:date="2026-10-08T14:47:35Z" oouserid="derek">
        <w:r>
          <w:rPr>
            <w:rStyle w:val="1111"/>
          </w:rPr>
          <w:delText xml:space="preserve">:</w:delText>
        </w:r>
      </w:del>
      <w:ins w:id="1700" w:author="derek" w:date="2026-10-08T14:47:36Z" oouserid="derek">
        <w:r>
          <w:rPr>
            <w:rStyle w:val="1111"/>
          </w:rPr>
          <w:t xml:space="preserve">.</w:t>
        </w:r>
      </w:ins>
      <w:r>
        <w:rPr>
          <w:rStyle w:val="1111"/>
        </w:rPr>
        <w:t xml:space="preserve"> Now the going through the river Jordan was a very dangerous thing, only God bad them to go, they might have been afraid that the water might have come in upon them: but mark, it is said, </w:t>
      </w:r>
      <w:del w:id="1701" w:author="derek" w:date="2026-10-08T14:47:55Z" oouserid="derek">
        <w:r>
          <w:rPr>
            <w:rStyle w:val="1111"/>
          </w:rPr>
          <w:delText xml:space="preserve">T</w:delText>
        </w:r>
      </w:del>
      <w:ins w:id="1702" w:author="derek" w:date="2026-10-08T14:47:55Z" oouserid="derek">
        <w:r>
          <w:rPr>
            <w:rStyle w:val="1111"/>
          </w:rPr>
          <w:t xml:space="preserve">t</w:t>
        </w:r>
      </w:ins>
      <w:r>
        <w:rPr>
          <w:rStyle w:val="1111"/>
        </w:rPr>
        <w:t xml:space="preserve">he </w:t>
      </w:r>
      <w:del w:id="1703" w:author="derek" w:date="2026-10-08T14:47:58Z" oouserid="derek">
        <w:r>
          <w:rPr>
            <w:rStyle w:val="1111"/>
          </w:rPr>
          <w:delText xml:space="preserve">P</w:delText>
        </w:r>
      </w:del>
      <w:ins w:id="1704" w:author="derek" w:date="2026-10-08T14:47:58Z" oouserid="derek">
        <w:r>
          <w:rPr>
            <w:rStyle w:val="1111"/>
          </w:rPr>
          <w:t xml:space="preserve">p</w:t>
        </w:r>
      </w:ins>
      <w:r>
        <w:rPr>
          <w:rStyle w:val="1111"/>
        </w:rPr>
        <w:t xml:space="preserve">riest that bear the </w:t>
      </w:r>
      <w:del w:id="1705" w:author="derek" w:date="2026-10-08T14:48:06Z" oouserid="derek">
        <w:r>
          <w:rPr>
            <w:rStyle w:val="1111"/>
          </w:rPr>
          <w:delText xml:space="preserve">A</w:delText>
        </w:r>
      </w:del>
      <w:ins w:id="1706" w:author="derek" w:date="2026-10-08T14:48:06Z" oouserid="derek">
        <w:r>
          <w:rPr>
            <w:rStyle w:val="1111"/>
          </w:rPr>
          <w:t xml:space="preserve">a</w:t>
        </w:r>
      </w:ins>
      <w:r>
        <w:rPr>
          <w:rStyle w:val="1111"/>
        </w:rPr>
        <w:t xml:space="preserve">rk stood in the </w:t>
      </w:r>
      <w:del w:id="1707" w:author="derek" w:date="2026-10-08T14:48:12Z" oouserid="derek">
        <w:r>
          <w:rPr>
            <w:rStyle w:val="1111"/>
          </w:rPr>
          <w:delText xml:space="preserve">middest</w:delText>
        </w:r>
      </w:del>
      <w:ins w:id="1708" w:author="derek" w:date="2026-10-08T14:48:12Z" oouserid="derek">
        <w:r>
          <w:rPr>
            <w:rStyle w:val="1111"/>
          </w:rPr>
          <w:t xml:space="preserve">midst</w:t>
        </w:r>
      </w:ins>
      <w:r>
        <w:rPr>
          <w:rStyle w:val="1111"/>
        </w:rPr>
        <w:t xml:space="preserve"> of Jordan </w:t>
      </w:r>
      <w:ins w:id="1709" w:author="derek" w:date="2026-10-08T14:48:16Z" oouserid="derek">
        <w:r>
          <w:rPr>
            <w:rStyle w:val="1111"/>
          </w:rPr>
          <w:t xml:space="preserve">un</w:t>
        </w:r>
      </w:ins>
      <w:r>
        <w:rPr>
          <w:rStyle w:val="1111"/>
        </w:rPr>
        <w:t xml:space="preserve">til</w:t>
      </w:r>
      <w:del w:id="1710" w:author="derek" w:date="2026-10-08T14:48:17Z" oouserid="derek">
        <w:r>
          <w:rPr>
            <w:rStyle w:val="1111"/>
          </w:rPr>
          <w:delText xml:space="preserve">l</w:delText>
        </w:r>
      </w:del>
      <w:r>
        <w:rPr>
          <w:rStyle w:val="1111"/>
        </w:rPr>
        <w:t xml:space="preserve"> every thing was finished that the Lord commanded</w:t>
      </w:r>
      <w:r>
        <w:rPr>
          <w:rStyle w:val="1111"/>
        </w:rPr>
        <w:t xml:space="preserve"> Joshua </w:t>
      </w:r>
      <w:r>
        <w:rPr>
          <w:rStyle w:val="1111"/>
        </w:rPr>
        <w:t xml:space="preserve">to speak unto the people, according to all that</w:t>
      </w:r>
      <w:r>
        <w:rPr>
          <w:rStyle w:val="1111"/>
        </w:rPr>
        <w:t xml:space="preserve"> Moses </w:t>
      </w:r>
      <w:r>
        <w:rPr>
          <w:rStyle w:val="1111"/>
        </w:rPr>
        <w:t xml:space="preserve">commanded</w:t>
      </w:r>
      <w:r>
        <w:rPr>
          <w:rStyle w:val="1111"/>
        </w:rPr>
        <w:t xml:space="preserve"> Joshua, </w:t>
      </w:r>
      <w:r>
        <w:rPr>
          <w:rStyle w:val="1111"/>
        </w:rPr>
        <w:t xml:space="preserve">and the people hasted and passed over</w:t>
      </w:r>
      <w:del w:id="1711" w:author="derek" w:date="2026-10-08T14:48:34Z" oouserid="derek">
        <w:r>
          <w:rPr>
            <w:rStyle w:val="1111"/>
          </w:rPr>
          <w:delText xml:space="preserve">:</w:delText>
        </w:r>
      </w:del>
      <w:ins w:id="1712" w:author="derek" w:date="2026-10-08T14:48:35Z" oouserid="derek">
        <w:r>
          <w:rPr>
            <w:rStyle w:val="1111"/>
          </w:rPr>
          <w:t xml:space="preserve">.</w:t>
        </w:r>
      </w:ins>
      <w:r>
        <w:rPr>
          <w:rStyle w:val="1111"/>
        </w:rPr>
        <w:t xml:space="preserve"> </w:t>
      </w:r>
      <w:del w:id="1713" w:author="derek" w:date="2026-10-08T14:48:36Z" oouserid="derek">
        <w:r>
          <w:rPr>
            <w:rStyle w:val="1111"/>
          </w:rPr>
          <w:delText xml:space="preserve">a</w:delText>
        </w:r>
      </w:del>
      <w:ins w:id="1714" w:author="derek" w:date="2026-10-08T14:48:37Z" oouserid="derek">
        <w:r>
          <w:rPr>
            <w:rStyle w:val="1111"/>
          </w:rPr>
          <w:t xml:space="preserve">A</w:t>
        </w:r>
      </w:ins>
      <w:r>
        <w:rPr>
          <w:rStyle w:val="1111"/>
        </w:rPr>
        <w:t xml:space="preserve">nd it came to pass when all the people were clean passed over, that the </w:t>
      </w:r>
      <w:del w:id="1715" w:author="derek" w:date="2026-10-08T14:48:49Z" oouserid="derek">
        <w:r>
          <w:rPr>
            <w:rStyle w:val="1111"/>
          </w:rPr>
          <w:delText xml:space="preserve">A</w:delText>
        </w:r>
      </w:del>
      <w:ins w:id="1716" w:author="derek" w:date="2026-10-08T14:48:49Z" oouserid="derek">
        <w:r>
          <w:rPr>
            <w:rStyle w:val="1111"/>
          </w:rPr>
          <w:t xml:space="preserve">a</w:t>
        </w:r>
      </w:ins>
      <w:r>
        <w:rPr>
          <w:rStyle w:val="1111"/>
        </w:rPr>
        <w:t xml:space="preserve">rk of the Lord passed over, and the </w:t>
      </w:r>
      <w:del w:id="1717" w:author="derek" w:date="2026-10-08T14:48:56Z" oouserid="derek">
        <w:r>
          <w:rPr>
            <w:rStyle w:val="1111"/>
          </w:rPr>
          <w:delText xml:space="preserve">P</w:delText>
        </w:r>
      </w:del>
      <w:ins w:id="1718" w:author="derek" w:date="2026-10-08T14:48:56Z" oouserid="derek">
        <w:r>
          <w:rPr>
            <w:rStyle w:val="1111"/>
          </w:rPr>
          <w:t xml:space="preserve">p</w:t>
        </w:r>
      </w:ins>
      <w:r>
        <w:rPr>
          <w:rStyle w:val="1111"/>
        </w:rPr>
        <w:t xml:space="preserve">riests in the presence of the people.</w:t>
      </w:r>
      <w:r>
        <w:rPr>
          <w:rStyle w:val="1111"/>
        </w:rPr>
        <w:t xml:space="preserve"> Now it was God</w:t>
      </w:r>
      <w:ins w:id="1719" w:author="derek" w:date="2026-10-08T14:49:03Z" oouserid="derek">
        <w:r>
          <w:rPr>
            <w:rStyle w:val="1111"/>
          </w:rPr>
          <w:t xml:space="preserve">’</w:t>
        </w:r>
      </w:ins>
      <w:r>
        <w:rPr>
          <w:rStyle w:val="1111"/>
        </w:rPr>
        <w:t xml:space="preserve">s dispos</w:t>
      </w:r>
      <w:del w:id="1720" w:author="derek" w:date="2026-10-08T14:49:05Z" oouserid="derek">
        <w:r>
          <w:rPr>
            <w:rStyle w:val="1111"/>
          </w:rPr>
          <w:delText xml:space="preserve">e</w:delText>
        </w:r>
      </w:del>
      <w:ins w:id="1721" w:author="derek" w:date="2026-10-08T14:49:06Z" oouserid="derek">
        <w:r>
          <w:rPr>
            <w:rStyle w:val="1111"/>
          </w:rPr>
          <w:t xml:space="preserve">al</w:t>
        </w:r>
      </w:ins>
      <w:r>
        <w:rPr>
          <w:rStyle w:val="1111"/>
        </w:rPr>
        <w:t xml:space="preserve"> that all the people should pass</w:t>
      </w:r>
      <w:del w:id="1722" w:author="derek" w:date="2026-10-08T14:49:11Z" oouserid="derek">
        <w:r>
          <w:rPr>
            <w:rStyle w:val="1111"/>
          </w:rPr>
          <w:delText xml:space="preserve">e</w:delText>
        </w:r>
      </w:del>
      <w:r>
        <w:rPr>
          <w:rStyle w:val="1111"/>
        </w:rPr>
        <w:t xml:space="preserve"> over first, that they should be safe upon the land; but the </w:t>
      </w:r>
      <w:del w:id="1723" w:author="derek" w:date="2026-10-08T14:49:19Z" oouserid="derek">
        <w:r>
          <w:rPr>
            <w:rStyle w:val="1111"/>
          </w:rPr>
          <w:delText xml:space="preserve">P</w:delText>
        </w:r>
      </w:del>
      <w:ins w:id="1724" w:author="derek" w:date="2026-10-08T14:49:19Z" oouserid="derek">
        <w:r>
          <w:rPr>
            <w:rStyle w:val="1111"/>
          </w:rPr>
          <w:t xml:space="preserve">p</w:t>
        </w:r>
      </w:ins>
      <w:r>
        <w:rPr>
          <w:rStyle w:val="1111"/>
        </w:rPr>
        <w:t xml:space="preserve">riests they must stand still </w:t>
      </w:r>
      <w:ins w:id="1725" w:author="derek" w:date="2026-10-08T14:49:24Z" oouserid="derek">
        <w:r>
          <w:rPr>
            <w:rStyle w:val="1111"/>
          </w:rPr>
          <w:t xml:space="preserve">un</w:t>
        </w:r>
      </w:ins>
      <w:r>
        <w:rPr>
          <w:rStyle w:val="1111"/>
        </w:rPr>
        <w:t xml:space="preserve">til</w:t>
      </w:r>
      <w:del w:id="1726" w:author="derek" w:date="2026-10-08T14:49:26Z" oouserid="derek">
        <w:r>
          <w:rPr>
            <w:rStyle w:val="1111"/>
          </w:rPr>
          <w:delText xml:space="preserve">l</w:delText>
        </w:r>
      </w:del>
      <w:r>
        <w:rPr>
          <w:rStyle w:val="1111"/>
        </w:rPr>
        <w:t xml:space="preserve"> all the people be passed over, and then </w:t>
      </w:r>
      <w:r>
        <w:rPr>
          <w:rStyle w:val="1111"/>
        </w:rPr>
        <w:t xml:space="preserve">they must have leave to go, but they must stay </w:t>
      </w:r>
      <w:ins w:id="1727" w:author="derek" w:date="2026-10-08T14:49:38Z" oouserid="derek">
        <w:r>
          <w:rPr>
            <w:rStyle w:val="1111"/>
          </w:rPr>
          <w:t xml:space="preserve">un</w:t>
        </w:r>
      </w:ins>
      <w:r>
        <w:rPr>
          <w:rStyle w:val="1111"/>
        </w:rPr>
        <w:t xml:space="preserve">til</w:t>
      </w:r>
      <w:del w:id="1728" w:author="derek" w:date="2026-10-08T14:49:39Z" oouserid="derek">
        <w:r>
          <w:rPr>
            <w:rStyle w:val="1111"/>
          </w:rPr>
          <w:delText xml:space="preserve">l</w:delText>
        </w:r>
      </w:del>
      <w:r>
        <w:rPr>
          <w:rStyle w:val="1111"/>
        </w:rPr>
        <w:t xml:space="preserve"> God would have them go, stay in all that danger</w:t>
      </w:r>
      <w:del w:id="1729" w:author="derek" w:date="2026-10-08T15:00:30Z" oouserid="derek">
        <w:r>
          <w:rPr>
            <w:rStyle w:val="1111"/>
          </w:rPr>
          <w:delText xml:space="preserve">;</w:delText>
        </w:r>
      </w:del>
      <w:ins w:id="1730" w:author="derek" w:date="2026-10-08T15:00:31Z" oouserid="derek">
        <w:r>
          <w:rPr>
            <w:rStyle w:val="1111"/>
          </w:rPr>
          <w:t xml:space="preserve">.</w:t>
        </w:r>
      </w:ins>
      <w:r>
        <w:rPr>
          <w:rStyle w:val="1111"/>
        </w:rPr>
        <w:t xml:space="preserve"> </w:t>
      </w:r>
      <w:del w:id="1731" w:author="derek" w:date="2026-10-08T15:00:33Z" oouserid="derek">
        <w:r>
          <w:rPr>
            <w:rStyle w:val="1111"/>
          </w:rPr>
          <w:delText xml:space="preserve">f</w:delText>
        </w:r>
      </w:del>
      <w:ins w:id="1732" w:author="derek" w:date="2026-10-08T15:00:33Z" oouserid="derek">
        <w:r>
          <w:rPr>
            <w:rStyle w:val="1111"/>
          </w:rPr>
          <w:t xml:space="preserve">F</w:t>
        </w:r>
      </w:ins>
      <w:r>
        <w:rPr>
          <w:rStyle w:val="1111"/>
        </w:rPr>
        <w:t xml:space="preserve">or certainly in reason and </w:t>
      </w:r>
      <w:del w:id="1733" w:author="derek" w:date="2026-10-08T14:57:13Z" oouserid="derek">
        <w:r>
          <w:rPr>
            <w:rStyle w:val="1111"/>
          </w:rPr>
          <w:delText xml:space="preserve">sence</w:delText>
        </w:r>
      </w:del>
      <w:ins w:id="1734" w:author="derek" w:date="2026-10-08T14:57:14Z" oouserid="derek">
        <w:r>
          <w:rPr>
            <w:rStyle w:val="1111"/>
          </w:rPr>
          <w:t xml:space="preserve">sense</w:t>
        </w:r>
      </w:ins>
      <w:r>
        <w:rPr>
          <w:rStyle w:val="1111"/>
        </w:rPr>
        <w:t xml:space="preserve"> there was a great deal of danger in staying: for the text </w:t>
      </w:r>
      <w:del w:id="1735" w:author="derek" w:date="2026-10-08T14:59:29Z" oouserid="derek">
        <w:r>
          <w:rPr>
            <w:rStyle w:val="1111"/>
          </w:rPr>
          <w:delText xml:space="preserve">saith</w:delText>
        </w:r>
      </w:del>
      <w:ins w:id="1736" w:author="derek" w:date="2026-10-08T14:59:29Z" oouserid="derek">
        <w:r>
          <w:rPr>
            <w:rStyle w:val="1111"/>
          </w:rPr>
          <w:t xml:space="preserve">says</w:t>
        </w:r>
      </w:ins>
      <w:r>
        <w:rPr>
          <w:rStyle w:val="1111"/>
        </w:rPr>
        <w:t xml:space="preserve">, the people hasted over, but the </w:t>
      </w:r>
      <w:del w:id="1737" w:author="derek" w:date="2026-10-08T14:50:37Z" oouserid="derek">
        <w:r>
          <w:rPr>
            <w:rStyle w:val="1111"/>
          </w:rPr>
          <w:delText xml:space="preserve">P</w:delText>
        </w:r>
      </w:del>
      <w:ins w:id="1738" w:author="derek" w:date="2026-10-08T14:50:37Z" oouserid="derek">
        <w:r>
          <w:rPr>
            <w:rStyle w:val="1111"/>
          </w:rPr>
          <w:t xml:space="preserve">p</w:t>
        </w:r>
      </w:ins>
      <w:r>
        <w:rPr>
          <w:rStyle w:val="1111"/>
        </w:rPr>
        <w:t xml:space="preserve">riests</w:t>
      </w:r>
      <w:ins w:id="1739" w:author="derek" w:date="2026-10-08T15:01:02Z" oouserid="derek">
        <w:r>
          <w:rPr>
            <w:rStyle w:val="1111"/>
          </w:rPr>
          <w:t xml:space="preserve">,</w:t>
        </w:r>
      </w:ins>
      <w:r>
        <w:rPr>
          <w:rStyle w:val="1111"/>
        </w:rPr>
        <w:t xml:space="preserve"> they must stay </w:t>
      </w:r>
      <w:ins w:id="1740" w:author="derek" w:date="2026-10-08T14:50:43Z" oouserid="derek">
        <w:r>
          <w:rPr>
            <w:rStyle w:val="1111"/>
          </w:rPr>
          <w:t xml:space="preserve">un</w:t>
        </w:r>
      </w:ins>
      <w:r>
        <w:rPr>
          <w:rStyle w:val="1111"/>
        </w:rPr>
        <w:t xml:space="preserve">t</w:t>
      </w:r>
      <w:r>
        <w:rPr>
          <w:rStyle w:val="1111"/>
        </w:rPr>
        <w:t xml:space="preserve">il</w:t>
      </w:r>
      <w:del w:id="1741" w:author="derek" w:date="2026-10-08T14:50:45Z" oouserid="derek">
        <w:r>
          <w:rPr>
            <w:rStyle w:val="1111"/>
          </w:rPr>
          <w:delText xml:space="preserve">l</w:delText>
        </w:r>
      </w:del>
      <w:r>
        <w:rPr>
          <w:rStyle w:val="1111"/>
        </w:rPr>
        <w:t xml:space="preserve"> the people be gone, stay </w:t>
      </w:r>
      <w:ins w:id="1742" w:author="derek" w:date="2026-10-08T14:50:52Z" oouserid="derek">
        <w:r>
          <w:rPr>
            <w:rStyle w:val="1111"/>
          </w:rPr>
          <w:t xml:space="preserve">un</w:t>
        </w:r>
      </w:ins>
      <w:r>
        <w:rPr>
          <w:rStyle w:val="1111"/>
        </w:rPr>
        <w:t xml:space="preserve">ti</w:t>
      </w:r>
      <w:del w:id="1743" w:author="derek" w:date="2026-10-08T14:50:54Z" oouserid="derek">
        <w:r>
          <w:rPr>
            <w:rStyle w:val="1111"/>
          </w:rPr>
          <w:delText xml:space="preserve">l</w:delText>
        </w:r>
      </w:del>
      <w:r>
        <w:rPr>
          <w:rStyle w:val="1111"/>
        </w:rPr>
        <w:t xml:space="preserve"> God cal</w:t>
      </w:r>
      <w:ins w:id="1744" w:author="derek" w:date="2026-10-08T14:50:56Z" oouserid="derek">
        <w:r>
          <w:rPr>
            <w:rStyle w:val="1111"/>
          </w:rPr>
          <w:t xml:space="preserve">l</w:t>
        </w:r>
      </w:ins>
      <w:r>
        <w:rPr>
          <w:rStyle w:val="1111"/>
        </w:rPr>
        <w:t xml:space="preserve">s them out from that place of danger; and so many times it </w:t>
      </w:r>
      <w:del w:id="1745" w:author="derek" w:date="2026-10-08T14:51:03Z" oouserid="derek">
        <w:r>
          <w:rPr>
            <w:rStyle w:val="1111"/>
          </w:rPr>
          <w:delText xml:space="preserve">doth</w:delText>
        </w:r>
      </w:del>
      <w:ins w:id="1746" w:author="derek" w:date="2026-10-08T14:51:04Z" oouserid="derek">
        <w:r>
          <w:rPr>
            <w:rStyle w:val="1111"/>
          </w:rPr>
          <w:t xml:space="preserve">does</w:t>
        </w:r>
      </w:ins>
      <w:r>
        <w:rPr>
          <w:rStyle w:val="1111"/>
        </w:rPr>
        <w:t xml:space="preserve"> prove that God is pleased to dispose of things so that the </w:t>
      </w:r>
      <w:del w:id="1747" w:author="derek" w:date="2026-10-08T14:51:12Z" oouserid="derek">
        <w:r>
          <w:rPr>
            <w:rStyle w:val="1111"/>
          </w:rPr>
          <w:delText xml:space="preserve">M</w:delText>
        </w:r>
      </w:del>
      <w:ins w:id="1748" w:author="derek" w:date="2026-10-08T14:51:12Z" oouserid="derek">
        <w:r>
          <w:rPr>
            <w:rStyle w:val="1111"/>
          </w:rPr>
          <w:t xml:space="preserve">m</w:t>
        </w:r>
      </w:ins>
      <w:r>
        <w:rPr>
          <w:rStyle w:val="1111"/>
        </w:rPr>
        <w:t xml:space="preserve">inisters must stay longer in danger than the people, and </w:t>
      </w:r>
      <w:del w:id="1749" w:author="derek" w:date="2026-10-08T14:51:22Z" oouserid="derek">
        <w:r>
          <w:rPr>
            <w:rStyle w:val="1111"/>
          </w:rPr>
          <w:delText xml:space="preserve">M</w:delText>
        </w:r>
      </w:del>
      <w:ins w:id="1750" w:author="derek" w:date="2026-10-08T14:51:25Z" oouserid="derek">
        <w:r>
          <w:rPr>
            <w:rStyle w:val="1111"/>
          </w:rPr>
          <w:t xml:space="preserve">m</w:t>
        </w:r>
      </w:ins>
      <w:r>
        <w:rPr>
          <w:rStyle w:val="1111"/>
        </w:rPr>
        <w:t xml:space="preserve">agistrates and those in </w:t>
      </w:r>
      <w:del w:id="1751" w:author="derek" w:date="2026-10-08T14:51:31Z" oouserid="derek">
        <w:r>
          <w:rPr>
            <w:rStyle w:val="1111"/>
          </w:rPr>
          <w:delText xml:space="preserve">publike</w:delText>
        </w:r>
      </w:del>
      <w:ins w:id="1752" w:author="derek" w:date="2026-10-08T14:51:32Z" oouserid="derek">
        <w:r>
          <w:rPr>
            <w:rStyle w:val="1111"/>
          </w:rPr>
          <w:t xml:space="preserve">public</w:t>
        </w:r>
      </w:ins>
      <w:r>
        <w:rPr>
          <w:rStyle w:val="1111"/>
        </w:rPr>
        <w:t xml:space="preserve"> </w:t>
      </w:r>
      <w:r/>
    </w:p>
    <w:p>
      <w:pPr>
        <w:pStyle w:val="1132"/>
        <w:pBdr/>
        <w:spacing/>
        <w:ind/>
        <w:rPr/>
      </w:pPr>
      <w:r/>
      <w:bookmarkStart w:id="57" w:name="anchor-63"/>
      <w:r/>
      <w:bookmarkEnd w:id="57"/>
      <w:r>
        <w:rPr>
          <w:rStyle w:val="1111"/>
        </w:rPr>
        <w:t xml:space="preserve">Page</w:t>
      </w:r>
      <w:r>
        <w:rPr>
          <w:rStyle w:val="1111"/>
        </w:rPr>
        <w:t xml:space="preserve"> 25</w:t>
      </w:r>
      <w:r/>
    </w:p>
    <w:p>
      <w:pPr>
        <w:pStyle w:val="1132"/>
        <w:pBdr/>
        <w:spacing/>
        <w:ind/>
        <w:rPr/>
      </w:pPr>
      <w:r/>
      <w:bookmarkStart w:id="58" w:name="anchor-64"/>
      <w:r/>
      <w:bookmarkEnd w:id="58"/>
      <w:r>
        <w:rPr>
          <w:rStyle w:val="1111"/>
        </w:rPr>
        <w:t xml:space="preserve">place, which should make people to be satisfied and contented with a lower condition that God </w:t>
      </w:r>
      <w:del w:id="1753" w:author="derek" w:date="2026-10-08T15:01:36Z" oouserid="derek">
        <w:r>
          <w:rPr>
            <w:rStyle w:val="1111"/>
          </w:rPr>
          <w:delText xml:space="preserve">hath</w:delText>
        </w:r>
      </w:del>
      <w:ins w:id="1754" w:author="derek" w:date="2026-10-08T15:01:36Z" oouserid="derek">
        <w:r>
          <w:rPr>
            <w:rStyle w:val="1111"/>
          </w:rPr>
          <w:t xml:space="preserve">has</w:t>
        </w:r>
      </w:ins>
      <w:r>
        <w:rPr>
          <w:rStyle w:val="1111"/>
        </w:rPr>
        <w:t xml:space="preserve"> put them into: Though your condition be low, yet you are no</w:t>
      </w:r>
      <w:r>
        <w:rPr>
          <w:rStyle w:val="1111"/>
        </w:rPr>
        <w:t xml:space="preserve">t in that danger that those are in that are in a higher condition; God cal</w:t>
      </w:r>
      <w:ins w:id="1755" w:author="derek" w:date="2026-10-08T15:01:52Z" oouserid="derek">
        <w:r>
          <w:rPr>
            <w:rStyle w:val="1111"/>
          </w:rPr>
          <w:t xml:space="preserve">l</w:t>
        </w:r>
      </w:ins>
      <w:r>
        <w:rPr>
          <w:rStyle w:val="1111"/>
        </w:rPr>
        <w:t xml:space="preserve">s them in public</w:t>
      </w:r>
      <w:del w:id="1756" w:author="derek" w:date="2026-10-08T15:01:56Z" oouserid="derek">
        <w:r>
          <w:rPr>
            <w:rStyle w:val="1111"/>
          </w:rPr>
          <w:delText xml:space="preserve">k</w:delText>
        </w:r>
      </w:del>
      <w:r>
        <w:rPr>
          <w:rStyle w:val="1111"/>
        </w:rPr>
        <w:t xml:space="preserve"> place to stand longer in the gap and place of danger than other people, but we must be content to stay even in Jordan </w:t>
      </w:r>
      <w:del w:id="1757" w:author="derek" w:date="2026-10-08T15:02:07Z" oouserid="derek">
        <w:r>
          <w:rPr>
            <w:rStyle w:val="1111"/>
          </w:rPr>
          <w:delText xml:space="preserve">till</w:delText>
        </w:r>
      </w:del>
      <w:ins w:id="1758" w:author="derek" w:date="2026-10-08T15:02:08Z" oouserid="derek">
        <w:r>
          <w:rPr>
            <w:rStyle w:val="1111"/>
          </w:rPr>
          <w:t xml:space="preserve">until</w:t>
        </w:r>
      </w:ins>
      <w:r>
        <w:rPr>
          <w:rStyle w:val="1111"/>
        </w:rPr>
        <w:t xml:space="preserve"> the Lord shall be pleased to call us out.</w:t>
      </w:r>
      <w:r/>
    </w:p>
    <w:p>
      <w:pPr>
        <w:pStyle w:val="1132"/>
        <w:pBdr/>
        <w:spacing/>
        <w:ind/>
        <w:rPr/>
      </w:pPr>
      <w:r/>
      <w:bookmarkStart w:id="59" w:name="W26-26-article_2"/>
      <w:r/>
      <w:bookmarkEnd w:id="59"/>
      <w:r>
        <w:rPr>
          <w:rStyle w:val="1111"/>
        </w:rPr>
        <w:t xml:space="preserve">And then for the v</w:t>
      </w:r>
      <w:r>
        <w:rPr>
          <w:rStyle w:val="1111"/>
        </w:rPr>
        <w:t xml:space="preserve">ariety of our condition, we must be content with the particular affliction, and the time and all the circumstances about the affliction; for sometimes the circumstances are greater afflictions than the afflictions themselves</w:t>
      </w:r>
      <w:del w:id="1759" w:author="derek" w:date="2026-10-08T15:03:47Z" oouserid="derek">
        <w:r>
          <w:rPr>
            <w:rStyle w:val="1111"/>
          </w:rPr>
          <w:delText xml:space="preserve">:</w:delText>
        </w:r>
      </w:del>
      <w:ins w:id="1760" w:author="derek" w:date="2026-10-08T15:03:47Z" oouserid="derek">
        <w:r>
          <w:rPr>
            <w:rStyle w:val="1111"/>
          </w:rPr>
          <w:t xml:space="preserve">.</w:t>
        </w:r>
      </w:ins>
      <w:r>
        <w:rPr>
          <w:rStyle w:val="1111"/>
        </w:rPr>
        <w:t xml:space="preserve"> And for the variety, if God </w:t>
      </w:r>
      <w:r>
        <w:rPr>
          <w:rStyle w:val="1111"/>
        </w:rPr>
        <w:t xml:space="preserve">will exercise us with various afflictions one after another</w:t>
      </w:r>
      <w:del w:id="1761" w:author="derek" w:date="2026-10-08T15:03:56Z" oouserid="derek">
        <w:r>
          <w:rPr>
            <w:rStyle w:val="1111"/>
          </w:rPr>
          <w:delText xml:space="preserve">:</w:delText>
        </w:r>
      </w:del>
      <w:ins w:id="1762" w:author="derek" w:date="2026-10-08T15:03:56Z" oouserid="derek">
        <w:r>
          <w:rPr>
            <w:rStyle w:val="1111"/>
          </w:rPr>
          <w:t xml:space="preserve">,</w:t>
        </w:r>
      </w:ins>
      <w:r>
        <w:rPr>
          <w:rStyle w:val="1111"/>
        </w:rPr>
        <w:t xml:space="preserve"> </w:t>
      </w:r>
      <w:del w:id="1763" w:author="derek" w:date="2026-10-08T15:03:58Z" oouserid="derek">
        <w:r>
          <w:rPr>
            <w:rStyle w:val="1111"/>
          </w:rPr>
          <w:delText xml:space="preserve">A</w:delText>
        </w:r>
      </w:del>
      <w:ins w:id="1764" w:author="derek" w:date="2026-10-08T15:03:58Z" oouserid="derek">
        <w:r>
          <w:rPr>
            <w:rStyle w:val="1111"/>
          </w:rPr>
          <w:t xml:space="preserve">a</w:t>
        </w:r>
      </w:ins>
      <w:r>
        <w:rPr>
          <w:rStyle w:val="1111"/>
        </w:rPr>
        <w:t xml:space="preserve">s that </w:t>
      </w:r>
      <w:del w:id="1765" w:author="derek" w:date="2026-10-08T15:04:03Z" oouserid="derek">
        <w:r>
          <w:rPr>
            <w:rStyle w:val="1111"/>
          </w:rPr>
          <w:delText xml:space="preserve">hath</w:delText>
        </w:r>
      </w:del>
      <w:ins w:id="1766" w:author="derek" w:date="2026-10-08T15:04:03Z" oouserid="derek">
        <w:r>
          <w:rPr>
            <w:rStyle w:val="1111"/>
          </w:rPr>
          <w:t xml:space="preserve">has</w:t>
        </w:r>
      </w:ins>
      <w:r>
        <w:rPr>
          <w:rStyle w:val="1111"/>
        </w:rPr>
        <w:t xml:space="preserve"> been very observable even of late, that many that have been plundered and come away, afterwards have fallen sick and died: They have fled for their lives and afterwards the plague h</w:t>
      </w:r>
      <w:r>
        <w:rPr>
          <w:rStyle w:val="1111"/>
        </w:rPr>
        <w:t xml:space="preserve">ath come among them</w:t>
      </w:r>
      <w:del w:id="1767" w:author="derek" w:date="2026-10-08T15:04:28Z" oouserid="derek">
        <w:r>
          <w:rPr>
            <w:rStyle w:val="1111"/>
          </w:rPr>
          <w:delText xml:space="preserve">,</w:delText>
        </w:r>
      </w:del>
      <w:ins w:id="1768" w:author="derek" w:date="2026-10-08T15:04:29Z" oouserid="derek">
        <w:r>
          <w:rPr>
            <w:rStyle w:val="1111"/>
          </w:rPr>
          <w:t xml:space="preserve">.</w:t>
        </w:r>
      </w:ins>
      <w:r>
        <w:rPr>
          <w:rStyle w:val="1111"/>
        </w:rPr>
        <w:t xml:space="preserve"> </w:t>
      </w:r>
      <w:del w:id="1769" w:author="derek" w:date="2026-10-08T15:04:30Z" oouserid="derek">
        <w:r>
          <w:rPr>
            <w:rStyle w:val="1111"/>
          </w:rPr>
          <w:delText xml:space="preserve">a</w:delText>
        </w:r>
      </w:del>
      <w:ins w:id="1770" w:author="derek" w:date="2026-10-08T15:04:30Z" oouserid="derek">
        <w:r>
          <w:rPr>
            <w:rStyle w:val="1111"/>
          </w:rPr>
          <w:t xml:space="preserve">A</w:t>
        </w:r>
      </w:ins>
      <w:r>
        <w:rPr>
          <w:rStyle w:val="1111"/>
        </w:rPr>
        <w:t xml:space="preserve">nd if not that affliction it may be some other affliction</w:t>
      </w:r>
      <w:del w:id="1771" w:author="derek" w:date="2026-10-08T15:04:41Z" oouserid="derek">
        <w:r>
          <w:rPr>
            <w:rStyle w:val="1111"/>
          </w:rPr>
          <w:delText xml:space="preserve">,</w:delText>
        </w:r>
      </w:del>
      <w:ins w:id="1772" w:author="derek" w:date="2026-10-08T15:04:42Z" oouserid="derek">
        <w:r>
          <w:rPr>
            <w:rStyle w:val="1111"/>
          </w:rPr>
          <w:t xml:space="preserve">.</w:t>
        </w:r>
      </w:ins>
      <w:r>
        <w:rPr>
          <w:rStyle w:val="1111"/>
        </w:rPr>
        <w:t xml:space="preserve"> </w:t>
      </w:r>
      <w:del w:id="1773" w:author="derek" w:date="2026-10-08T15:04:44Z" oouserid="derek">
        <w:r>
          <w:rPr>
            <w:rStyle w:val="1111"/>
          </w:rPr>
          <w:delText xml:space="preserve">i</w:delText>
        </w:r>
      </w:del>
      <w:ins w:id="1774" w:author="derek" w:date="2026-10-08T15:04:45Z" oouserid="derek">
        <w:r>
          <w:rPr>
            <w:rStyle w:val="1111"/>
          </w:rPr>
          <w:t xml:space="preserve">I</w:t>
        </w:r>
      </w:ins>
      <w:r>
        <w:rPr>
          <w:rStyle w:val="1111"/>
        </w:rPr>
        <w:t xml:space="preserve">t is very rare that one affliction comes alone, commonly afflictions are not single things but they come one upon the neck of another; it may be God strikes one in his estat</w:t>
      </w:r>
      <w:r>
        <w:rPr>
          <w:rStyle w:val="1111"/>
        </w:rPr>
        <w:t xml:space="preserve">e, then in his body, then in his name, wife or child or dear friend, and so it comes in a various way it is the way of God ordinarily (you may find it by experience) that seldom one affliction comes alone</w:t>
      </w:r>
      <w:del w:id="1775" w:author="derek" w:date="2026-10-08T15:05:22Z" oouserid="derek">
        <w:r>
          <w:rPr>
            <w:rStyle w:val="1111"/>
          </w:rPr>
          <w:delText xml:space="preserve">,</w:delText>
        </w:r>
      </w:del>
      <w:ins w:id="1776" w:author="derek" w:date="2026-10-08T15:05:23Z" oouserid="derek">
        <w:r>
          <w:rPr>
            <w:rStyle w:val="1111"/>
          </w:rPr>
          <w:t xml:space="preserve">.</w:t>
        </w:r>
      </w:ins>
      <w:r>
        <w:rPr>
          <w:rStyle w:val="1111"/>
        </w:rPr>
        <w:t xml:space="preserve"> </w:t>
      </w:r>
      <w:del w:id="1777" w:author="derek" w:date="2026-10-08T15:05:25Z" oouserid="derek">
        <w:r>
          <w:rPr>
            <w:rStyle w:val="1111"/>
          </w:rPr>
          <w:delText xml:space="preserve">n</w:delText>
        </w:r>
      </w:del>
      <w:ins w:id="1778" w:author="derek" w:date="2026-10-08T15:05:25Z" oouserid="derek">
        <w:r>
          <w:rPr>
            <w:rStyle w:val="1111"/>
          </w:rPr>
          <w:t xml:space="preserve">N</w:t>
        </w:r>
      </w:ins>
      <w:r>
        <w:rPr>
          <w:rStyle w:val="1111"/>
        </w:rPr>
        <w:t xml:space="preserve">ow this is hard when one affliction follow</w:t>
      </w:r>
      <w:del w:id="1779" w:author="derek" w:date="2026-10-08T15:05:32Z" oouserid="derek">
        <w:r>
          <w:rPr>
            <w:rStyle w:val="1111"/>
          </w:rPr>
          <w:delText xml:space="preserve">e</w:delText>
        </w:r>
      </w:del>
      <w:r>
        <w:rPr>
          <w:rStyle w:val="1111"/>
        </w:rPr>
        <w:t xml:space="preserve">s afte</w:t>
      </w:r>
      <w:r>
        <w:rPr>
          <w:rStyle w:val="1111"/>
        </w:rPr>
        <w:t xml:space="preserve">r another, when there is a variety of afflictions, when there is a mighty change in a condition, up and down, this way, and that way; there indeed is the </w:t>
      </w:r>
      <w:del w:id="1780" w:author="derek" w:date="2026-10-08T15:06:08Z" oouserid="derek">
        <w:r>
          <w:rPr>
            <w:rStyle w:val="1111"/>
          </w:rPr>
          <w:delText xml:space="preserve">tryal</w:delText>
        </w:r>
      </w:del>
      <w:ins w:id="1781" w:author="derek" w:date="2026-10-08T15:06:08Z" oouserid="derek">
        <w:r>
          <w:rPr>
            <w:rStyle w:val="1111"/>
          </w:rPr>
          <w:t xml:space="preserve">trial</w:t>
        </w:r>
      </w:ins>
      <w:r>
        <w:rPr>
          <w:rStyle w:val="1111"/>
        </w:rPr>
        <w:t xml:space="preserve"> of a Christian; there must be submission to God</w:t>
      </w:r>
      <w:ins w:id="1782" w:author="derek" w:date="2026-10-08T15:06:13Z" oouserid="derek">
        <w:r>
          <w:rPr>
            <w:rStyle w:val="1111"/>
          </w:rPr>
          <w:t xml:space="preserve">’</w:t>
        </w:r>
      </w:ins>
      <w:r>
        <w:rPr>
          <w:rStyle w:val="1111"/>
        </w:rPr>
        <w:t xml:space="preserve">s dispos</w:t>
      </w:r>
      <w:del w:id="1783" w:author="derek" w:date="2026-10-08T15:06:16Z" oouserid="derek">
        <w:r>
          <w:rPr>
            <w:rStyle w:val="1111"/>
          </w:rPr>
          <w:delText xml:space="preserve">e</w:delText>
        </w:r>
      </w:del>
      <w:ins w:id="1784" w:author="derek" w:date="2026-10-08T15:06:17Z" oouserid="derek">
        <w:r>
          <w:rPr>
            <w:rStyle w:val="1111"/>
          </w:rPr>
          <w:t xml:space="preserve">al</w:t>
        </w:r>
      </w:ins>
      <w:r>
        <w:rPr>
          <w:rStyle w:val="1111"/>
        </w:rPr>
        <w:t xml:space="preserve"> in them. I remember it is said even of </w:t>
      </w:r>
      <w:r>
        <w:rPr>
          <w:rStyle w:val="1111"/>
        </w:rPr>
        <w:t xml:space="preserve">Cato</w:t>
      </w:r>
      <w:r>
        <w:rPr>
          <w:rStyle w:val="1111"/>
        </w:rPr>
        <w:t xml:space="preserve"> that was a </w:t>
      </w:r>
      <w:del w:id="1785" w:author="derek" w:date="2026-10-08T15:06:28Z" oouserid="derek">
        <w:r>
          <w:rPr>
            <w:rStyle w:val="1111"/>
          </w:rPr>
          <w:delText xml:space="preserve">H</w:delText>
        </w:r>
      </w:del>
      <w:ins w:id="1786" w:author="derek" w:date="2026-10-08T15:06:28Z" oouserid="derek">
        <w:r>
          <w:rPr>
            <w:rStyle w:val="1111"/>
          </w:rPr>
          <w:t xml:space="preserve">h</w:t>
        </w:r>
      </w:ins>
      <w:r>
        <w:rPr>
          <w:rStyle w:val="1111"/>
        </w:rPr>
        <w:t xml:space="preserve">eathen, that no man saw him to be changed, though he lived in a time when the </w:t>
      </w:r>
      <w:del w:id="1787" w:author="derek" w:date="2026-10-08T15:06:38Z" oouserid="derek">
        <w:r>
          <w:rPr>
            <w:rStyle w:val="1111"/>
          </w:rPr>
          <w:delText xml:space="preserve">C</w:delText>
        </w:r>
      </w:del>
      <w:ins w:id="1788" w:author="derek" w:date="2026-10-08T15:06:38Z" oouserid="derek">
        <w:r>
          <w:rPr>
            <w:rStyle w:val="1111"/>
          </w:rPr>
          <w:t xml:space="preserve">c</w:t>
        </w:r>
      </w:ins>
      <w:r>
        <w:rPr>
          <w:rStyle w:val="1111"/>
        </w:rPr>
        <w:t xml:space="preserve">ommon-wealth w</w:t>
      </w:r>
      <w:r>
        <w:rPr>
          <w:rStyle w:val="1111"/>
        </w:rPr>
        <w:t xml:space="preserve">as so often changed, yet it is said of him, he was the same still though his condition was changed, and he ran through variety of conditions. Oh that it could be said so of many Christians, that though their conditions be changed yet that nobody could see </w:t>
      </w:r>
      <w:r>
        <w:rPr>
          <w:rStyle w:val="1111"/>
        </w:rPr>
        <w:t xml:space="preserve">them</w:t>
      </w:r>
      <w:r>
        <w:rPr>
          <w:rStyle w:val="1111"/>
        </w:rPr>
        <w:t xml:space="preserve"> changed, they are the same. Look what gracious sweet and holy temper they were in before, that they are in still: thus we are to submit to the dispos</w:t>
      </w:r>
      <w:del w:id="1789" w:author="derek" w:date="2026-10-08T15:07:21Z" oouserid="derek">
        <w:r>
          <w:rPr>
            <w:rStyle w:val="1111"/>
          </w:rPr>
          <w:delText xml:space="preserve">e</w:delText>
        </w:r>
      </w:del>
      <w:ins w:id="1790" w:author="derek" w:date="2026-10-08T15:07:21Z" oouserid="derek">
        <w:r>
          <w:rPr>
            <w:rStyle w:val="1111"/>
          </w:rPr>
          <w:t xml:space="preserve">al</w:t>
        </w:r>
      </w:ins>
      <w:r>
        <w:rPr>
          <w:rStyle w:val="1111"/>
        </w:rPr>
        <w:t xml:space="preserve"> of God in every condition.</w:t>
      </w:r>
      <w:r/>
    </w:p>
    <w:p>
      <w:pPr>
        <w:pStyle w:val="1132"/>
        <w:pBdr/>
        <w:spacing/>
        <w:ind/>
        <w:rPr/>
      </w:pPr>
      <w:r/>
      <w:bookmarkStart w:id="59" w:name="W26-26-article_3"/>
      <w:r/>
      <w:bookmarkEnd w:id="59"/>
      <w:del w:id="1791" w:author="derek" w:date="2026-10-09T13:54:24Z" oouserid="derek">
        <w:r>
          <w:rPr>
            <w:rStyle w:val="1111"/>
          </w:rPr>
          <w:delText xml:space="preserve">Obj</w:delText>
        </w:r>
      </w:del>
      <w:ins w:id="1792" w:author="derek" w:date="2026-10-09T13:54:26Z" oouserid="derek">
        <w:r>
          <w:rPr>
            <w:rStyle w:val="1111"/>
          </w:rPr>
          <w:t xml:space="preserve">Objection:</w:t>
        </w:r>
      </w:ins>
      <w:del w:id="1793" w:author="derek" w:date="2026-10-09T13:54:28Z" oouserid="derek">
        <w:r>
          <w:rPr>
            <w:rStyle w:val="1111"/>
          </w:rPr>
          <w:delText xml:space="preserve">.</w:delText>
        </w:r>
      </w:del>
      <w:r>
        <w:rPr>
          <w:rStyle w:val="1111"/>
        </w:rPr>
        <w:t xml:space="preserve"> But you will say, </w:t>
      </w:r>
      <w:del w:id="1794" w:author="derek" w:date="2026-10-08T15:07:30Z" oouserid="derek">
        <w:r>
          <w:rPr>
            <w:rStyle w:val="1111"/>
          </w:rPr>
          <w:delText xml:space="preserve">T</w:delText>
        </w:r>
      </w:del>
      <w:ins w:id="1795" w:author="derek" w:date="2026-10-08T15:07:30Z" oouserid="derek">
        <w:r>
          <w:rPr>
            <w:rStyle w:val="1111"/>
          </w:rPr>
          <w:t xml:space="preserve">t</w:t>
        </w:r>
      </w:ins>
      <w:r>
        <w:rPr>
          <w:rStyle w:val="1111"/>
        </w:rPr>
        <w:t xml:space="preserve">his that you speak</w:t>
      </w:r>
      <w:del w:id="1796" w:author="derek" w:date="2026-10-08T15:07:34Z" oouserid="derek">
        <w:r>
          <w:rPr>
            <w:rStyle w:val="1111"/>
          </w:rPr>
          <w:delText xml:space="preserve">e</w:delText>
        </w:r>
      </w:del>
      <w:r>
        <w:rPr>
          <w:rStyle w:val="1111"/>
        </w:rPr>
        <w:t xml:space="preserve"> of is good indeed </w:t>
      </w:r>
      <w:r/>
    </w:p>
    <w:p>
      <w:pPr>
        <w:pStyle w:val="1132"/>
        <w:pBdr/>
        <w:spacing/>
        <w:ind/>
        <w:rPr/>
      </w:pPr>
      <w:r/>
      <w:bookmarkStart w:id="59" w:name="anchor-65"/>
      <w:r/>
      <w:bookmarkEnd w:id="59"/>
      <w:r>
        <w:rPr>
          <w:rStyle w:val="1111"/>
        </w:rPr>
        <w:t xml:space="preserve">Page</w:t>
      </w:r>
      <w:r>
        <w:rPr>
          <w:rStyle w:val="1111"/>
        </w:rPr>
        <w:t xml:space="preserve"> 26</w:t>
      </w:r>
      <w:r/>
    </w:p>
    <w:p>
      <w:pPr>
        <w:pStyle w:val="1132"/>
        <w:pBdr/>
        <w:spacing/>
        <w:ind/>
        <w:rPr/>
      </w:pPr>
      <w:r/>
      <w:bookmarkStart w:id="60" w:name="anchor-66"/>
      <w:r/>
      <w:bookmarkEnd w:id="60"/>
      <w:r>
        <w:rPr>
          <w:rStyle w:val="1111"/>
        </w:rPr>
        <w:t xml:space="preserve">if we could attain to it, but is it possible for one to attain to this?</w:t>
      </w:r>
      <w:r/>
    </w:p>
    <w:p>
      <w:pPr>
        <w:pStyle w:val="1132"/>
        <w:pBdr/>
        <w:spacing/>
        <w:ind/>
        <w:rPr/>
      </w:pPr>
      <w:r/>
      <w:bookmarkStart w:id="61" w:name="W27-27-article_2"/>
      <w:r/>
      <w:bookmarkEnd w:id="61"/>
      <w:r>
        <w:rPr>
          <w:rStyle w:val="1111"/>
        </w:rPr>
        <w:t xml:space="preserve">Answer</w:t>
      </w:r>
      <w:ins w:id="1797" w:author="derek" w:date="2026-10-09T13:54:44Z" oouserid="derek">
        <w:r>
          <w:rPr>
            <w:rStyle w:val="1111"/>
          </w:rPr>
          <w:t xml:space="preserve">:</w:t>
        </w:r>
      </w:ins>
      <w:del w:id="1798" w:author="derek" w:date="2026-10-09T13:54:46Z" oouserid="derek">
        <w:r>
          <w:rPr>
            <w:rStyle w:val="1111"/>
          </w:rPr>
          <w:delText xml:space="preserve">.</w:delText>
        </w:r>
      </w:del>
      <w:r>
        <w:rPr>
          <w:rStyle w:val="1111"/>
        </w:rPr>
        <w:t xml:space="preserve"> It is if you get skill in the </w:t>
      </w:r>
      <w:del w:id="1799" w:author="derek" w:date="2026-10-09T13:54:52Z" oouserid="derek">
        <w:r>
          <w:rPr>
            <w:rStyle w:val="1111"/>
          </w:rPr>
          <w:delText xml:space="preserve">A</w:delText>
        </w:r>
      </w:del>
      <w:ins w:id="1800" w:author="derek" w:date="2026-10-09T13:54:52Z" oouserid="derek">
        <w:r>
          <w:rPr>
            <w:rStyle w:val="1111"/>
          </w:rPr>
          <w:t xml:space="preserve">a</w:t>
        </w:r>
      </w:ins>
      <w:r>
        <w:rPr>
          <w:rStyle w:val="1111"/>
        </w:rPr>
        <w:t xml:space="preserve">rt of it, you may attain to it, and it will prove to be no such difficult thi</w:t>
      </w:r>
      <w:r>
        <w:rPr>
          <w:rStyle w:val="1111"/>
        </w:rPr>
        <w:t xml:space="preserve">ng to you neither, if you understand but the mystery of it; as there's many things that men do in their callings, that if a country man comes and sees, he thinks it a mighty hard thing, and that he should never be able to do it</w:t>
      </w:r>
      <w:del w:id="1801" w:author="derek" w:date="2026-10-09T13:55:32Z" oouserid="derek">
        <w:r>
          <w:rPr>
            <w:rStyle w:val="1111"/>
          </w:rPr>
          <w:delText xml:space="preserve">,</w:delText>
        </w:r>
      </w:del>
      <w:ins w:id="1802" w:author="derek" w:date="2026-10-09T13:55:32Z" oouserid="derek">
        <w:r>
          <w:rPr>
            <w:rStyle w:val="1111"/>
          </w:rPr>
          <w:t xml:space="preserve">.</w:t>
        </w:r>
      </w:ins>
      <w:r>
        <w:rPr>
          <w:rStyle w:val="1111"/>
        </w:rPr>
        <w:t xml:space="preserve"> </w:t>
      </w:r>
      <w:del w:id="1803" w:author="derek" w:date="2026-10-09T13:55:34Z" oouserid="derek">
        <w:r>
          <w:rPr>
            <w:rStyle w:val="1111"/>
          </w:rPr>
          <w:delText xml:space="preserve">b</w:delText>
        </w:r>
      </w:del>
      <w:ins w:id="1804" w:author="derek" w:date="2026-10-09T13:55:34Z" oouserid="derek">
        <w:r>
          <w:rPr>
            <w:rStyle w:val="1111"/>
          </w:rPr>
          <w:t xml:space="preserve">B</w:t>
        </w:r>
      </w:ins>
      <w:r>
        <w:rPr>
          <w:rStyle w:val="1111"/>
        </w:rPr>
        <w:t xml:space="preserve">ut that's because he unde</w:t>
      </w:r>
      <w:r>
        <w:rPr>
          <w:rStyle w:val="1111"/>
        </w:rPr>
        <w:t xml:space="preserve">rstands not the art of it, there is a turning of the hand so as you may do it with ease. Now that's the business of this exercise, to open </w:t>
      </w:r>
      <w:del w:id="1805" w:author="derek" w:date="2026-10-09T14:32:34Z" oouserid="derek">
        <w:r>
          <w:rPr>
            <w:rStyle w:val="1111"/>
          </w:rPr>
          <w:delText xml:space="preserve">un</w:delText>
        </w:r>
      </w:del>
      <w:r>
        <w:rPr>
          <w:rStyle w:val="1111"/>
        </w:rPr>
        <w:t xml:space="preserve">to you the art and mystery of </w:t>
      </w:r>
      <w:del w:id="1806" w:author="derek" w:date="2026-10-09T13:55:55Z" oouserid="derek">
        <w:r>
          <w:rPr>
            <w:rStyle w:val="1111"/>
          </w:rPr>
          <w:delText xml:space="preserve">C</w:delText>
        </w:r>
      </w:del>
      <w:ins w:id="1807" w:author="derek" w:date="2026-10-09T13:55:55Z" oouserid="derek">
        <w:r>
          <w:rPr>
            <w:rStyle w:val="1111"/>
          </w:rPr>
          <w:t xml:space="preserve">c</w:t>
        </w:r>
      </w:ins>
      <w:r>
        <w:rPr>
          <w:rStyle w:val="1111"/>
        </w:rPr>
        <w:t xml:space="preserve">ontentment</w:t>
      </w:r>
      <w:ins w:id="1808" w:author="derek" w:date="2026-10-09T14:32:47Z" oouserid="derek">
        <w:r>
          <w:rPr>
            <w:rStyle w:val="1111"/>
          </w:rPr>
          <w:t xml:space="preserve">.</w:t>
        </w:r>
      </w:ins>
      <w:del w:id="1809" w:author="derek" w:date="2026-10-09T14:32:47Z" oouserid="derek">
        <w:r>
          <w:rPr>
            <w:rStyle w:val="1111"/>
          </w:rPr>
          <w:delText xml:space="preserve">:</w:delText>
        </w:r>
      </w:del>
      <w:r>
        <w:rPr>
          <w:rStyle w:val="1111"/>
        </w:rPr>
        <w:t xml:space="preserve"> What way a Christian comes to </w:t>
      </w:r>
      <w:del w:id="1810" w:author="derek" w:date="2026-10-09T13:56:03Z" oouserid="derek">
        <w:r>
          <w:rPr>
            <w:rStyle w:val="1111"/>
          </w:rPr>
          <w:delText xml:space="preserve">C</w:delText>
        </w:r>
      </w:del>
      <w:ins w:id="1811" w:author="derek" w:date="2026-10-09T13:56:03Z" oouserid="derek">
        <w:r>
          <w:rPr>
            <w:rStyle w:val="1111"/>
          </w:rPr>
          <w:t xml:space="preserve">c</w:t>
        </w:r>
      </w:ins>
      <w:r>
        <w:rPr>
          <w:rStyle w:val="1111"/>
        </w:rPr>
        <w:t xml:space="preserve">ontentment, there is a great </w:t>
      </w:r>
      <w:del w:id="1812" w:author="derek" w:date="2026-10-09T13:56:08Z" oouserid="derek">
        <w:r>
          <w:rPr>
            <w:rStyle w:val="1111"/>
          </w:rPr>
          <w:delText xml:space="preserve">Mysterie</w:delText>
        </w:r>
      </w:del>
      <w:ins w:id="1813" w:author="derek" w:date="2026-10-09T13:56:09Z" oouserid="derek">
        <w:r>
          <w:rPr>
            <w:rStyle w:val="1111"/>
          </w:rPr>
          <w:t xml:space="preserve">mystery</w:t>
        </w:r>
      </w:ins>
      <w:r>
        <w:rPr>
          <w:rStyle w:val="1111"/>
        </w:rPr>
        <w:t xml:space="preserve"> and</w:t>
      </w:r>
      <w:r>
        <w:rPr>
          <w:rStyle w:val="1111"/>
        </w:rPr>
        <w:t xml:space="preserve"> art in it, by that </w:t>
      </w:r>
      <w:del w:id="1814" w:author="derek" w:date="2026-10-09T13:56:40Z" oouserid="derek">
        <w:r>
          <w:rPr>
            <w:rStyle w:val="1111"/>
          </w:rPr>
          <w:delText xml:space="preserve">hath</w:delText>
        </w:r>
      </w:del>
      <w:ins w:id="1815" w:author="derek" w:date="2026-10-09T13:56:41Z" oouserid="derek">
        <w:r>
          <w:rPr>
            <w:rStyle w:val="1111"/>
          </w:rPr>
          <w:t xml:space="preserve">has</w:t>
        </w:r>
      </w:ins>
      <w:r>
        <w:rPr>
          <w:rStyle w:val="1111"/>
        </w:rPr>
        <w:t xml:space="preserve"> been opened to you there will appear some mystery and art, as that a man should be content with his affliction and yet </w:t>
      </w:r>
      <w:del w:id="1816" w:author="derek" w:date="2026-10-09T13:57:25Z" oouserid="derek">
        <w:r>
          <w:rPr>
            <w:rStyle w:val="1111"/>
          </w:rPr>
          <w:delText xml:space="preserve">throughly</w:delText>
        </w:r>
      </w:del>
      <w:ins w:id="1817" w:author="derek" w:date="2026-10-09T13:57:25Z" oouserid="derek">
        <w:r>
          <w:rPr>
            <w:rStyle w:val="1111"/>
          </w:rPr>
          <w:t xml:space="preserve">thoroughly</w:t>
        </w:r>
      </w:ins>
      <w:r>
        <w:rPr>
          <w:rStyle w:val="1111"/>
        </w:rPr>
        <w:t xml:space="preserve"> sensible of his affliction too, to be </w:t>
      </w:r>
      <w:del w:id="1818" w:author="derek" w:date="2026-10-09T13:57:35Z" oouserid="derek">
        <w:r>
          <w:rPr>
            <w:rStyle w:val="1111"/>
          </w:rPr>
          <w:delText xml:space="preserve">throughly</w:delText>
        </w:r>
      </w:del>
      <w:ins w:id="1819" w:author="derek" w:date="2026-10-09T13:57:35Z" oouserid="derek">
        <w:r>
          <w:rPr>
            <w:rStyle w:val="1111"/>
          </w:rPr>
          <w:t xml:space="preserve">thoroughly</w:t>
        </w:r>
      </w:ins>
      <w:r>
        <w:rPr>
          <w:rStyle w:val="1111"/>
        </w:rPr>
        <w:t xml:space="preserve"> sensible of an affliction, and to endeavour the remov</w:t>
      </w:r>
      <w:r>
        <w:rPr>
          <w:rStyle w:val="1111"/>
        </w:rPr>
        <w:t xml:space="preserve">ing of it by all lawful means, and yet to be content, there's a mystery in that</w:t>
      </w:r>
      <w:del w:id="1820" w:author="derek" w:date="2026-10-09T14:33:36Z" oouserid="derek">
        <w:r>
          <w:rPr>
            <w:rStyle w:val="1111"/>
          </w:rPr>
          <w:delText xml:space="preserve">,</w:delText>
        </w:r>
      </w:del>
      <w:ins w:id="1821" w:author="derek" w:date="2026-10-09T14:33:36Z" oouserid="derek">
        <w:r>
          <w:rPr>
            <w:rStyle w:val="1111"/>
          </w:rPr>
          <w:t xml:space="preserve">.</w:t>
        </w:r>
      </w:ins>
      <w:r>
        <w:rPr>
          <w:rStyle w:val="1111"/>
        </w:rPr>
        <w:t xml:space="preserve"> </w:t>
      </w:r>
      <w:del w:id="1822" w:author="derek" w:date="2026-10-09T14:33:38Z" oouserid="derek">
        <w:r>
          <w:rPr>
            <w:rStyle w:val="1111"/>
          </w:rPr>
          <w:delText xml:space="preserve">h</w:delText>
        </w:r>
      </w:del>
      <w:ins w:id="1823" w:author="derek" w:date="2026-10-09T14:33:38Z" oouserid="derek">
        <w:r>
          <w:rPr>
            <w:rStyle w:val="1111"/>
          </w:rPr>
          <w:t xml:space="preserve">H</w:t>
        </w:r>
      </w:ins>
      <w:r>
        <w:rPr>
          <w:rStyle w:val="1111"/>
        </w:rPr>
        <w:t xml:space="preserve">ow to </w:t>
      </w:r>
      <w:del w:id="1824" w:author="derek" w:date="2026-10-09T13:58:44Z" oouserid="derek">
        <w:r>
          <w:rPr>
            <w:rStyle w:val="1111"/>
          </w:rPr>
          <w:delText xml:space="preserve">joyne</w:delText>
        </w:r>
      </w:del>
      <w:ins w:id="1825" w:author="derek" w:date="2026-10-09T13:58:44Z" oouserid="derek">
        <w:r>
          <w:rPr>
            <w:rStyle w:val="1111"/>
          </w:rPr>
          <w:t xml:space="preserve">join</w:t>
        </w:r>
      </w:ins>
      <w:r>
        <w:rPr>
          <w:rStyle w:val="1111"/>
        </w:rPr>
        <w:t xml:space="preserve"> these two together to be sensible of an affliction as much as that man or woman that is not content, I am sensible of it as fully as they, and I seek </w:t>
      </w:r>
      <w:del w:id="1826" w:author="derek" w:date="2026-10-09T13:59:11Z" oouserid="derek">
        <w:r>
          <w:rPr>
            <w:rStyle w:val="1111"/>
          </w:rPr>
          <w:delText xml:space="preserve">waies</w:delText>
        </w:r>
      </w:del>
      <w:ins w:id="1827" w:author="derek" w:date="2026-10-09T13:59:12Z" oouserid="derek">
        <w:r>
          <w:rPr>
            <w:rStyle w:val="1111"/>
          </w:rPr>
          <w:t xml:space="preserve">ways</w:t>
        </w:r>
      </w:ins>
      <w:r>
        <w:rPr>
          <w:rStyle w:val="1111"/>
        </w:rPr>
        <w:t xml:space="preserve"> to be</w:t>
      </w:r>
      <w:r>
        <w:rPr>
          <w:rStyle w:val="1111"/>
        </w:rPr>
        <w:t xml:space="preserve"> delivered from it as well as they, and yet still my heart abides content</w:t>
      </w:r>
      <w:del w:id="1828" w:author="derek" w:date="2026-10-09T13:59:23Z" oouserid="derek">
        <w:r>
          <w:rPr>
            <w:rStyle w:val="1111"/>
          </w:rPr>
          <w:delText xml:space="preserve">,</w:delText>
        </w:r>
      </w:del>
      <w:ins w:id="1829" w:author="derek" w:date="2026-10-09T13:59:24Z" oouserid="derek">
        <w:r>
          <w:rPr>
            <w:rStyle w:val="1111"/>
          </w:rPr>
          <w:t xml:space="preserve">.</w:t>
        </w:r>
      </w:ins>
      <w:r>
        <w:rPr>
          <w:rStyle w:val="1111"/>
        </w:rPr>
        <w:t xml:space="preserve"> </w:t>
      </w:r>
      <w:del w:id="1830" w:author="derek" w:date="2026-10-09T13:59:26Z" oouserid="derek">
        <w:r>
          <w:rPr>
            <w:rStyle w:val="1111"/>
          </w:rPr>
          <w:delText xml:space="preserve">t</w:delText>
        </w:r>
      </w:del>
      <w:ins w:id="1831" w:author="derek" w:date="2026-10-09T13:59:26Z" oouserid="derek">
        <w:r>
          <w:rPr>
            <w:rStyle w:val="1111"/>
          </w:rPr>
          <w:t xml:space="preserve">T</w:t>
        </w:r>
      </w:ins>
      <w:r>
        <w:rPr>
          <w:rStyle w:val="1111"/>
        </w:rPr>
        <w:t xml:space="preserve">his is I say</w:t>
      </w:r>
      <w:r>
        <w:rPr>
          <w:rStyle w:val="1111"/>
        </w:rPr>
        <w:t xml:space="preserve"> a mystery that is very hard to be understood by a carnal heart; but grace </w:t>
      </w:r>
      <w:del w:id="1832" w:author="derek" w:date="2026-10-09T13:59:41Z" oouserid="derek">
        <w:r>
          <w:rPr>
            <w:rStyle w:val="1111"/>
          </w:rPr>
          <w:delText xml:space="preserve">doth</w:delText>
        </w:r>
      </w:del>
      <w:ins w:id="1833" w:author="derek" w:date="2026-10-09T13:59:41Z" oouserid="derek">
        <w:r>
          <w:rPr>
            <w:rStyle w:val="1111"/>
          </w:rPr>
          <w:t xml:space="preserve">does</w:t>
        </w:r>
      </w:ins>
      <w:r>
        <w:rPr>
          <w:rStyle w:val="1111"/>
        </w:rPr>
        <w:t xml:space="preserve"> teach such a mixture, </w:t>
      </w:r>
      <w:del w:id="1834" w:author="derek" w:date="2026-10-09T13:59:47Z" oouserid="derek">
        <w:r>
          <w:rPr>
            <w:rStyle w:val="1111"/>
          </w:rPr>
          <w:delText xml:space="preserve">doth</w:delText>
        </w:r>
      </w:del>
      <w:ins w:id="1835" w:author="derek" w:date="2026-10-09T13:59:47Z" oouserid="derek">
        <w:r>
          <w:rPr>
            <w:rStyle w:val="1111"/>
          </w:rPr>
          <w:t xml:space="preserve">does</w:t>
        </w:r>
      </w:ins>
      <w:r>
        <w:rPr>
          <w:rStyle w:val="1111"/>
        </w:rPr>
        <w:t xml:space="preserve"> teach us how to make a mixture of sorrow and a mixture of jo</w:t>
      </w:r>
      <w:r>
        <w:rPr>
          <w:rStyle w:val="1111"/>
        </w:rPr>
        <w:t xml:space="preserve">y together; and that makes </w:t>
      </w:r>
      <w:del w:id="1836" w:author="derek" w:date="2026-10-09T13:59:55Z" oouserid="derek">
        <w:r>
          <w:rPr>
            <w:rStyle w:val="1111"/>
          </w:rPr>
          <w:delText xml:space="preserve">C</w:delText>
        </w:r>
      </w:del>
      <w:ins w:id="1837" w:author="derek" w:date="2026-10-09T13:59:55Z" oouserid="derek">
        <w:r>
          <w:rPr>
            <w:rStyle w:val="1111"/>
          </w:rPr>
          <w:t xml:space="preserve">c</w:t>
        </w:r>
      </w:ins>
      <w:r>
        <w:rPr>
          <w:rStyle w:val="1111"/>
        </w:rPr>
        <w:t xml:space="preserve">ontentment, the mingling of joy and sorrow, of gracious joy and gracious sorrow together</w:t>
      </w:r>
      <w:del w:id="1838" w:author="derek" w:date="2026-10-09T14:00:06Z" oouserid="derek">
        <w:r>
          <w:rPr>
            <w:rStyle w:val="1111"/>
          </w:rPr>
          <w:delText xml:space="preserve">,</w:delText>
        </w:r>
      </w:del>
      <w:ins w:id="1839" w:author="derek" w:date="2026-10-09T14:00:06Z" oouserid="derek">
        <w:r>
          <w:rPr>
            <w:rStyle w:val="1111"/>
          </w:rPr>
          <w:t xml:space="preserve">.</w:t>
        </w:r>
      </w:ins>
      <w:r>
        <w:rPr>
          <w:rStyle w:val="1111"/>
        </w:rPr>
        <w:t xml:space="preserve"> </w:t>
      </w:r>
      <w:ins w:id="1840" w:author="derek" w:date="2026-10-09T14:00:07Z" oouserid="derek">
        <w:r>
          <w:rPr>
            <w:rStyle w:val="1111"/>
          </w:rPr>
          <w:t xml:space="preserve">G</w:t>
        </w:r>
      </w:ins>
      <w:del w:id="1841" w:author="derek" w:date="2026-10-09T14:00:08Z" oouserid="derek">
        <w:r>
          <w:rPr>
            <w:rStyle w:val="1111"/>
          </w:rPr>
          <w:delText xml:space="preserve">g</w:delText>
        </w:r>
      </w:del>
      <w:r>
        <w:rPr>
          <w:rStyle w:val="1111"/>
        </w:rPr>
        <w:t xml:space="preserve">race teaches us how to moderate and to order an affliction so as there shall be a </w:t>
      </w:r>
      <w:del w:id="1842" w:author="derek" w:date="2026-10-09T14:00:36Z" oouserid="derek">
        <w:r>
          <w:rPr>
            <w:rStyle w:val="1111"/>
          </w:rPr>
          <w:delText xml:space="preserve">sence</w:delText>
        </w:r>
      </w:del>
      <w:ins w:id="1843" w:author="derek" w:date="2026-10-09T14:00:34Z" oouserid="derek">
        <w:r>
          <w:rPr>
            <w:rStyle w:val="1111"/>
          </w:rPr>
          <w:t xml:space="preserve"> sense</w:t>
        </w:r>
      </w:ins>
      <w:r>
        <w:rPr>
          <w:rStyle w:val="1111"/>
        </w:rPr>
        <w:t xml:space="preserve"> of it, and yet for all that</w:t>
      </w:r>
      <w:ins w:id="1844" w:author="derek" w:date="2026-10-09T14:00:42Z" oouserid="derek">
        <w:r>
          <w:rPr>
            <w:rStyle w:val="1111"/>
          </w:rPr>
          <w:t xml:space="preserve">,</w:t>
        </w:r>
      </w:ins>
      <w:r>
        <w:rPr>
          <w:rStyle w:val="1111"/>
        </w:rPr>
        <w:t xml:space="preserve"> </w:t>
      </w:r>
      <w:del w:id="1845" w:author="derek" w:date="2026-10-09T14:00:41Z" oouserid="derek">
        <w:r>
          <w:rPr>
            <w:rStyle w:val="1111"/>
          </w:rPr>
          <w:delText xml:space="preserve">C</w:delText>
        </w:r>
      </w:del>
      <w:ins w:id="1846" w:author="derek" w:date="2026-10-09T14:00:41Z" oouserid="derek">
        <w:r>
          <w:rPr>
            <w:rStyle w:val="1111"/>
          </w:rPr>
          <w:t xml:space="preserve">c</w:t>
        </w:r>
      </w:ins>
      <w:r>
        <w:rPr>
          <w:rStyle w:val="1111"/>
        </w:rPr>
        <w:t xml:space="preserve">ontentment under it.</w:t>
      </w:r>
      <w:r/>
    </w:p>
    <w:p>
      <w:pPr>
        <w:pStyle w:val="1132"/>
        <w:pBdr/>
        <w:spacing/>
        <w:ind/>
        <w:rPr/>
      </w:pPr>
      <w:r/>
      <w:bookmarkStart w:id="61" w:name="W27-27-article_3"/>
      <w:r/>
      <w:bookmarkEnd w:id="61"/>
      <w:r>
        <w:rPr>
          <w:rStyle w:val="1111"/>
        </w:rPr>
        <w:t xml:space="preserve">There are </w:t>
      </w:r>
      <w:del w:id="1847" w:author="derek" w:date="2026-10-09T14:01:22Z" oouserid="derek">
        <w:r>
          <w:rPr>
            <w:rStyle w:val="1111"/>
          </w:rPr>
          <w:delText xml:space="preserve">divers</w:delText>
        </w:r>
      </w:del>
      <w:ins w:id="1848" w:author="derek" w:date="2026-10-09T14:04:19Z" oouserid="derek">
        <w:r>
          <w:rPr>
            <w:rStyle w:val="1111"/>
          </w:rPr>
          <w:t xml:space="preserve">various</w:t>
        </w:r>
      </w:ins>
      <w:r>
        <w:rPr>
          <w:rStyle w:val="1111"/>
        </w:rPr>
        <w:t xml:space="preserve"> things further for the opening of the Mystery of </w:t>
      </w:r>
      <w:r>
        <w:rPr>
          <w:rStyle w:val="1111"/>
        </w:rPr>
        <w:t xml:space="preserve">Contentment</w:t>
      </w:r>
      <w:r/>
    </w:p>
    <w:p>
      <w:pPr>
        <w:pStyle w:val="1132"/>
        <w:pBdr/>
        <w:spacing/>
        <w:ind/>
        <w:rPr/>
      </w:pPr>
      <w:r/>
      <w:bookmarkStart w:id="61" w:name="W27-27-article_4"/>
      <w:r/>
      <w:bookmarkEnd w:id="61"/>
      <w:r>
        <w:rPr>
          <w:rStyle w:val="1111"/>
        </w:rPr>
        <w:t xml:space="preserve">The </w:t>
      </w:r>
      <w:del w:id="1849" w:author="derek" w:date="2026-10-09T14:04:30Z" oouserid="derek">
        <w:r>
          <w:rPr>
            <w:rStyle w:val="1111"/>
          </w:rPr>
          <w:delText xml:space="preserve">F</w:delText>
        </w:r>
      </w:del>
      <w:ins w:id="1850" w:author="derek" w:date="2026-10-09T14:04:30Z" oouserid="derek">
        <w:r>
          <w:rPr>
            <w:rStyle w:val="1111"/>
          </w:rPr>
          <w:t xml:space="preserve">f</w:t>
        </w:r>
      </w:ins>
      <w:r>
        <w:rPr>
          <w:rStyle w:val="1111"/>
        </w:rPr>
        <w:t xml:space="preserve">irst </w:t>
      </w:r>
      <w:del w:id="1851" w:author="derek" w:date="2026-10-09T14:04:31Z" oouserid="derek">
        <w:r>
          <w:rPr>
            <w:rStyle w:val="1111"/>
          </w:rPr>
          <w:delText xml:space="preserve">T</w:delText>
        </w:r>
      </w:del>
      <w:ins w:id="1852" w:author="derek" w:date="2026-10-09T14:04:32Z" oouserid="derek">
        <w:r>
          <w:rPr>
            <w:rStyle w:val="1111"/>
          </w:rPr>
          <w:t xml:space="preserve">t</w:t>
        </w:r>
      </w:ins>
      <w:r>
        <w:rPr>
          <w:rStyle w:val="1111"/>
        </w:rPr>
        <w:t xml:space="preserve">hing therefore is this, </w:t>
      </w:r>
      <w:del w:id="1853" w:author="derek" w:date="2026-10-09T14:04:35Z" oouserid="derek">
        <w:r>
          <w:rPr>
            <w:rStyle w:val="1111"/>
          </w:rPr>
          <w:delText xml:space="preserve">T</w:delText>
        </w:r>
      </w:del>
      <w:ins w:id="1854" w:author="derek" w:date="2026-10-09T14:04:35Z" oouserid="derek">
        <w:r>
          <w:rPr>
            <w:rStyle w:val="1111"/>
          </w:rPr>
          <w:t xml:space="preserve">t</w:t>
        </w:r>
      </w:ins>
      <w:r>
        <w:rPr>
          <w:rStyle w:val="1111"/>
        </w:rPr>
        <w:t xml:space="preserve">o </w:t>
      </w:r>
      <w:del w:id="1855" w:author="derek" w:date="2026-10-09T14:04:38Z" oouserid="derek">
        <w:r>
          <w:rPr>
            <w:rStyle w:val="1111"/>
          </w:rPr>
          <w:delText xml:space="preserve">shew</w:delText>
        </w:r>
      </w:del>
      <w:ins w:id="1856" w:author="derek" w:date="2026-10-09T14:04:38Z" oouserid="derek">
        <w:r>
          <w:rPr>
            <w:rStyle w:val="1111"/>
          </w:rPr>
          <w:t xml:space="preserve">show</w:t>
        </w:r>
      </w:ins>
      <w:r>
        <w:rPr>
          <w:rStyle w:val="1111"/>
        </w:rPr>
        <w:t xml:space="preserve"> that there is a great mystery in it.</w:t>
      </w:r>
      <w:r>
        <w:rPr>
          <w:rStyle w:val="1111"/>
        </w:rPr>
        <w:t xml:space="preserve"> One that is contented in a Christian way it may be said of him that he is the most </w:t>
      </w:r>
      <w:r>
        <w:rPr>
          <w:rStyle w:val="1111"/>
        </w:rPr>
        <w:t xml:space="preserve">contented</w:t>
      </w:r>
      <w:r>
        <w:rPr>
          <w:rStyle w:val="1111"/>
        </w:rPr>
        <w:t xml:space="preserve"> man in the world, and yet the most </w:t>
      </w:r>
      <w:r>
        <w:rPr>
          <w:rStyle w:val="1111"/>
        </w:rPr>
        <w:t xml:space="preserve">unsatisfied</w:t>
      </w:r>
      <w:r>
        <w:rPr>
          <w:rStyle w:val="1111"/>
        </w:rPr>
        <w:t xml:space="preserve"> man in the world, these two together must needs be mysterious, I say a contented man as he is the most contented so he is the most unsatisfied of any man in the world. You never learned the mystery of contentment except </w:t>
      </w:r>
      <w:r/>
    </w:p>
    <w:p>
      <w:pPr>
        <w:pStyle w:val="1132"/>
        <w:pBdr/>
        <w:spacing/>
        <w:ind/>
        <w:rPr/>
      </w:pPr>
      <w:r/>
      <w:bookmarkStart w:id="61" w:name="anchor-67"/>
      <w:r/>
      <w:bookmarkEnd w:id="61"/>
      <w:r>
        <w:rPr>
          <w:rStyle w:val="1111"/>
        </w:rPr>
        <w:t xml:space="preserve">Page</w:t>
      </w:r>
      <w:r>
        <w:rPr>
          <w:rStyle w:val="1111"/>
        </w:rPr>
        <w:t xml:space="preserve"> 27</w:t>
      </w:r>
      <w:r/>
    </w:p>
    <w:p>
      <w:pPr>
        <w:pStyle w:val="1132"/>
        <w:pBdr/>
        <w:spacing/>
        <w:ind/>
        <w:rPr/>
      </w:pPr>
      <w:r/>
      <w:bookmarkStart w:id="62" w:name="anchor-68"/>
      <w:r/>
      <w:bookmarkEnd w:id="62"/>
      <w:r>
        <w:rPr>
          <w:rStyle w:val="1111"/>
        </w:rPr>
        <w:t xml:space="preserve">it may be said of you that as you are the most contented man so you are the most unsatisfied man in the world.</w:t>
      </w:r>
      <w:r/>
    </w:p>
    <w:p>
      <w:pPr>
        <w:pStyle w:val="1132"/>
        <w:pBdr/>
        <w:spacing/>
        <w:ind/>
        <w:rPr/>
      </w:pPr>
      <w:r/>
      <w:bookmarkStart w:id="63" w:name="W28-28-article_2"/>
      <w:r/>
      <w:bookmarkEnd w:id="63"/>
      <w:r>
        <w:rPr>
          <w:rStyle w:val="1111"/>
        </w:rPr>
        <w:t xml:space="preserve">You will say how is that? A man that </w:t>
      </w:r>
      <w:del w:id="1857" w:author="derek" w:date="2026-10-09T14:05:35Z" oouserid="derek">
        <w:r>
          <w:rPr>
            <w:rStyle w:val="1111"/>
          </w:rPr>
          <w:delText xml:space="preserve">hath</w:delText>
        </w:r>
      </w:del>
      <w:ins w:id="1858" w:author="derek" w:date="2026-10-09T14:05:35Z" oouserid="derek">
        <w:r>
          <w:rPr>
            <w:rStyle w:val="1111"/>
          </w:rPr>
          <w:t xml:space="preserve">has</w:t>
        </w:r>
      </w:ins>
      <w:r>
        <w:rPr>
          <w:rStyle w:val="1111"/>
        </w:rPr>
        <w:t xml:space="preserve"> learned the art of </w:t>
      </w:r>
      <w:del w:id="1859" w:author="derek" w:date="2026-10-09T14:05:39Z" oouserid="derek">
        <w:r>
          <w:rPr>
            <w:rStyle w:val="1111"/>
          </w:rPr>
          <w:delText xml:space="preserve">C</w:delText>
        </w:r>
      </w:del>
      <w:ins w:id="1860" w:author="derek" w:date="2026-10-09T14:05:40Z" oouserid="derek">
        <w:r>
          <w:rPr>
            <w:rStyle w:val="1111"/>
          </w:rPr>
          <w:t xml:space="preserve">c</w:t>
        </w:r>
      </w:ins>
      <w:r>
        <w:rPr>
          <w:rStyle w:val="1111"/>
        </w:rPr>
        <w:t xml:space="preserve">ontentment is the most contented with any low condition that he </w:t>
      </w:r>
      <w:del w:id="1861" w:author="derek" w:date="2026-10-09T14:05:47Z" oouserid="derek">
        <w:r>
          <w:rPr>
            <w:rStyle w:val="1111"/>
          </w:rPr>
          <w:delText xml:space="preserve">hath</w:delText>
        </w:r>
      </w:del>
      <w:ins w:id="1862" w:author="derek" w:date="2026-10-09T14:05:47Z" oouserid="derek">
        <w:r>
          <w:rPr>
            <w:rStyle w:val="1111"/>
          </w:rPr>
          <w:t xml:space="preserve">has</w:t>
        </w:r>
      </w:ins>
      <w:r>
        <w:rPr>
          <w:rStyle w:val="1111"/>
        </w:rPr>
        <w:t xml:space="preserve"> in the world, and yet he cannot be satisfied with the </w:t>
      </w:r>
      <w:del w:id="1863" w:author="derek" w:date="2026-10-09T14:05:55Z" oouserid="derek">
        <w:r>
          <w:rPr>
            <w:rStyle w:val="1111"/>
          </w:rPr>
          <w:delText xml:space="preserve">injoyment</w:delText>
        </w:r>
      </w:del>
      <w:ins w:id="1864" w:author="derek" w:date="2026-10-09T14:05:58Z" oouserid="derek">
        <w:r>
          <w:rPr>
            <w:rStyle w:val="1111"/>
          </w:rPr>
          <w:t xml:space="preserve">enjoyment</w:t>
        </w:r>
      </w:ins>
      <w:r>
        <w:rPr>
          <w:rStyle w:val="1111"/>
        </w:rPr>
        <w:t xml:space="preserve"> of all the world, and yet he is</w:t>
      </w:r>
      <w:r>
        <w:rPr>
          <w:rStyle w:val="1111"/>
        </w:rPr>
        <w:t xml:space="preserve"> contented if he </w:t>
      </w:r>
      <w:del w:id="1865" w:author="derek" w:date="2026-10-09T14:06:08Z" oouserid="derek">
        <w:r>
          <w:rPr>
            <w:rStyle w:val="1111"/>
          </w:rPr>
          <w:delText xml:space="preserve">hath</w:delText>
        </w:r>
      </w:del>
      <w:ins w:id="1866" w:author="derek" w:date="2026-10-09T14:06:09Z" oouserid="derek">
        <w:r>
          <w:rPr>
            <w:rStyle w:val="1111"/>
          </w:rPr>
          <w:t xml:space="preserve">has</w:t>
        </w:r>
      </w:ins>
      <w:r>
        <w:rPr>
          <w:rStyle w:val="1111"/>
        </w:rPr>
        <w:t xml:space="preserve"> but a crust, but bread and water, that is if God disposes of him for the things of the world to have but bread and water for his present condition, he can be satisfied with God</w:t>
      </w:r>
      <w:ins w:id="1867" w:author="derek" w:date="2026-10-09T14:06:28Z" oouserid="derek">
        <w:r>
          <w:rPr>
            <w:rStyle w:val="1111"/>
          </w:rPr>
          <w:t xml:space="preserve">’</w:t>
        </w:r>
      </w:ins>
      <w:r>
        <w:rPr>
          <w:rStyle w:val="1111"/>
        </w:rPr>
        <w:t xml:space="preserve">s dispose in that, yet if God should give unto him </w:t>
      </w:r>
      <w:del w:id="1868" w:author="derek" w:date="2026-10-09T14:35:48Z" oouserid="derek">
        <w:r>
          <w:rPr>
            <w:rStyle w:val="1111"/>
          </w:rPr>
          <w:delText xml:space="preserve">K</w:delText>
        </w:r>
      </w:del>
      <w:ins w:id="1869" w:author="derek" w:date="2026-10-09T14:35:48Z" oouserid="derek">
        <w:r>
          <w:rPr>
            <w:rStyle w:val="1111"/>
          </w:rPr>
          <w:t xml:space="preserve">k</w:t>
        </w:r>
      </w:ins>
      <w:r>
        <w:rPr>
          <w:rStyle w:val="1111"/>
        </w:rPr>
        <w:t xml:space="preserve">ingdom</w:t>
      </w:r>
      <w:r>
        <w:rPr>
          <w:rStyle w:val="1111"/>
        </w:rPr>
        <w:t xml:space="preserve">s and Empi</w:t>
      </w:r>
      <w:del w:id="1870" w:author="derek" w:date="2026-10-09T14:35:51Z" oouserid="derek">
        <w:r>
          <w:rPr>
            <w:rStyle w:val="1111"/>
          </w:rPr>
          <w:delText xml:space="preserve">e</w:delText>
        </w:r>
      </w:del>
      <w:r>
        <w:rPr>
          <w:rStyle w:val="1111"/>
        </w:rPr>
        <w:t xml:space="preserve">r</w:t>
      </w:r>
      <w:ins w:id="1871" w:author="derek" w:date="2026-10-09T14:35:51Z" oouserid="derek">
        <w:r>
          <w:rPr>
            <w:rStyle w:val="1111"/>
          </w:rPr>
          <w:t xml:space="preserve">e</w:t>
        </w:r>
      </w:ins>
      <w:r>
        <w:rPr>
          <w:rStyle w:val="1111"/>
        </w:rPr>
        <w:t xml:space="preserve">s, all the world to rule, if he should give it him for his portion he would not be satisfied with that</w:t>
      </w:r>
      <w:del w:id="1872" w:author="derek" w:date="2026-10-09T14:36:07Z" oouserid="derek">
        <w:r>
          <w:rPr>
            <w:rStyle w:val="1111"/>
          </w:rPr>
          <w:delText xml:space="preserve">,</w:delText>
        </w:r>
      </w:del>
      <w:ins w:id="1873" w:author="derek" w:date="2026-10-09T14:36:07Z" oouserid="derek">
        <w:r>
          <w:rPr>
            <w:rStyle w:val="1111"/>
          </w:rPr>
          <w:t xml:space="preserve">.</w:t>
        </w:r>
      </w:ins>
      <w:r>
        <w:rPr>
          <w:rStyle w:val="1111"/>
        </w:rPr>
        <w:t xml:space="preserve"> </w:t>
      </w:r>
      <w:del w:id="1874" w:author="derek" w:date="2026-10-09T14:36:09Z" oouserid="derek">
        <w:r>
          <w:rPr>
            <w:rStyle w:val="1111"/>
          </w:rPr>
          <w:delText xml:space="preserve">h</w:delText>
        </w:r>
      </w:del>
      <w:ins w:id="1875" w:author="derek" w:date="2026-10-09T14:36:09Z" oouserid="derek">
        <w:r>
          <w:rPr>
            <w:rStyle w:val="1111"/>
          </w:rPr>
          <w:t xml:space="preserve">H</w:t>
        </w:r>
      </w:ins>
      <w:r>
        <w:rPr>
          <w:rStyle w:val="1111"/>
        </w:rPr>
        <w:t xml:space="preserve">ere's the mystery of it, though his heart be so </w:t>
      </w:r>
      <w:del w:id="1876" w:author="derek" w:date="2026-10-09T14:36:14Z" oouserid="derek">
        <w:r>
          <w:rPr>
            <w:rStyle w:val="1111"/>
          </w:rPr>
          <w:delText xml:space="preserve">i</w:delText>
        </w:r>
      </w:del>
      <w:ins w:id="1877" w:author="derek" w:date="2026-10-09T14:36:14Z" oouserid="derek">
        <w:r>
          <w:rPr>
            <w:rStyle w:val="1111"/>
          </w:rPr>
          <w:t xml:space="preserve">e</w:t>
        </w:r>
      </w:ins>
      <w:r>
        <w:rPr>
          <w:rStyle w:val="1111"/>
        </w:rPr>
        <w:t xml:space="preserve">nlarged as the </w:t>
      </w:r>
      <w:del w:id="1878" w:author="derek" w:date="2026-10-09T14:36:19Z" oouserid="derek">
        <w:r>
          <w:rPr>
            <w:rStyle w:val="1111"/>
          </w:rPr>
          <w:delText xml:space="preserve">i</w:delText>
        </w:r>
      </w:del>
      <w:ins w:id="1879" w:author="derek" w:date="2026-10-09T14:36:19Z" oouserid="derek">
        <w:r>
          <w:rPr>
            <w:rStyle w:val="1111"/>
          </w:rPr>
          <w:t xml:space="preserve">e</w:t>
        </w:r>
      </w:ins>
      <w:r>
        <w:rPr>
          <w:rStyle w:val="1111"/>
        </w:rPr>
        <w:t xml:space="preserve">njoyment of all the world and ten thousand worlds cannot satisf</w:t>
      </w:r>
      <w:del w:id="1880" w:author="derek" w:date="2026-10-09T14:36:27Z" oouserid="derek">
        <w:r>
          <w:rPr>
            <w:rStyle w:val="1111"/>
          </w:rPr>
          <w:delText xml:space="preserve">ie</w:delText>
        </w:r>
      </w:del>
      <w:ins w:id="1881" w:author="derek" w:date="2026-10-09T14:36:27Z" oouserid="derek">
        <w:r>
          <w:rPr>
            <w:rStyle w:val="1111"/>
          </w:rPr>
          <w:t xml:space="preserve">y</w:t>
        </w:r>
      </w:ins>
      <w:r>
        <w:rPr>
          <w:rStyle w:val="1111"/>
        </w:rPr>
        <w:t xml:space="preserve"> him for </w:t>
      </w:r>
      <w:r>
        <w:rPr>
          <w:rStyle w:val="1111"/>
        </w:rPr>
        <w:t xml:space="preserve">his portion; yet he </w:t>
      </w:r>
      <w:del w:id="1882" w:author="derek" w:date="2026-10-09T14:36:34Z" oouserid="derek">
        <w:r>
          <w:rPr>
            <w:rStyle w:val="1111"/>
          </w:rPr>
          <w:delText xml:space="preserve">hath</w:delText>
        </w:r>
      </w:del>
      <w:ins w:id="1883" w:author="derek" w:date="2026-10-09T14:36:34Z" oouserid="derek">
        <w:r>
          <w:rPr>
            <w:rStyle w:val="1111"/>
          </w:rPr>
          <w:t xml:space="preserve">has</w:t>
        </w:r>
      </w:ins>
      <w:r>
        <w:rPr>
          <w:rStyle w:val="1111"/>
        </w:rPr>
        <w:t xml:space="preserve"> a heart quieted under God</w:t>
      </w:r>
      <w:ins w:id="1884" w:author="derek" w:date="2026-10-09T14:36:38Z" oouserid="derek">
        <w:r>
          <w:rPr>
            <w:rStyle w:val="1111"/>
          </w:rPr>
          <w:t xml:space="preserve">’</w:t>
        </w:r>
      </w:ins>
      <w:r>
        <w:rPr>
          <w:rStyle w:val="1111"/>
        </w:rPr>
        <w:t xml:space="preserve">s dispos</w:t>
      </w:r>
      <w:del w:id="1885" w:author="derek" w:date="2026-10-09T14:36:40Z" oouserid="derek">
        <w:r>
          <w:rPr>
            <w:rStyle w:val="1111"/>
          </w:rPr>
          <w:delText xml:space="preserve">e</w:delText>
        </w:r>
      </w:del>
      <w:ins w:id="1886" w:author="derek" w:date="2026-10-09T14:36:41Z" oouserid="derek">
        <w:r>
          <w:rPr>
            <w:rStyle w:val="1111"/>
          </w:rPr>
          <w:t xml:space="preserve">al</w:t>
        </w:r>
      </w:ins>
      <w:r>
        <w:rPr>
          <w:rStyle w:val="1111"/>
        </w:rPr>
        <w:t xml:space="preserve">, if </w:t>
      </w:r>
      <w:del w:id="1887" w:author="derek" w:date="2026-10-09T14:36:46Z" oouserid="derek">
        <w:r>
          <w:rPr>
            <w:rStyle w:val="1111"/>
          </w:rPr>
          <w:delText xml:space="preserve">h</w:delText>
        </w:r>
      </w:del>
      <w:ins w:id="1888" w:author="derek" w:date="2026-10-09T14:36:46Z" oouserid="derek">
        <w:r>
          <w:rPr>
            <w:rStyle w:val="1111"/>
          </w:rPr>
          <w:t xml:space="preserve">H</w:t>
        </w:r>
      </w:ins>
      <w:r>
        <w:rPr>
          <w:rStyle w:val="1111"/>
        </w:rPr>
        <w:t xml:space="preserve">e gives him but bread and water</w:t>
      </w:r>
      <w:del w:id="1889" w:author="derek" w:date="2026-10-09T14:37:19Z" oouserid="derek">
        <w:r>
          <w:rPr>
            <w:rStyle w:val="1111"/>
          </w:rPr>
          <w:delText xml:space="preserve">,</w:delText>
        </w:r>
      </w:del>
      <w:r>
        <w:rPr>
          <w:rStyle w:val="1111"/>
        </w:rPr>
        <w:t xml:space="preserve"> </w:t>
      </w:r>
      <w:del w:id="1890" w:author="derek" w:date="2026-10-09T14:37:21Z" oouserid="derek">
        <w:r>
          <w:rPr>
            <w:rStyle w:val="1111"/>
          </w:rPr>
          <w:delText xml:space="preserve">t</w:delText>
        </w:r>
      </w:del>
      <w:ins w:id="1891" w:author="derek" w:date="2026-10-09T14:37:21Z" oouserid="derek">
        <w:r>
          <w:rPr>
            <w:rStyle w:val="1111"/>
          </w:rPr>
          <w:t xml:space="preserve">T</w:t>
        </w:r>
      </w:ins>
      <w:r>
        <w:rPr>
          <w:rStyle w:val="1111"/>
        </w:rPr>
        <w:t xml:space="preserve">o </w:t>
      </w:r>
      <w:del w:id="1892" w:author="derek" w:date="2026-10-09T14:36:56Z" oouserid="derek">
        <w:r>
          <w:rPr>
            <w:rStyle w:val="1111"/>
          </w:rPr>
          <w:delText xml:space="preserve">joyn</w:delText>
        </w:r>
      </w:del>
      <w:ins w:id="1893" w:author="derek" w:date="2026-10-09T14:36:56Z" oouserid="derek">
        <w:r>
          <w:rPr>
            <w:rStyle w:val="1111"/>
          </w:rPr>
          <w:t xml:space="preserve">join</w:t>
        </w:r>
      </w:ins>
      <w:r>
        <w:rPr>
          <w:rStyle w:val="1111"/>
        </w:rPr>
        <w:t xml:space="preserve"> these two together, this must needs be a great art and mystery. Though he be contented with God in a little, yet those things that would content other</w:t>
      </w:r>
      <w:r>
        <w:rPr>
          <w:rStyle w:val="1111"/>
        </w:rPr>
        <w:t xml:space="preserve"> men will not content him</w:t>
      </w:r>
      <w:del w:id="1894" w:author="derek" w:date="2026-10-09T14:38:09Z" oouserid="derek">
        <w:r>
          <w:rPr>
            <w:rStyle w:val="1111"/>
          </w:rPr>
          <w:delText xml:space="preserve">;</w:delText>
        </w:r>
      </w:del>
      <w:ins w:id="1895" w:author="derek" w:date="2026-10-09T14:38:09Z" oouserid="derek">
        <w:r>
          <w:rPr>
            <w:rStyle w:val="1111"/>
          </w:rPr>
          <w:t xml:space="preserve">.</w:t>
        </w:r>
      </w:ins>
      <w:r>
        <w:rPr>
          <w:rStyle w:val="1111"/>
        </w:rPr>
        <w:t xml:space="preserve"> The men of the world they seek after estates, and think if they had thus much, and thus much, they would be content, they aim</w:t>
      </w:r>
      <w:del w:id="1896" w:author="derek" w:date="2026-10-09T14:38:24Z" oouserid="derek">
        <w:r>
          <w:rPr>
            <w:rStyle w:val="1111"/>
          </w:rPr>
          <w:delText xml:space="preserve">e</w:delText>
        </w:r>
      </w:del>
      <w:r>
        <w:rPr>
          <w:rStyle w:val="1111"/>
        </w:rPr>
        <w:t xml:space="preserve"> at no great matters</w:t>
      </w:r>
      <w:del w:id="1897" w:author="derek" w:date="2026-10-09T14:38:33Z" oouserid="derek">
        <w:r>
          <w:rPr>
            <w:rStyle w:val="1111"/>
          </w:rPr>
          <w:delText xml:space="preserve">;</w:delText>
        </w:r>
      </w:del>
      <w:ins w:id="1898" w:author="derek" w:date="2026-10-09T14:38:33Z" oouserid="derek">
        <w:r>
          <w:rPr>
            <w:rStyle w:val="1111"/>
          </w:rPr>
          <w:t xml:space="preserve">.</w:t>
        </w:r>
      </w:ins>
      <w:r>
        <w:rPr>
          <w:rStyle w:val="1111"/>
        </w:rPr>
        <w:t xml:space="preserve"> </w:t>
      </w:r>
      <w:del w:id="1899" w:author="derek" w:date="2026-10-09T14:38:34Z" oouserid="derek">
        <w:r>
          <w:rPr>
            <w:rStyle w:val="1111"/>
          </w:rPr>
          <w:delText xml:space="preserve">b</w:delText>
        </w:r>
      </w:del>
      <w:ins w:id="1900" w:author="derek" w:date="2026-10-09T14:39:06Z" oouserid="derek">
        <w:r>
          <w:rPr>
            <w:rStyle w:val="1111"/>
          </w:rPr>
          <w:t xml:space="preserve">”B</w:t>
        </w:r>
      </w:ins>
      <w:r>
        <w:rPr>
          <w:rStyle w:val="1111"/>
        </w:rPr>
        <w:t xml:space="preserve">ut if I had</w:t>
      </w:r>
      <w:ins w:id="1901" w:author="derek" w:date="2026-10-09T14:39:09Z" oouserid="derek">
        <w:r>
          <w:rPr>
            <w:rStyle w:val="1111"/>
          </w:rPr>
          <w:t xml:space="preserve">”</w:t>
        </w:r>
      </w:ins>
      <w:r>
        <w:rPr>
          <w:rStyle w:val="1111"/>
        </w:rPr>
        <w:t xml:space="preserve"> (perhaps some man thinks) </w:t>
      </w:r>
      <w:ins w:id="1902" w:author="derek" w:date="2026-10-09T14:39:13Z" oouserid="derek">
        <w:r>
          <w:rPr>
            <w:rStyle w:val="1111"/>
          </w:rPr>
          <w:t xml:space="preserve">“</w:t>
        </w:r>
      </w:ins>
      <w:r>
        <w:rPr>
          <w:rStyle w:val="1111"/>
        </w:rPr>
        <w:t xml:space="preserve">but two or three hundred a year, then I sh</w:t>
      </w:r>
      <w:r>
        <w:rPr>
          <w:rStyle w:val="1111"/>
        </w:rPr>
        <w:t xml:space="preserve">ould be well enough</w:t>
      </w:r>
      <w:ins w:id="1903" w:author="derek" w:date="2026-10-09T14:39:18Z" oouserid="derek">
        <w:r>
          <w:rPr>
            <w:rStyle w:val="1111"/>
          </w:rPr>
          <w:t xml:space="preserve">”</w:t>
        </w:r>
      </w:ins>
      <w:r>
        <w:rPr>
          <w:rStyle w:val="1111"/>
        </w:rPr>
        <w:t xml:space="preserve">; </w:t>
      </w:r>
      <w:ins w:id="1904" w:author="derek" w:date="2026-10-09T14:39:19Z" oouserid="derek">
        <w:r>
          <w:rPr>
            <w:rStyle w:val="1111"/>
          </w:rPr>
          <w:t xml:space="preserve">“</w:t>
        </w:r>
      </w:ins>
      <w:r>
        <w:rPr>
          <w:rStyle w:val="1111"/>
        </w:rPr>
        <w:t xml:space="preserve">If I had but a hundred a year, or a thousand a year</w:t>
      </w:r>
      <w:ins w:id="1905" w:author="derek" w:date="2026-10-09T14:39:27Z" oouserid="derek">
        <w:r>
          <w:rPr>
            <w:rStyle w:val="1111"/>
          </w:rPr>
          <w:t xml:space="preserve">”</w:t>
        </w:r>
      </w:ins>
      <w:r>
        <w:rPr>
          <w:rStyle w:val="1111"/>
        </w:rPr>
        <w:t xml:space="preserve"> (saith another) </w:t>
      </w:r>
      <w:ins w:id="1906" w:author="derek" w:date="2026-10-09T14:39:30Z" oouserid="derek">
        <w:r>
          <w:rPr>
            <w:rStyle w:val="1111"/>
          </w:rPr>
          <w:t xml:space="preserve">“</w:t>
        </w:r>
      </w:ins>
      <w:r>
        <w:rPr>
          <w:rStyle w:val="1111"/>
        </w:rPr>
        <w:t xml:space="preserve">then I should be satisfied</w:t>
      </w:r>
      <w:ins w:id="1907" w:author="derek" w:date="2026-10-09T14:39:34Z" oouserid="derek">
        <w:r>
          <w:rPr>
            <w:rStyle w:val="1111"/>
          </w:rPr>
          <w:t xml:space="preserve">”</w:t>
        </w:r>
      </w:ins>
      <w:del w:id="1908" w:author="derek" w:date="2026-10-09T14:39:36Z" oouserid="derek">
        <w:r>
          <w:rPr>
            <w:rStyle w:val="1111"/>
          </w:rPr>
          <w:delText xml:space="preserve">:</w:delText>
        </w:r>
      </w:del>
      <w:r>
        <w:rPr>
          <w:rStyle w:val="1111"/>
        </w:rPr>
        <w:t xml:space="preserve"> </w:t>
      </w:r>
      <w:del w:id="1909" w:author="derek" w:date="2026-10-09T14:39:37Z" oouserid="derek">
        <w:r>
          <w:rPr>
            <w:rStyle w:val="1111"/>
          </w:rPr>
          <w:delText xml:space="preserve">b</w:delText>
        </w:r>
      </w:del>
      <w:ins w:id="1910" w:author="derek" w:date="2026-10-09T14:39:37Z" oouserid="derek">
        <w:r>
          <w:rPr>
            <w:rStyle w:val="1111"/>
          </w:rPr>
          <w:t xml:space="preserve">B</w:t>
        </w:r>
      </w:ins>
      <w:r>
        <w:rPr>
          <w:rStyle w:val="1111"/>
        </w:rPr>
        <w:t xml:space="preserve">ut saith a gracious heart, If he had ten hundred thousand times so much a year, it would not satisf</w:t>
      </w:r>
      <w:del w:id="1911" w:author="derek" w:date="2026-10-09T14:39:50Z" oouserid="derek">
        <w:r>
          <w:rPr>
            <w:rStyle w:val="1111"/>
          </w:rPr>
          <w:delText xml:space="preserve">ie</w:delText>
        </w:r>
      </w:del>
      <w:ins w:id="1912" w:author="derek" w:date="2026-10-09T14:39:50Z" oouserid="derek">
        <w:r>
          <w:rPr>
            <w:rStyle w:val="1111"/>
          </w:rPr>
          <w:t xml:space="preserve">y</w:t>
        </w:r>
      </w:ins>
      <w:r>
        <w:rPr>
          <w:rStyle w:val="1111"/>
        </w:rPr>
        <w:t xml:space="preserve"> him, if he had the quintescence</w:t>
      </w:r>
      <w:ins w:id="1913" w:author="derek" w:date="2026-10-09T14:43:16Z" oouserid="derek">
        <w:r>
          <w:rPr>
            <w:rStyle w:val="1095"/>
          </w:rPr>
          <w:footnoteReference w:id="12"/>
        </w:r>
      </w:ins>
      <w:r>
        <w:rPr>
          <w:rStyle w:val="1111"/>
        </w:rPr>
        <w:t xml:space="preserve"> of a</w:t>
      </w:r>
      <w:r>
        <w:rPr>
          <w:rStyle w:val="1111"/>
        </w:rPr>
        <w:t xml:space="preserve">ll the excellencies of all the creatures in the world, it could not satisfi</w:t>
      </w:r>
      <w:del w:id="1914" w:author="derek" w:date="2026-10-09T14:43:42Z" oouserid="derek">
        <w:r>
          <w:rPr>
            <w:rStyle w:val="1111"/>
          </w:rPr>
          <w:delText xml:space="preserve">e</w:delText>
        </w:r>
      </w:del>
      <w:ins w:id="1915" w:author="derek" w:date="2026-10-09T14:43:42Z" oouserid="derek">
        <w:r>
          <w:rPr>
            <w:rStyle w:val="1111"/>
          </w:rPr>
          <w:t xml:space="preserve">y</w:t>
        </w:r>
      </w:ins>
      <w:r>
        <w:rPr>
          <w:rStyle w:val="1111"/>
        </w:rPr>
        <w:t xml:space="preserve"> him, and yet this man can sing, and be merry, and joyful</w:t>
      </w:r>
      <w:del w:id="1916" w:author="derek" w:date="2026-10-09T14:43:56Z" oouserid="derek">
        <w:r>
          <w:rPr>
            <w:rStyle w:val="1111"/>
          </w:rPr>
          <w:delText xml:space="preserve">l</w:delText>
        </w:r>
      </w:del>
      <w:r>
        <w:rPr>
          <w:rStyle w:val="1111"/>
        </w:rPr>
        <w:t xml:space="preserve"> when he </w:t>
      </w:r>
      <w:del w:id="1917" w:author="derek" w:date="2026-10-09T14:44:18Z" oouserid="derek">
        <w:r>
          <w:rPr>
            <w:rStyle w:val="1111"/>
          </w:rPr>
          <w:delText xml:space="preserve">hath</w:delText>
        </w:r>
      </w:del>
      <w:ins w:id="1918" w:author="derek" w:date="2026-10-09T14:44:18Z" oouserid="derek">
        <w:r>
          <w:rPr>
            <w:rStyle w:val="1111"/>
          </w:rPr>
          <w:t xml:space="preserve">has</w:t>
        </w:r>
      </w:ins>
      <w:r>
        <w:rPr>
          <w:rStyle w:val="1111"/>
        </w:rPr>
        <w:t xml:space="preserve"> but a crust of bread and a little water in the world</w:t>
      </w:r>
      <w:del w:id="1919" w:author="derek" w:date="2026-10-09T14:44:27Z" oouserid="derek">
        <w:r>
          <w:rPr>
            <w:rStyle w:val="1111"/>
          </w:rPr>
          <w:delText xml:space="preserve">:</w:delText>
        </w:r>
      </w:del>
      <w:ins w:id="1920" w:author="derek" w:date="2026-10-09T14:44:30Z" oouserid="derek">
        <w:r>
          <w:rPr>
            <w:rStyle w:val="1111"/>
          </w:rPr>
          <w:t xml:space="preserve">.</w:t>
        </w:r>
      </w:ins>
      <w:r>
        <w:rPr>
          <w:rStyle w:val="1111"/>
        </w:rPr>
        <w:t xml:space="preserve"> Surely Religion is a great mystery, great is the myste</w:t>
      </w:r>
      <w:r>
        <w:rPr>
          <w:rStyle w:val="1111"/>
        </w:rPr>
        <w:t xml:space="preserve">ry of godliness</w:t>
      </w:r>
      <w:del w:id="1921" w:author="derek" w:date="2026-10-09T14:44:38Z" oouserid="derek">
        <w:r>
          <w:rPr>
            <w:rStyle w:val="1111"/>
          </w:rPr>
          <w:delText xml:space="preserve">e</w:delText>
        </w:r>
      </w:del>
      <w:r>
        <w:rPr>
          <w:rStyle w:val="1111"/>
        </w:rPr>
        <w:t xml:space="preserve">, not only in the </w:t>
      </w:r>
      <w:del w:id="1922" w:author="derek" w:date="2026-10-09T14:44:41Z" oouserid="derek">
        <w:r>
          <w:rPr>
            <w:rStyle w:val="1111"/>
          </w:rPr>
          <w:delText xml:space="preserve">D</w:delText>
        </w:r>
      </w:del>
      <w:ins w:id="1923" w:author="derek" w:date="2026-10-09T14:44:41Z" oouserid="derek">
        <w:r>
          <w:rPr>
            <w:rStyle w:val="1111"/>
          </w:rPr>
          <w:t xml:space="preserve">d</w:t>
        </w:r>
      </w:ins>
      <w:r>
        <w:rPr>
          <w:rStyle w:val="1111"/>
        </w:rPr>
        <w:t xml:space="preserve">octrinal part of it, but in the </w:t>
      </w:r>
      <w:del w:id="1924" w:author="derek" w:date="2026-10-09T14:44:44Z" oouserid="derek">
        <w:r>
          <w:rPr>
            <w:rStyle w:val="1111"/>
          </w:rPr>
          <w:delText xml:space="preserve">P</w:delText>
        </w:r>
      </w:del>
      <w:ins w:id="1925" w:author="derek" w:date="2026-10-09T14:44:44Z" oouserid="derek">
        <w:r>
          <w:rPr>
            <w:rStyle w:val="1111"/>
          </w:rPr>
          <w:t xml:space="preserve">p</w:t>
        </w:r>
      </w:ins>
      <w:r>
        <w:rPr>
          <w:rStyle w:val="1111"/>
        </w:rPr>
        <w:t xml:space="preserve">ractical part of it also. Godliness teache</w:t>
      </w:r>
      <w:del w:id="1926" w:author="derek" w:date="2026-10-09T14:44:50Z" oouserid="derek">
        <w:r>
          <w:rPr>
            <w:rStyle w:val="1111"/>
          </w:rPr>
          <w:delText xml:space="preserve">th</w:delText>
        </w:r>
      </w:del>
      <w:ins w:id="1927" w:author="derek" w:date="2026-10-09T14:44:50Z" oouserid="derek">
        <w:r>
          <w:rPr>
            <w:rStyle w:val="1111"/>
          </w:rPr>
          <w:t xml:space="preserve">s</w:t>
        </w:r>
      </w:ins>
      <w:r>
        <w:rPr>
          <w:rStyle w:val="1111"/>
        </w:rPr>
        <w:t xml:space="preserve"> us this mystery, </w:t>
      </w:r>
      <w:del w:id="1928" w:author="derek" w:date="2026-10-09T14:44:56Z" oouserid="derek">
        <w:r>
          <w:rPr>
            <w:rStyle w:val="1111"/>
          </w:rPr>
          <w:delText xml:space="preserve">N</w:delText>
        </w:r>
      </w:del>
      <w:ins w:id="1929" w:author="derek" w:date="2026-10-09T14:44:56Z" oouserid="derek">
        <w:r>
          <w:rPr>
            <w:rStyle w:val="1111"/>
          </w:rPr>
          <w:t xml:space="preserve">n</w:t>
        </w:r>
      </w:ins>
      <w:r>
        <w:rPr>
          <w:rStyle w:val="1111"/>
        </w:rPr>
        <w:t xml:space="preserve">ot to be satisfied with all the world for our portion, and yet to be content with the meanest condition in which we are. As </w:t>
      </w:r>
      <w:r>
        <w:rPr>
          <w:rStyle w:val="1111"/>
        </w:rPr>
        <w:t xml:space="preserve">Luther,</w:t>
      </w:r>
      <w:r>
        <w:rPr>
          <w:rStyle w:val="1111"/>
        </w:rPr>
        <w:t xml:space="preserve"> when he had great gifts sent him from </w:t>
      </w:r>
      <w:del w:id="1930" w:author="derek" w:date="2026-10-09T14:45:13Z" oouserid="derek">
        <w:r>
          <w:rPr>
            <w:rStyle w:val="1111"/>
          </w:rPr>
          <w:delText xml:space="preserve">D</w:delText>
        </w:r>
      </w:del>
      <w:ins w:id="1931" w:author="derek" w:date="2026-10-09T14:45:13Z" oouserid="derek">
        <w:r>
          <w:rPr>
            <w:rStyle w:val="1111"/>
          </w:rPr>
          <w:t xml:space="preserve">d</w:t>
        </w:r>
      </w:ins>
      <w:r>
        <w:rPr>
          <w:rStyle w:val="1111"/>
        </w:rPr>
        <w:t xml:space="preserve">ukes and </w:t>
      </w:r>
      <w:del w:id="1932" w:author="derek" w:date="2026-10-09T14:45:15Z" oouserid="derek">
        <w:r>
          <w:rPr>
            <w:rStyle w:val="1111"/>
          </w:rPr>
          <w:delText xml:space="preserve">P</w:delText>
        </w:r>
      </w:del>
      <w:ins w:id="1933" w:author="derek" w:date="2026-10-09T14:45:15Z" oouserid="derek">
        <w:r>
          <w:rPr>
            <w:rStyle w:val="1111"/>
          </w:rPr>
          <w:t xml:space="preserve">p</w:t>
        </w:r>
      </w:ins>
      <w:r>
        <w:rPr>
          <w:rStyle w:val="1111"/>
        </w:rPr>
        <w:t xml:space="preserve">rinces, he refused it, and </w:t>
      </w:r>
      <w:del w:id="1934" w:author="derek" w:date="2026-10-09T14:45:22Z" oouserid="derek">
        <w:r>
          <w:rPr>
            <w:rStyle w:val="1111"/>
          </w:rPr>
          <w:delText xml:space="preserve">saith</w:delText>
        </w:r>
      </w:del>
      <w:ins w:id="1935" w:author="derek" w:date="2026-10-09T14:45:23Z" oouserid="derek">
        <w:r>
          <w:rPr>
            <w:rStyle w:val="1111"/>
          </w:rPr>
          <w:t xml:space="preserve">said</w:t>
        </w:r>
      </w:ins>
      <w:r>
        <w:rPr>
          <w:rStyle w:val="1111"/>
        </w:rPr>
        <w:t xml:space="preserve"> he, </w:t>
      </w:r>
      <w:ins w:id="1936" w:author="derek" w:date="2026-10-09T14:45:30Z" oouserid="derek">
        <w:r>
          <w:rPr>
            <w:rStyle w:val="1111"/>
          </w:rPr>
          <w:t xml:space="preserve">“</w:t>
        </w:r>
      </w:ins>
      <w:r>
        <w:rPr>
          <w:rStyle w:val="1111"/>
        </w:rPr>
        <w:t xml:space="preserve">I did vehemently protest God should not put me off so; 'tis not that which will content me</w:t>
      </w:r>
      <w:ins w:id="1937" w:author="derek" w:date="2026-10-09T14:47:56Z" oouserid="derek">
        <w:r>
          <w:rPr>
            <w:rStyle w:val="1111"/>
          </w:rPr>
          <w:t xml:space="preserve">”.</w:t>
        </w:r>
      </w:ins>
      <w:del w:id="1938" w:author="derek" w:date="2026-10-09T14:47:56Z" oouserid="derek">
        <w:r>
          <w:rPr>
            <w:rStyle w:val="1111"/>
          </w:rPr>
          <w:delText xml:space="preserve">:</w:delText>
        </w:r>
      </w:del>
      <w:r>
        <w:rPr>
          <w:rStyle w:val="1111"/>
        </w:rPr>
        <w:t xml:space="preserve"> A little in the world will content a Christian for his passage: </w:t>
      </w:r>
      <w:r/>
    </w:p>
    <w:p>
      <w:pPr>
        <w:pStyle w:val="1132"/>
        <w:pBdr/>
        <w:spacing/>
        <w:ind/>
        <w:rPr/>
      </w:pPr>
      <w:r/>
      <w:bookmarkStart w:id="63" w:name="anchor-69"/>
      <w:r/>
      <w:bookmarkEnd w:id="63"/>
      <w:r>
        <w:rPr>
          <w:rStyle w:val="1111"/>
        </w:rPr>
        <w:t xml:space="preserve">Page</w:t>
      </w:r>
      <w:r>
        <w:rPr>
          <w:rStyle w:val="1111"/>
        </w:rPr>
        <w:t xml:space="preserve"> 28</w:t>
      </w:r>
      <w:r/>
    </w:p>
    <w:p>
      <w:pPr>
        <w:pStyle w:val="1132"/>
        <w:pBdr/>
        <w:spacing/>
        <w:ind/>
        <w:rPr>
          <w:ins w:id="1939" w:author="derek" w:date="2026-10-09T15:16:11Z" oouserid="derek"/>
          <w:rStyle w:val="1111"/>
        </w:rPr>
      </w:pPr>
      <w:r/>
      <w:bookmarkStart w:id="64" w:name="anchor-70"/>
      <w:r/>
      <w:bookmarkEnd w:id="64"/>
      <w:del w:id="1940" w:author="derek" w:date="2026-10-09T15:09:41Z" oouserid="derek">
        <w:r>
          <w:rPr>
            <w:rStyle w:val="1111"/>
          </w:rPr>
          <w:delText xml:space="preserve">M</w:delText>
        </w:r>
      </w:del>
      <w:ins w:id="1941" w:author="derek" w:date="2026-10-09T15:09:41Z" oouserid="derek">
        <w:r>
          <w:rPr>
            <w:rStyle w:val="1111"/>
          </w:rPr>
          <w:t xml:space="preserve">m</w:t>
        </w:r>
      </w:ins>
      <w:r>
        <w:rPr>
          <w:rStyle w:val="1111"/>
        </w:rPr>
        <w:t xml:space="preserve">ark</w:t>
      </w:r>
      <w:del w:id="1942" w:author="derek" w:date="2026-10-09T15:09:42Z" oouserid="derek">
        <w:r>
          <w:rPr>
            <w:rStyle w:val="1111"/>
          </w:rPr>
          <w:delText xml:space="preserve">e</w:delText>
        </w:r>
      </w:del>
      <w:r>
        <w:rPr>
          <w:rStyle w:val="1111"/>
        </w:rPr>
        <w:t xml:space="preserve">, here lies the </w:t>
      </w:r>
      <w:del w:id="1943" w:author="derek" w:date="2026-10-09T15:09:45Z" oouserid="derek">
        <w:r>
          <w:rPr>
            <w:rStyle w:val="1111"/>
          </w:rPr>
          <w:delText xml:space="preserve">M</w:delText>
        </w:r>
      </w:del>
      <w:ins w:id="1944" w:author="derek" w:date="2026-10-09T15:09:45Z" oouserid="derek">
        <w:r>
          <w:rPr>
            <w:rStyle w:val="1111"/>
          </w:rPr>
          <w:t xml:space="preserve">m</w:t>
        </w:r>
      </w:ins>
      <w:r>
        <w:rPr>
          <w:rStyle w:val="1111"/>
        </w:rPr>
        <w:t xml:space="preserve">ystery of it, </w:t>
      </w:r>
      <w:del w:id="1945" w:author="derek" w:date="2026-10-09T15:09:48Z" oouserid="derek">
        <w:r>
          <w:rPr>
            <w:rStyle w:val="1111"/>
          </w:rPr>
          <w:delText xml:space="preserve">A</w:delText>
        </w:r>
      </w:del>
      <w:ins w:id="1946" w:author="derek" w:date="2026-10-09T15:09:48Z" oouserid="derek">
        <w:r>
          <w:rPr>
            <w:rStyle w:val="1111"/>
          </w:rPr>
          <w:t xml:space="preserve">a</w:t>
        </w:r>
      </w:ins>
      <w:r>
        <w:rPr>
          <w:rStyle w:val="1111"/>
        </w:rPr>
        <w:t xml:space="preserve"> little in the world will Content a Christian for his passage, but all the world and ten thousand times more will not </w:t>
      </w:r>
      <w:del w:id="1947" w:author="derek" w:date="2026-10-09T15:10:01Z" oouserid="derek">
        <w:r>
          <w:rPr>
            <w:rStyle w:val="1111"/>
          </w:rPr>
          <w:delText xml:space="preserve">C</w:delText>
        </w:r>
      </w:del>
      <w:ins w:id="1948" w:author="derek" w:date="2026-10-09T15:10:01Z" oouserid="derek">
        <w:r>
          <w:rPr>
            <w:rStyle w:val="1111"/>
          </w:rPr>
          <w:t xml:space="preserve">c</w:t>
        </w:r>
      </w:ins>
      <w:r>
        <w:rPr>
          <w:rStyle w:val="1111"/>
        </w:rPr>
        <w:t xml:space="preserve">ontent a Christian for his </w:t>
      </w:r>
      <w:r>
        <w:rPr>
          <w:rStyle w:val="1111"/>
        </w:rPr>
        <w:t xml:space="preserve">portion</w:t>
      </w:r>
      <w:ins w:id="1949" w:author="derek" w:date="2026-10-09T15:10:08Z" oouserid="derek">
        <w:r>
          <w:rPr>
            <w:rStyle w:val="1111"/>
          </w:rPr>
          <w:t xml:space="preserve">.</w:t>
        </w:r>
      </w:ins>
      <w:del w:id="1950" w:author="derek" w:date="2026-10-09T15:10:08Z" oouserid="derek">
        <w:r>
          <w:rPr>
            <w:rStyle w:val="1111"/>
          </w:rPr>
          <w:delText xml:space="preserve">:</w:delText>
        </w:r>
      </w:del>
      <w:r>
        <w:rPr>
          <w:rStyle w:val="1111"/>
        </w:rPr>
        <w:t xml:space="preserve"> Now a carn</w:t>
      </w:r>
      <w:r>
        <w:rPr>
          <w:rStyle w:val="1111"/>
        </w:rPr>
        <w:t xml:space="preserve">al heart will be </w:t>
      </w:r>
      <w:del w:id="1951" w:author="derek" w:date="2026-10-09T15:10:13Z" oouserid="derek">
        <w:r>
          <w:rPr>
            <w:rStyle w:val="1111"/>
          </w:rPr>
          <w:delText xml:space="preserve">C</w:delText>
        </w:r>
      </w:del>
      <w:ins w:id="1952" w:author="derek" w:date="2026-10-09T15:10:13Z" oouserid="derek">
        <w:r>
          <w:rPr>
            <w:rStyle w:val="1111"/>
          </w:rPr>
          <w:t xml:space="preserve">c</w:t>
        </w:r>
      </w:ins>
      <w:r>
        <w:rPr>
          <w:rStyle w:val="1111"/>
        </w:rPr>
        <w:t xml:space="preserve">ontent with these things of the world for his portion; and there is the differ</w:t>
      </w:r>
      <w:ins w:id="1953" w:author="derek" w:date="2026-10-09T15:10:37Z" oouserid="derek">
        <w:r>
          <w:rPr>
            <w:rStyle w:val="1111"/>
          </w:rPr>
          <w:t xml:space="preserve">e</w:t>
        </w:r>
      </w:ins>
      <w:r>
        <w:rPr>
          <w:rStyle w:val="1111"/>
        </w:rPr>
        <w:t xml:space="preserve">nce between a </w:t>
      </w:r>
      <w:del w:id="1954" w:author="derek" w:date="2026-10-09T15:10:41Z" oouserid="derek">
        <w:r>
          <w:rPr>
            <w:rStyle w:val="1111"/>
          </w:rPr>
          <w:delText xml:space="preserve">C</w:delText>
        </w:r>
      </w:del>
      <w:ins w:id="1955" w:author="derek" w:date="2026-10-09T15:10:41Z" oouserid="derek">
        <w:r>
          <w:rPr>
            <w:rStyle w:val="1111"/>
          </w:rPr>
          <w:t xml:space="preserve">c</w:t>
        </w:r>
      </w:ins>
      <w:r>
        <w:rPr>
          <w:rStyle w:val="1111"/>
        </w:rPr>
        <w:t xml:space="preserve">arnal heart and a Gracious heart: </w:t>
      </w:r>
      <w:del w:id="1956" w:author="derek" w:date="2026-10-09T15:10:45Z" oouserid="derek">
        <w:r>
          <w:rPr>
            <w:rStyle w:val="1111"/>
          </w:rPr>
          <w:delText xml:space="preserve">B</w:delText>
        </w:r>
      </w:del>
      <w:ins w:id="1957" w:author="derek" w:date="2026-10-09T15:10:45Z" oouserid="derek">
        <w:r>
          <w:rPr>
            <w:rStyle w:val="1111"/>
          </w:rPr>
          <w:t xml:space="preserve">b</w:t>
        </w:r>
      </w:ins>
      <w:r>
        <w:rPr>
          <w:rStyle w:val="1111"/>
        </w:rPr>
        <w:t xml:space="preserve">ut saith a gracious heart, </w:t>
      </w:r>
      <w:ins w:id="1958" w:author="derek" w:date="2026-10-09T15:10:51Z" oouserid="derek">
        <w:r>
          <w:rPr>
            <w:rStyle w:val="1111"/>
          </w:rPr>
          <w:t xml:space="preserve">“</w:t>
        </w:r>
      </w:ins>
      <w:r>
        <w:rPr>
          <w:rStyle w:val="1111"/>
        </w:rPr>
        <w:t xml:space="preserve">Lord do with me what thou wilt for my passage through this world, I will be conten</w:t>
      </w:r>
      <w:r>
        <w:rPr>
          <w:rStyle w:val="1111"/>
        </w:rPr>
        <w:t xml:space="preserve">t with that, but I cannot be content with all the world for my portion</w:t>
      </w:r>
      <w:ins w:id="1959" w:author="derek" w:date="2026-10-09T15:11:03Z" oouserid="derek">
        <w:r>
          <w:rPr>
            <w:rStyle w:val="1111"/>
          </w:rPr>
          <w:t xml:space="preserve">”</w:t>
        </w:r>
      </w:ins>
      <w:r>
        <w:rPr>
          <w:rStyle w:val="1111"/>
        </w:rPr>
        <w:t xml:space="preserve">: so there is the mystery of true </w:t>
      </w:r>
      <w:del w:id="1960" w:author="derek" w:date="2026-10-09T15:11:14Z" oouserid="derek">
        <w:r>
          <w:rPr>
            <w:rStyle w:val="1111"/>
          </w:rPr>
          <w:delText xml:space="preserve">Contentation</w:delText>
        </w:r>
      </w:del>
      <w:ins w:id="1961" w:author="derek" w:date="2026-10-09T15:11:16Z" oouserid="derek">
        <w:r>
          <w:rPr>
            <w:rStyle w:val="1111"/>
          </w:rPr>
          <w:t xml:space="preserve">contentment</w:t>
        </w:r>
      </w:ins>
      <w:r>
        <w:rPr>
          <w:rStyle w:val="1111"/>
        </w:rPr>
        <w:t xml:space="preserve">. A contented man though he be most contented with the least things in the world; yet he is the most unsatisfied man that lives in the world</w:t>
      </w:r>
      <w:r>
        <w:rPr>
          <w:rStyle w:val="1111"/>
        </w:rPr>
        <w:t xml:space="preserve">. That </w:t>
      </w:r>
      <w:del w:id="1962" w:author="derek" w:date="2026-10-09T15:11:29Z" oouserid="derek">
        <w:r>
          <w:rPr>
            <w:rStyle w:val="1111"/>
          </w:rPr>
          <w:delText xml:space="preserve">S</w:delText>
        </w:r>
      </w:del>
      <w:ins w:id="1963" w:author="derek" w:date="2026-10-09T15:11:29Z" oouserid="derek">
        <w:r>
          <w:rPr>
            <w:rStyle w:val="1111"/>
          </w:rPr>
          <w:t xml:space="preserve">s</w:t>
        </w:r>
      </w:ins>
      <w:r>
        <w:rPr>
          <w:rStyle w:val="1111"/>
        </w:rPr>
        <w:t xml:space="preserve">oul that is capable of God, can be filled with nothing else but God; nothing but God can fill a soul that is capable of God: though a gracious heart knows that it is capable of God, and was made for God; </w:t>
      </w:r>
      <w:del w:id="1964" w:author="derek" w:date="2026-10-09T15:12:42Z" oouserid="derek">
        <w:r>
          <w:rPr>
            <w:rStyle w:val="1111"/>
          </w:rPr>
          <w:delText xml:space="preserve">C</w:delText>
        </w:r>
      </w:del>
      <w:ins w:id="1965" w:author="derek" w:date="2026-10-09T15:12:42Z" oouserid="derek">
        <w:r>
          <w:rPr>
            <w:rStyle w:val="1111"/>
          </w:rPr>
          <w:t xml:space="preserve">c</w:t>
        </w:r>
      </w:ins>
      <w:r>
        <w:rPr>
          <w:rStyle w:val="1111"/>
        </w:rPr>
        <w:t xml:space="preserve">arnal hearts think of no reference to God, </w:t>
      </w:r>
      <w:r>
        <w:rPr>
          <w:rStyle w:val="1111"/>
        </w:rPr>
        <w:t xml:space="preserve">but a gracious heart being </w:t>
      </w:r>
      <w:del w:id="1966" w:author="derek" w:date="2026-10-09T15:12:48Z" oouserid="derek">
        <w:r>
          <w:rPr>
            <w:rStyle w:val="1111"/>
          </w:rPr>
          <w:delText xml:space="preserve">i</w:delText>
        </w:r>
      </w:del>
      <w:ins w:id="1967" w:author="derek" w:date="2026-10-09T15:12:48Z" oouserid="derek">
        <w:r>
          <w:rPr>
            <w:rStyle w:val="1111"/>
          </w:rPr>
          <w:t xml:space="preserve">e</w:t>
        </w:r>
      </w:ins>
      <w:r>
        <w:rPr>
          <w:rStyle w:val="1111"/>
        </w:rPr>
        <w:t xml:space="preserve">nlarged to be capable of God, and </w:t>
      </w:r>
      <w:del w:id="1968" w:author="derek" w:date="2026-10-09T15:12:52Z" oouserid="derek">
        <w:r>
          <w:rPr>
            <w:rStyle w:val="1111"/>
          </w:rPr>
          <w:delText xml:space="preserve">i</w:delText>
        </w:r>
      </w:del>
      <w:ins w:id="1969" w:author="derek" w:date="2026-10-09T15:12:52Z" oouserid="derek">
        <w:r>
          <w:rPr>
            <w:rStyle w:val="1111"/>
          </w:rPr>
          <w:t xml:space="preserve">e</w:t>
        </w:r>
      </w:ins>
      <w:r>
        <w:rPr>
          <w:rStyle w:val="1111"/>
        </w:rPr>
        <w:t xml:space="preserve">njoying somewhat of </w:t>
      </w:r>
      <w:del w:id="1970" w:author="derek" w:date="2026-10-09T15:14:35Z" oouserid="derek">
        <w:r>
          <w:rPr>
            <w:rStyle w:val="1111"/>
          </w:rPr>
          <w:delText xml:space="preserve">h</w:delText>
        </w:r>
      </w:del>
      <w:ins w:id="1971" w:author="derek" w:date="2026-10-09T15:14:37Z" oouserid="derek">
        <w:r>
          <w:rPr>
            <w:rStyle w:val="1111"/>
          </w:rPr>
          <w:t xml:space="preserve">H</w:t>
        </w:r>
      </w:ins>
      <w:r>
        <w:rPr>
          <w:rStyle w:val="1111"/>
        </w:rPr>
        <w:t xml:space="preserve">im, nothing in the world can fill a gracious heart, it must be only God </w:t>
      </w:r>
      <w:del w:id="1972" w:author="derek" w:date="2026-10-09T15:14:45Z" oouserid="derek">
        <w:r>
          <w:rPr>
            <w:rStyle w:val="1111"/>
          </w:rPr>
          <w:delText xml:space="preserve">h</w:delText>
        </w:r>
      </w:del>
      <w:ins w:id="1973" w:author="derek" w:date="2026-10-09T15:14:45Z" oouserid="derek">
        <w:r>
          <w:rPr>
            <w:rStyle w:val="1111"/>
          </w:rPr>
          <w:t xml:space="preserve">H</w:t>
        </w:r>
      </w:ins>
      <w:r>
        <w:rPr>
          <w:rStyle w:val="1111"/>
        </w:rPr>
        <w:t xml:space="preserve">imself</w:t>
      </w:r>
      <w:del w:id="1974" w:author="derek" w:date="2026-10-09T15:13:06Z" oouserid="derek">
        <w:r>
          <w:rPr>
            <w:rStyle w:val="1111"/>
          </w:rPr>
          <w:delText xml:space="preserve">;</w:delText>
        </w:r>
      </w:del>
      <w:ins w:id="1975" w:author="derek" w:date="2026-10-09T15:13:06Z" oouserid="derek">
        <w:r>
          <w:rPr>
            <w:rStyle w:val="1111"/>
          </w:rPr>
          <w:t xml:space="preserve">.</w:t>
        </w:r>
      </w:ins>
      <w:r>
        <w:rPr>
          <w:rStyle w:val="1111"/>
        </w:rPr>
        <w:t xml:space="preserve"> </w:t>
      </w:r>
      <w:del w:id="1976" w:author="derek" w:date="2026-10-09T15:13:07Z" oouserid="derek">
        <w:r>
          <w:rPr>
            <w:rStyle w:val="1111"/>
          </w:rPr>
          <w:delText xml:space="preserve">a</w:delText>
        </w:r>
      </w:del>
      <w:ins w:id="1977" w:author="derek" w:date="2026-10-09T15:13:07Z" oouserid="derek">
        <w:r>
          <w:rPr>
            <w:rStyle w:val="1111"/>
          </w:rPr>
          <w:t xml:space="preserve">A</w:t>
        </w:r>
      </w:ins>
      <w:r>
        <w:rPr>
          <w:rStyle w:val="1111"/>
        </w:rPr>
        <w:t xml:space="preserve">nd therefore you shall observe, </w:t>
      </w:r>
      <w:del w:id="1978" w:author="derek" w:date="2026-10-09T15:13:12Z" oouserid="derek">
        <w:r>
          <w:rPr>
            <w:rStyle w:val="1111"/>
          </w:rPr>
          <w:delText xml:space="preserve">T</w:delText>
        </w:r>
      </w:del>
      <w:ins w:id="1979" w:author="derek" w:date="2026-10-09T15:13:12Z" oouserid="derek">
        <w:r>
          <w:rPr>
            <w:rStyle w:val="1111"/>
          </w:rPr>
          <w:t xml:space="preserve">t</w:t>
        </w:r>
      </w:ins>
      <w:r>
        <w:rPr>
          <w:rStyle w:val="1111"/>
        </w:rPr>
        <w:t xml:space="preserve">hat let God give what </w:t>
      </w:r>
      <w:del w:id="1980" w:author="derek" w:date="2026-10-09T15:13:18Z" oouserid="derek">
        <w:r>
          <w:rPr>
            <w:rStyle w:val="1111"/>
          </w:rPr>
          <w:delText xml:space="preserve">h</w:delText>
        </w:r>
      </w:del>
      <w:ins w:id="1981" w:author="derek" w:date="2026-10-09T15:14:56Z" oouserid="derek">
        <w:r>
          <w:rPr>
            <w:rStyle w:val="1111"/>
          </w:rPr>
          <w:t xml:space="preserve">H</w:t>
        </w:r>
      </w:ins>
      <w:r>
        <w:rPr>
          <w:rStyle w:val="1111"/>
        </w:rPr>
        <w:t xml:space="preserve">e will to a gracious heart, a hear</w:t>
      </w:r>
      <w:r>
        <w:rPr>
          <w:rStyle w:val="1111"/>
        </w:rPr>
        <w:t xml:space="preserve">t that is godly, except </w:t>
      </w:r>
      <w:del w:id="1982" w:author="derek" w:date="2026-10-09T15:13:33Z" oouserid="derek">
        <w:r>
          <w:rPr>
            <w:rStyle w:val="1111"/>
          </w:rPr>
          <w:delText xml:space="preserve">h</w:delText>
        </w:r>
      </w:del>
      <w:ins w:id="1983" w:author="derek" w:date="2026-10-09T15:13:38Z" oouserid="derek">
        <w:r>
          <w:rPr>
            <w:rStyle w:val="1111"/>
          </w:rPr>
          <w:t xml:space="preserve">H</w:t>
        </w:r>
      </w:ins>
      <w:r>
        <w:rPr>
          <w:rStyle w:val="1111"/>
        </w:rPr>
        <w:t xml:space="preserve">e gives Himself, it will not do; a godly heart will not only have the mercy, but the God of that mercy as well as its</w:t>
      </w:r>
      <w:del w:id="1984" w:author="derek" w:date="2026-10-09T15:13:50Z" oouserid="derek">
        <w:r>
          <w:rPr>
            <w:rStyle w:val="1111"/>
          </w:rPr>
          <w:delText xml:space="preserve"> </w:delText>
        </w:r>
      </w:del>
      <w:r>
        <w:rPr>
          <w:rStyle w:val="1111"/>
        </w:rPr>
        <w:t xml:space="preserve">self, and then a little matter is enough in the world, so be it </w:t>
      </w:r>
      <w:del w:id="1985" w:author="derek" w:date="2026-10-09T15:15:25Z" oouserid="derek">
        <w:r>
          <w:rPr>
            <w:rStyle w:val="1111"/>
          </w:rPr>
          <w:delText xml:space="preserve">h</w:delText>
        </w:r>
      </w:del>
      <w:ins w:id="1986" w:author="derek" w:date="2026-10-09T15:15:25Z" oouserid="derek">
        <w:r>
          <w:rPr>
            <w:rStyle w:val="1111"/>
          </w:rPr>
          <w:t xml:space="preserve">H</w:t>
        </w:r>
      </w:ins>
      <w:r>
        <w:rPr>
          <w:rStyle w:val="1111"/>
        </w:rPr>
        <w:t xml:space="preserve">e </w:t>
      </w:r>
      <w:del w:id="1987" w:author="derek" w:date="2026-10-09T15:15:28Z" oouserid="derek">
        <w:r>
          <w:rPr>
            <w:rStyle w:val="1111"/>
          </w:rPr>
          <w:delText xml:space="preserve">hath</w:delText>
        </w:r>
      </w:del>
      <w:ins w:id="1988" w:author="derek" w:date="2026-10-09T15:15:28Z" oouserid="derek">
        <w:r>
          <w:rPr>
            <w:rStyle w:val="1111"/>
          </w:rPr>
          <w:t xml:space="preserve">has</w:t>
        </w:r>
      </w:ins>
      <w:r>
        <w:rPr>
          <w:rStyle w:val="1111"/>
        </w:rPr>
        <w:t xml:space="preserve"> the God of that mercy he doth </w:t>
      </w:r>
      <w:del w:id="1989" w:author="derek" w:date="2026-10-09T15:15:35Z" oouserid="derek">
        <w:r>
          <w:rPr>
            <w:rStyle w:val="1111"/>
          </w:rPr>
          <w:delText xml:space="preserve">i</w:delText>
        </w:r>
      </w:del>
      <w:ins w:id="1990" w:author="derek" w:date="2026-10-09T15:15:35Z" oouserid="derek">
        <w:r>
          <w:rPr>
            <w:rStyle w:val="1111"/>
          </w:rPr>
          <w:t xml:space="preserve">e</w:t>
        </w:r>
      </w:ins>
      <w:r>
        <w:rPr>
          <w:rStyle w:val="1111"/>
        </w:rPr>
        <w:t xml:space="preserve">njoy</w:t>
      </w:r>
      <w:del w:id="1991" w:author="derek" w:date="2026-10-09T15:15:39Z" oouserid="derek">
        <w:r>
          <w:rPr>
            <w:rStyle w:val="1111"/>
          </w:rPr>
          <w:delText xml:space="preserve">;</w:delText>
        </w:r>
      </w:del>
      <w:ins w:id="1992" w:author="derek" w:date="2026-10-09T15:15:39Z" oouserid="derek">
        <w:r>
          <w:rPr>
            <w:rStyle w:val="1111"/>
          </w:rPr>
          <w:t xml:space="preserve">.</w:t>
        </w:r>
      </w:ins>
      <w:r>
        <w:rPr>
          <w:rStyle w:val="1111"/>
        </w:rPr>
        <w:t xml:space="preserve"> In </w:t>
      </w:r>
      <w:r>
        <w:rPr>
          <w:rStyle w:val="1111"/>
        </w:rPr>
        <w:t xml:space="preserve">Phil.</w:t>
      </w:r>
      <w:r>
        <w:rPr>
          <w:rStyle w:val="1111"/>
        </w:rPr>
        <w:t xml:space="preserve"> 4.7.9. I shall need go no further to </w:t>
      </w:r>
      <w:del w:id="1993" w:author="derek" w:date="2026-10-09T15:15:48Z" oouserid="derek">
        <w:r>
          <w:rPr>
            <w:rStyle w:val="1111"/>
          </w:rPr>
          <w:delText xml:space="preserve">shew</w:delText>
        </w:r>
      </w:del>
      <w:ins w:id="1994" w:author="derek" w:date="2026-10-09T15:15:49Z" oouserid="derek">
        <w:r>
          <w:rPr>
            <w:rStyle w:val="1111"/>
          </w:rPr>
          <w:t xml:space="preserve">show</w:t>
        </w:r>
      </w:ins>
      <w:r>
        <w:rPr>
          <w:rStyle w:val="1111"/>
        </w:rPr>
        <w:t xml:space="preserve"> a notable </w:t>
      </w:r>
      <w:del w:id="1995" w:author="derek" w:date="2026-10-09T15:15:52Z" oouserid="derek">
        <w:r>
          <w:rPr>
            <w:rStyle w:val="1111"/>
          </w:rPr>
          <w:delText xml:space="preserve">S</w:delText>
        </w:r>
      </w:del>
      <w:ins w:id="1996" w:author="derek" w:date="2026-10-09T15:15:52Z" oouserid="derek">
        <w:r>
          <w:rPr>
            <w:rStyle w:val="1111"/>
          </w:rPr>
          <w:t xml:space="preserve">s</w:t>
        </w:r>
      </w:ins>
      <w:r>
        <w:rPr>
          <w:rStyle w:val="1111"/>
        </w:rPr>
        <w:t xml:space="preserve">cripture for this, Compare vers</w:t>
      </w:r>
      <w:ins w:id="1997" w:author="derek" w:date="2026-10-09T15:15:56Z" oouserid="derek">
        <w:r>
          <w:rPr>
            <w:rStyle w:val="1111"/>
          </w:rPr>
          <w:t xml:space="preserve">e</w:t>
        </w:r>
      </w:ins>
      <w:del w:id="1998" w:author="derek" w:date="2026-10-09T15:15:57Z" oouserid="derek">
        <w:r>
          <w:rPr>
            <w:rStyle w:val="1111"/>
          </w:rPr>
          <w:delText xml:space="preserve">.</w:delText>
        </w:r>
      </w:del>
      <w:r>
        <w:rPr>
          <w:rStyle w:val="1111"/>
        </w:rPr>
        <w:t xml:space="preserve"> 7</w:t>
      </w:r>
      <w:del w:id="1999" w:author="derek" w:date="2026-10-09T15:15:59Z" oouserid="derek">
        <w:r>
          <w:rPr>
            <w:rStyle w:val="1111"/>
          </w:rPr>
          <w:delText xml:space="preserve">.</w:delText>
        </w:r>
      </w:del>
      <w:r>
        <w:rPr>
          <w:rStyle w:val="1111"/>
        </w:rPr>
        <w:t xml:space="preserve"> with vers</w:t>
      </w:r>
      <w:ins w:id="2000" w:author="derek" w:date="2026-10-09T15:16:01Z" oouserid="derek">
        <w:r>
          <w:rPr>
            <w:rStyle w:val="1111"/>
          </w:rPr>
          <w:t xml:space="preserve">e</w:t>
        </w:r>
      </w:ins>
      <w:del w:id="2001" w:author="derek" w:date="2026-10-09T15:16:02Z" oouserid="derek">
        <w:r>
          <w:rPr>
            <w:rStyle w:val="1111"/>
          </w:rPr>
          <w:delText xml:space="preserve">.</w:delText>
        </w:r>
      </w:del>
      <w:r>
        <w:rPr>
          <w:rStyle w:val="1111"/>
        </w:rPr>
        <w:t xml:space="preserve"> 9. </w:t>
      </w:r>
      <w:ins w:id="2002" w:author="derek" w:date="2026-10-09T15:16:11Z" oouserid="derek">
        <w:r>
          <w:rPr>
            <w:rStyle w:val="1111"/>
          </w:rPr>
        </w:r>
      </w:ins>
      <w:ins w:id="2003" w:author="derek" w:date="2026-10-09T15:16:11Z" oouserid="derek">
        <w:r>
          <w:rPr>
            <w:rStyle w:val="1111"/>
          </w:rPr>
        </w:r>
      </w:ins>
    </w:p>
    <w:p w14:paraId="28644B20">
      <w:pPr>
        <w:pStyle w:val="1132"/>
        <w:pBdr/>
        <w:spacing/>
        <w:ind/>
        <w:rPr>
          <w:ins w:id="2005" w:author="derek" w:date="2026-10-09T15:16:16Z" oouserid="derek"/>
          <w:rStyle w:val="1111"/>
          <w:b/>
          <w:bCs/>
          <w:i/>
          <w:rPrChange w:id="2004" w:author="derek" w:date="2026-10-09T15:16:21Z" oouserid="derek">
            <w:rPr/>
          </w:rPrChange>
        </w:rPr>
      </w:pPr>
      <w:ins w:id="2006" w:author="derek" w:date="2026-10-09T15:16:10Z" oouserid="derek">
        <w:r>
          <w:rPr>
            <w:rStyle w:val="1111"/>
            <w:b/>
            <w:bCs/>
            <w:i/>
            <w:iCs/>
            <w:rPrChange w:id="2007" w:author="derek" w:date="2026-10-09T15:16:21Z" oouserid="derek">
              <w:rPr/>
            </w:rPrChange>
          </w:rPr>
        </w:r>
      </w:ins>
      <w:r>
        <w:rPr>
          <w:rStyle w:val="1111"/>
          <w:b/>
          <w:bCs/>
          <w:i/>
          <w:iCs/>
          <w:rPrChange w:id="2008" w:author="derek" w:date="2026-10-09T15:16:21Z" oouserid="derek">
            <w:rPr/>
          </w:rPrChange>
        </w:rPr>
        <w:t xml:space="preserve">And the peace of God which passeth all understanding shall keep your hearts and minds through Jesus Christ.</w:t>
      </w:r>
      <w:r>
        <w:rPr>
          <w:rStyle w:val="1111"/>
          <w:b/>
          <w:bCs/>
          <w:i/>
          <w:iCs/>
          <w:rPrChange w:id="2009" w:author="derek" w:date="2026-10-09T15:16:21Z" oouserid="derek">
            <w:rPr/>
          </w:rPrChange>
        </w:rPr>
        <w:t xml:space="preserve"> </w:t>
      </w:r>
      <w:ins w:id="2010" w:author="derek" w:date="2026-10-09T15:16:16Z" oouserid="derek">
        <w:r>
          <w:rPr>
            <w:rStyle w:val="1111"/>
            <w:b/>
            <w:bCs/>
            <w:i/>
            <w:rPrChange w:id="2011" w:author="derek" w:date="2026-10-09T15:16:21Z" oouserid="derek">
              <w:rPr/>
            </w:rPrChange>
          </w:rPr>
        </w:r>
      </w:ins>
      <w:ins w:id="2012" w:author="derek" w:date="2026-10-09T15:16:16Z" oouserid="derek">
        <w:r>
          <w:rPr>
            <w:rStyle w:val="1111"/>
            <w:b/>
            <w:bCs/>
            <w:i/>
            <w:rPrChange w:id="2013" w:author="derek" w:date="2026-10-09T15:16:21Z" oouserid="derek">
              <w:rPr/>
            </w:rPrChange>
          </w:rPr>
        </w:r>
      </w:ins>
    </w:p>
    <w:p w14:paraId="3A048C0B">
      <w:pPr>
        <w:pStyle w:val="1132"/>
        <w:pBdr/>
        <w:spacing/>
        <w:ind/>
        <w:rPr>
          <w:ins w:id="2014" w:author="derek" w:date="2026-10-09T15:17:06Z" oouserid="derek"/>
          <w:rStyle w:val="1111"/>
        </w:rPr>
      </w:pPr>
      <w:r>
        <w:rPr>
          <w:rStyle w:val="1111"/>
        </w:rPr>
        <w:t xml:space="preserve">The peace of God shall keep your hearts. Then in vers</w:t>
      </w:r>
      <w:ins w:id="2015" w:author="derek" w:date="2026-10-09T15:16:40Z" oouserid="derek">
        <w:r>
          <w:rPr>
            <w:rStyle w:val="1111"/>
          </w:rPr>
          <w:t xml:space="preserve">e</w:t>
        </w:r>
      </w:ins>
      <w:r>
        <w:rPr>
          <w:rStyle w:val="1111"/>
        </w:rPr>
        <w:t xml:space="preserve">. 9</w:t>
      </w:r>
      <w:del w:id="2016" w:author="derek" w:date="2026-10-09T15:17:04Z" oouserid="derek">
        <w:r>
          <w:rPr>
            <w:rStyle w:val="1111"/>
          </w:rPr>
          <w:delText xml:space="preserve">.</w:delText>
        </w:r>
      </w:del>
      <w:ins w:id="2017" w:author="derek" w:date="2026-10-09T15:17:04Z" oouserid="derek">
        <w:r>
          <w:rPr>
            <w:rStyle w:val="1111"/>
          </w:rPr>
          <w:t xml:space="preserve">:</w:t>
        </w:r>
      </w:ins>
      <w:r>
        <w:rPr>
          <w:rStyle w:val="1111"/>
        </w:rPr>
        <w:t xml:space="preserve"> </w:t>
      </w:r>
      <w:ins w:id="2018" w:author="derek" w:date="2026-10-09T15:17:06Z" oouserid="derek">
        <w:r>
          <w:rPr>
            <w:rStyle w:val="1111"/>
          </w:rPr>
        </w:r>
      </w:ins>
      <w:ins w:id="2019" w:author="derek" w:date="2026-10-09T15:17:06Z" oouserid="derek">
        <w:r>
          <w:rPr>
            <w:rStyle w:val="1111"/>
          </w:rPr>
        </w:r>
      </w:ins>
    </w:p>
    <w:p w14:paraId="0F02413A">
      <w:pPr>
        <w:pStyle w:val="1132"/>
        <w:pBdr/>
        <w:spacing/>
        <w:ind/>
        <w:rPr>
          <w:ins w:id="2020" w:author="derek" w:date="2026-10-09T15:17:20Z" oouserid="derek"/>
          <w:rStyle w:val="1111"/>
        </w:rPr>
      </w:pPr>
      <w:r>
        <w:rPr>
          <w:rStyle w:val="1111"/>
        </w:rPr>
      </w:r>
      <w:r>
        <w:rPr>
          <w:rStyle w:val="1111"/>
          <w:b/>
          <w:bCs/>
          <w:i/>
          <w:iCs/>
          <w:rPrChange w:id="2021" w:author="derek" w:date="2026-10-09T15:17:30Z" oouserid="derek">
            <w:rPr/>
          </w:rPrChange>
        </w:rPr>
        <w:t xml:space="preserve">Those things which ye have both learned and received, and heard, and seen in me, do: and the God of peace shall be with you</w:t>
      </w:r>
      <w:del w:id="2022" w:author="derek" w:date="2026-10-09T15:17:19Z" oouserid="derek">
        <w:r>
          <w:rPr>
            <w:rStyle w:val="1111"/>
            <w:b/>
            <w:bCs/>
            <w:i/>
            <w:iCs/>
            <w:rPrChange w:id="2023" w:author="derek" w:date="2026-10-09T15:17:30Z" oouserid="derek">
              <w:rPr/>
            </w:rPrChange>
          </w:rPr>
          <w:delText xml:space="preserve">,</w:delText>
        </w:r>
      </w:del>
      <w:ins w:id="2024" w:author="derek" w:date="2026-10-09T15:17:19Z" oouserid="derek">
        <w:r>
          <w:rPr>
            <w:rStyle w:val="1111"/>
            <w:b/>
            <w:bCs/>
            <w:i/>
            <w:iCs/>
            <w:rPrChange w:id="2025" w:author="derek" w:date="2026-10-09T15:17:30Z" oouserid="derek">
              <w:rPr/>
            </w:rPrChange>
          </w:rPr>
          <w:t xml:space="preserve">.</w:t>
        </w:r>
      </w:ins>
      <w:ins w:id="2026" w:author="derek" w:date="2026-10-09T15:17:20Z" oouserid="derek">
        <w:r>
          <w:rPr>
            <w:rStyle w:val="1111"/>
          </w:rPr>
        </w:r>
      </w:ins>
      <w:ins w:id="2027" w:author="derek" w:date="2026-10-09T15:17:20Z" oouserid="derek">
        <w:r>
          <w:rPr>
            <w:rStyle w:val="1111"/>
          </w:rPr>
        </w:r>
      </w:ins>
    </w:p>
    <w:p w14:paraId="392E9588">
      <w:pPr>
        <w:pStyle w:val="1132"/>
        <w:pBdr/>
        <w:spacing/>
        <w:ind/>
        <w:rPr>
          <w:ins w:id="2028" w:author="derek" w:date="2026-10-09T15:17:20Z" oouserid="derek"/>
        </w:rPr>
      </w:pPr>
      <w:ins w:id="2029" w:author="derek" w:date="2026-10-09T15:17:20Z" oouserid="derek">
        <w:r>
          <w:rPr>
            <w:rStyle w:val="1111"/>
            <w:highlight w:val="none"/>
          </w:rPr>
        </w:r>
      </w:ins>
      <w:ins w:id="2030" w:author="derek" w:date="2026-10-09T15:17:20Z" oouserid="derek">
        <w:r>
          <w:rPr>
            <w:rStyle w:val="1111"/>
            <w:highlight w:val="none"/>
          </w:rPr>
        </w:r>
      </w:ins>
      <w:ins w:id="2031" w:author="derek" w:date="2026-10-09T15:17:20Z" oouserid="derek">
        <w:r/>
      </w:ins>
    </w:p>
    <w:p w14:paraId="7231B68E">
      <w:pPr>
        <w:pStyle w:val="1132"/>
        <w:pBdr/>
        <w:spacing/>
        <w:ind/>
        <w:rPr>
          <w:ins w:id="2032" w:author=""/>
          <w:rStyle w:val="1111"/>
          <w:highlight w:val="none"/>
        </w:rPr>
      </w:pPr>
      <w:ins w:id="2033" w:author="derek" w:date="2026-10-09T15:17:19Z" oouserid="derek">
        <w:r>
          <w:rPr>
            <w:rStyle w:val="1111"/>
          </w:rPr>
        </w:r>
      </w:ins>
      <w:del w:id="2034" w:author="derek" w:date="2026-10-09T15:17:22Z" oouserid="derek">
        <w:r>
          <w:rPr>
            <w:rStyle w:val="1111"/>
          </w:rPr>
          <w:delText xml:space="preserve"> </w:delText>
        </w:r>
      </w:del>
      <w:r>
        <w:rPr>
          <w:rStyle w:val="1111"/>
        </w:rPr>
        <w:t xml:space="preserve">The peace of God shall keep you, and the God of peace shall be with you.</w:t>
      </w:r>
      <w:r>
        <w:rPr>
          <w:rStyle w:val="1111"/>
        </w:rPr>
        <w:t xml:space="preserve"> This is that that I would observe from this </w:t>
      </w:r>
      <w:del w:id="2035" w:author="derek" w:date="2026-10-09T15:17:42Z" oouserid="derek">
        <w:r>
          <w:rPr>
            <w:rStyle w:val="1111"/>
          </w:rPr>
          <w:delText xml:space="preserve">T</w:delText>
        </w:r>
      </w:del>
      <w:ins w:id="2036" w:author="derek" w:date="2026-10-09T15:17:42Z" oouserid="derek">
        <w:r>
          <w:rPr>
            <w:rStyle w:val="1111"/>
          </w:rPr>
          <w:t xml:space="preserve">t</w:t>
        </w:r>
      </w:ins>
      <w:r>
        <w:rPr>
          <w:rStyle w:val="1111"/>
        </w:rPr>
        <w:t xml:space="preserve">ext, </w:t>
      </w:r>
      <w:del w:id="2037" w:author="derek" w:date="2026-10-09T15:17:44Z" oouserid="derek">
        <w:r>
          <w:rPr>
            <w:rStyle w:val="1111"/>
          </w:rPr>
          <w:delText xml:space="preserve">T</w:delText>
        </w:r>
      </w:del>
      <w:ins w:id="2038" w:author="derek" w:date="2026-10-09T15:17:44Z" oouserid="derek">
        <w:r>
          <w:rPr>
            <w:rStyle w:val="1111"/>
          </w:rPr>
          <w:t xml:space="preserve">t</w:t>
        </w:r>
      </w:ins>
      <w:r>
        <w:rPr>
          <w:rStyle w:val="1111"/>
        </w:rPr>
        <w:t xml:space="preserve">hat the peace of God is not enough to a gracious heart except it may have the God of that peace. A carnal</w:t>
      </w:r>
      <w:del w:id="2039" w:author="derek" w:date="2026-10-09T15:17:53Z" oouserid="derek">
        <w:r>
          <w:rPr>
            <w:rStyle w:val="1111"/>
          </w:rPr>
          <w:delText xml:space="preserve">l</w:delText>
        </w:r>
      </w:del>
      <w:r>
        <w:rPr>
          <w:rStyle w:val="1111"/>
        </w:rPr>
        <w:t xml:space="preserve"> heart</w:t>
      </w:r>
      <w:r>
        <w:rPr>
          <w:rStyle w:val="1111"/>
        </w:rPr>
        <w:t xml:space="preserve"> could be satisfied if he might but have outward peace, though it be not the peace of God</w:t>
      </w:r>
      <w:del w:id="2040" w:author="derek" w:date="2026-10-09T15:18:11Z" oouserid="derek">
        <w:r>
          <w:rPr>
            <w:rStyle w:val="1111"/>
          </w:rPr>
          <w:delText xml:space="preserve">;</w:delText>
        </w:r>
      </w:del>
      <w:ins w:id="2041" w:author="derek" w:date="2026-10-09T15:18:11Z" oouserid="derek">
        <w:r>
          <w:rPr>
            <w:rStyle w:val="1111"/>
          </w:rPr>
          <w:t xml:space="preserve">.</w:t>
        </w:r>
      </w:ins>
      <w:r>
        <w:rPr>
          <w:rStyle w:val="1111"/>
        </w:rPr>
        <w:t xml:space="preserve"> </w:t>
      </w:r>
      <w:del w:id="2042" w:author="derek" w:date="2026-10-09T15:18:13Z" oouserid="derek">
        <w:r>
          <w:rPr>
            <w:rStyle w:val="1111"/>
          </w:rPr>
          <w:delText xml:space="preserve">p</w:delText>
        </w:r>
      </w:del>
      <w:ins w:id="2043" w:author="derek" w:date="2026-10-09T15:18:13Z" oouserid="derek">
        <w:r>
          <w:rPr>
            <w:rStyle w:val="1111"/>
          </w:rPr>
          <w:t xml:space="preserve">P</w:t>
        </w:r>
      </w:ins>
      <w:r>
        <w:rPr>
          <w:rStyle w:val="1111"/>
        </w:rPr>
        <w:t xml:space="preserve">eace in the State and his trading would satisfie him</w:t>
      </w:r>
      <w:del w:id="2044" w:author="derek" w:date="2026-10-09T15:18:19Z" oouserid="derek">
        <w:r>
          <w:rPr>
            <w:rStyle w:val="1111"/>
          </w:rPr>
          <w:delText xml:space="preserve">:</w:delText>
        </w:r>
      </w:del>
      <w:ins w:id="2045" w:author="derek" w:date="2026-10-09T15:18:19Z" oouserid="derek">
        <w:r>
          <w:rPr>
            <w:rStyle w:val="1111"/>
          </w:rPr>
          <w:t xml:space="preserve">.</w:t>
        </w:r>
      </w:ins>
      <w:r>
        <w:rPr>
          <w:rStyle w:val="1111"/>
        </w:rPr>
        <w:t xml:space="preserve"> But mark how a </w:t>
      </w:r>
      <w:del w:id="2046" w:author="derek" w:date="2026-10-09T15:18:26Z" oouserid="derek">
        <w:r>
          <w:rPr>
            <w:rStyle w:val="1111"/>
          </w:rPr>
          <w:delText xml:space="preserve">G</w:delText>
        </w:r>
      </w:del>
      <w:ins w:id="2047" w:author="derek" w:date="2026-10-09T15:18:26Z" oouserid="derek">
        <w:r>
          <w:rPr>
            <w:rStyle w:val="1111"/>
          </w:rPr>
          <w:t xml:space="preserve">g</w:t>
        </w:r>
      </w:ins>
      <w:r>
        <w:rPr>
          <w:rStyle w:val="1111"/>
        </w:rPr>
        <w:t xml:space="preserve">odly heart goes beyond a </w:t>
      </w:r>
      <w:del w:id="2048" w:author="derek" w:date="2026-10-09T15:18:28Z" oouserid="derek">
        <w:r>
          <w:rPr>
            <w:rStyle w:val="1111"/>
          </w:rPr>
          <w:delText xml:space="preserve">C</w:delText>
        </w:r>
      </w:del>
      <w:ins w:id="2049" w:author="derek" w:date="2026-10-09T15:18:28Z" oouserid="derek">
        <w:r>
          <w:rPr>
            <w:rStyle w:val="1111"/>
          </w:rPr>
          <w:t xml:space="preserve">c</w:t>
        </w:r>
      </w:ins>
      <w:r>
        <w:rPr>
          <w:rStyle w:val="1111"/>
        </w:rPr>
        <w:t xml:space="preserve">arnal, all outward peace is not enough, but I must have the peace </w:t>
      </w:r>
      <w:ins w:id="2050">
        <w:r>
          <w:rPr>
            <w:rStyle w:val="1111"/>
            <w:highlight w:val="none"/>
          </w:rPr>
        </w:r>
      </w:ins>
      <w:ins w:id="2051">
        <w:r>
          <w:rPr>
            <w:rStyle w:val="1111"/>
            <w:highlight w:val="none"/>
          </w:rPr>
        </w:r>
      </w:ins>
    </w:p>
    <w:p>
      <w:pPr>
        <w:pStyle w:val="1132"/>
        <w:pBdr/>
        <w:spacing/>
        <w:ind/>
        <w:rPr/>
      </w:pPr>
      <w:r/>
      <w:bookmarkStart w:id="65" w:name="anchor-71"/>
      <w:r/>
      <w:bookmarkEnd w:id="65"/>
      <w:r>
        <w:rPr>
          <w:rStyle w:val="1111"/>
        </w:rPr>
        <w:t xml:space="preserve">Page</w:t>
      </w:r>
      <w:r>
        <w:rPr>
          <w:rStyle w:val="1111"/>
        </w:rPr>
        <w:t xml:space="preserve"> 29</w:t>
      </w:r>
      <w:r/>
    </w:p>
    <w:p>
      <w:pPr>
        <w:pStyle w:val="1132"/>
        <w:pBdr/>
        <w:spacing/>
        <w:ind/>
        <w:rPr>
          <w:ins w:id="2052" w:author="derek" w:date="2026-10-09T15:20:42Z" oouserid="derek"/>
          <w:rStyle w:val="1111"/>
        </w:rPr>
      </w:pPr>
      <w:r/>
      <w:bookmarkStart w:id="66" w:name="anchor-72"/>
      <w:r/>
      <w:bookmarkEnd w:id="66"/>
      <w:r>
        <w:rPr>
          <w:rStyle w:val="1111"/>
        </w:rPr>
        <w:t xml:space="preserve">of God</w:t>
      </w:r>
      <w:del w:id="2053" w:author="derek" w:date="2026-10-09T15:18:38Z" oouserid="derek">
        <w:r>
          <w:rPr>
            <w:rStyle w:val="1111"/>
          </w:rPr>
          <w:delText xml:space="preserve">:</w:delText>
        </w:r>
      </w:del>
      <w:ins w:id="2054" w:author="derek" w:date="2026-10-09T15:18:39Z" oouserid="derek">
        <w:r>
          <w:rPr>
            <w:rStyle w:val="1111"/>
          </w:rPr>
          <w:t xml:space="preserve">.</w:t>
        </w:r>
      </w:ins>
      <w:r>
        <w:rPr>
          <w:rStyle w:val="1111"/>
        </w:rPr>
        <w:t xml:space="preserve"> But suppose you have the peace of God, </w:t>
      </w:r>
      <w:del w:id="2055" w:author="derek" w:date="2026-10-09T15:18:47Z" oouserid="derek">
        <w:r>
          <w:rPr>
            <w:rStyle w:val="1111"/>
          </w:rPr>
          <w:delText xml:space="preserve">W</w:delText>
        </w:r>
      </w:del>
      <w:ins w:id="2056" w:author="derek" w:date="2026-10-09T15:18:47Z" oouserid="derek">
        <w:r>
          <w:rPr>
            <w:rStyle w:val="1111"/>
          </w:rPr>
          <w:t xml:space="preserve">w</w:t>
        </w:r>
      </w:ins>
      <w:r>
        <w:rPr>
          <w:rStyle w:val="1111"/>
        </w:rPr>
        <w:t xml:space="preserve">ill not that quiet you? No, I must have the God of peace, as the peace of God so the God of peace, that is, I must </w:t>
      </w:r>
      <w:del w:id="2057" w:author="derek" w:date="2026-10-09T15:18:59Z" oouserid="derek">
        <w:r>
          <w:rPr>
            <w:rStyle w:val="1111"/>
          </w:rPr>
          <w:delText xml:space="preserve">i</w:delText>
        </w:r>
      </w:del>
      <w:ins w:id="2058" w:author="derek" w:date="2026-10-09T15:18:59Z" oouserid="derek">
        <w:r>
          <w:rPr>
            <w:rStyle w:val="1111"/>
          </w:rPr>
          <w:t xml:space="preserve">e</w:t>
        </w:r>
      </w:ins>
      <w:r>
        <w:rPr>
          <w:rStyle w:val="1111"/>
        </w:rPr>
        <w:t xml:space="preserve">njoy that God that gives me the peace</w:t>
      </w:r>
      <w:del w:id="2059" w:author="derek" w:date="2026-10-09T15:19:19Z" oouserid="derek">
        <w:r>
          <w:rPr>
            <w:rStyle w:val="1111"/>
          </w:rPr>
          <w:delText xml:space="preserve">,</w:delText>
        </w:r>
      </w:del>
      <w:ins w:id="2060" w:author="derek" w:date="2026-10-09T15:19:19Z" oouserid="derek">
        <w:r>
          <w:rPr>
            <w:rStyle w:val="1111"/>
          </w:rPr>
          <w:t xml:space="preserve">.</w:t>
        </w:r>
      </w:ins>
      <w:r>
        <w:rPr>
          <w:rStyle w:val="1111"/>
        </w:rPr>
        <w:t xml:space="preserve"> I must have the cause as well as the</w:t>
      </w:r>
      <w:r>
        <w:rPr>
          <w:rStyle w:val="1111"/>
        </w:rPr>
        <w:t xml:space="preserve"> effect</w:t>
      </w:r>
      <w:del w:id="2061" w:author="derek" w:date="2026-10-09T15:19:23Z" oouserid="derek">
        <w:r>
          <w:rPr>
            <w:rStyle w:val="1111"/>
          </w:rPr>
          <w:delText xml:space="preserve">;</w:delText>
        </w:r>
      </w:del>
      <w:ins w:id="2062" w:author="derek" w:date="2026-10-09T15:19:23Z" oouserid="derek">
        <w:r>
          <w:rPr>
            <w:rStyle w:val="1111"/>
          </w:rPr>
          <w:t xml:space="preserve">.</w:t>
        </w:r>
      </w:ins>
      <w:r>
        <w:rPr>
          <w:rStyle w:val="1111"/>
        </w:rPr>
        <w:t xml:space="preserve"> I must see from </w:t>
      </w:r>
      <w:del w:id="2063" w:author="derek" w:date="2026-10-09T15:19:29Z" oouserid="derek">
        <w:r>
          <w:rPr>
            <w:rStyle w:val="1111"/>
          </w:rPr>
          <w:delText xml:space="preserve">whence</w:delText>
        </w:r>
      </w:del>
      <w:ins w:id="2064" w:author="derek" w:date="2026-10-09T15:19:30Z" oouserid="derek">
        <w:r>
          <w:rPr>
            <w:rStyle w:val="1111"/>
          </w:rPr>
          <w:t xml:space="preserve">where</w:t>
        </w:r>
      </w:ins>
      <w:r>
        <w:rPr>
          <w:rStyle w:val="1111"/>
        </w:rPr>
        <w:t xml:space="preserve"> my peace comes, and </w:t>
      </w:r>
      <w:del w:id="2065" w:author="derek" w:date="2026-10-09T15:19:32Z" oouserid="derek">
        <w:r>
          <w:rPr>
            <w:rStyle w:val="1111"/>
          </w:rPr>
          <w:delText xml:space="preserve">i</w:delText>
        </w:r>
      </w:del>
      <w:ins w:id="2066" w:author="derek" w:date="2026-10-09T15:19:33Z" oouserid="derek">
        <w:r>
          <w:rPr>
            <w:rStyle w:val="1111"/>
          </w:rPr>
          <w:t xml:space="preserve">e</w:t>
        </w:r>
      </w:ins>
      <w:r>
        <w:rPr>
          <w:rStyle w:val="1111"/>
        </w:rPr>
        <w:t xml:space="preserve">njoy the fountain of my peace, as well as the stream of my peace</w:t>
      </w:r>
      <w:del w:id="2067" w:author="derek" w:date="2026-10-09T15:19:39Z" oouserid="derek">
        <w:r>
          <w:rPr>
            <w:rStyle w:val="1111"/>
          </w:rPr>
          <w:delText xml:space="preserve">;</w:delText>
        </w:r>
      </w:del>
      <w:ins w:id="2068" w:author="derek" w:date="2026-10-09T15:19:39Z" oouserid="derek">
        <w:r>
          <w:rPr>
            <w:rStyle w:val="1111"/>
          </w:rPr>
          <w:t xml:space="preserve">.</w:t>
        </w:r>
      </w:ins>
      <w:r>
        <w:rPr>
          <w:rStyle w:val="1111"/>
        </w:rPr>
        <w:t xml:space="preserve"> </w:t>
      </w:r>
      <w:del w:id="2069" w:author="derek" w:date="2026-10-09T15:19:41Z" oouserid="derek">
        <w:r>
          <w:rPr>
            <w:rStyle w:val="1111"/>
          </w:rPr>
          <w:delText xml:space="preserve">a</w:delText>
        </w:r>
      </w:del>
      <w:ins w:id="2070" w:author="derek" w:date="2026-10-09T15:19:41Z" oouserid="derek">
        <w:r>
          <w:rPr>
            <w:rStyle w:val="1111"/>
          </w:rPr>
          <w:t xml:space="preserve">A</w:t>
        </w:r>
      </w:ins>
      <w:r>
        <w:rPr>
          <w:rStyle w:val="1111"/>
        </w:rPr>
        <w:t xml:space="preserve">nd so in other mercies, have I health from God, I must have the God of my health to be my portion, or else I am not satisfied</w:t>
      </w:r>
      <w:del w:id="2071" w:author="derek" w:date="2026-10-09T15:19:53Z" oouserid="derek">
        <w:r>
          <w:rPr>
            <w:rStyle w:val="1111"/>
          </w:rPr>
          <w:delText xml:space="preserve">:</w:delText>
        </w:r>
      </w:del>
      <w:ins w:id="2072" w:author="derek" w:date="2026-10-09T15:19:53Z" oouserid="derek">
        <w:r>
          <w:rPr>
            <w:rStyle w:val="1111"/>
          </w:rPr>
          <w:t xml:space="preserve">.</w:t>
        </w:r>
      </w:ins>
      <w:r>
        <w:rPr>
          <w:rStyle w:val="1111"/>
        </w:rPr>
        <w:t xml:space="preserve"> It is no</w:t>
      </w:r>
      <w:r>
        <w:rPr>
          <w:rStyle w:val="1111"/>
        </w:rPr>
        <w:t xml:space="preserve">t life, but the God of my life</w:t>
      </w:r>
      <w:del w:id="2073" w:author="derek" w:date="2026-10-09T15:19:59Z" oouserid="derek">
        <w:r>
          <w:rPr>
            <w:rStyle w:val="1111"/>
          </w:rPr>
          <w:delText xml:space="preserve">;</w:delText>
        </w:r>
      </w:del>
      <w:ins w:id="2074" w:author="derek" w:date="2026-10-09T15:19:59Z" oouserid="derek">
        <w:r>
          <w:rPr>
            <w:rStyle w:val="1111"/>
          </w:rPr>
          <w:t xml:space="preserve">.</w:t>
        </w:r>
      </w:ins>
      <w:r>
        <w:rPr>
          <w:rStyle w:val="1111"/>
        </w:rPr>
        <w:t xml:space="preserve"> </w:t>
      </w:r>
      <w:del w:id="2075" w:author="derek" w:date="2026-10-09T15:20:04Z" oouserid="derek">
        <w:r>
          <w:rPr>
            <w:rStyle w:val="1111"/>
          </w:rPr>
          <w:delText xml:space="preserve">i</w:delText>
        </w:r>
      </w:del>
      <w:ins w:id="2076" w:author="derek" w:date="2026-10-09T15:20:04Z" oouserid="derek">
        <w:r>
          <w:rPr>
            <w:rStyle w:val="1111"/>
          </w:rPr>
          <w:t xml:space="preserve">I</w:t>
        </w:r>
      </w:ins>
      <w:r>
        <w:rPr>
          <w:rStyle w:val="1111"/>
        </w:rPr>
        <w:t xml:space="preserve">t is not riches, but the God of those riches that I must have, the God of my preservation, as well as my preservation</w:t>
      </w:r>
      <w:del w:id="2077" w:author="derek" w:date="2026-10-09T15:20:16Z" oouserid="derek">
        <w:r>
          <w:rPr>
            <w:rStyle w:val="1111"/>
          </w:rPr>
          <w:delText xml:space="preserve">;</w:delText>
        </w:r>
      </w:del>
      <w:ins w:id="2078" w:author="derek" w:date="2026-10-09T15:20:16Z" oouserid="derek">
        <w:r>
          <w:rPr>
            <w:rStyle w:val="1111"/>
          </w:rPr>
          <w:t xml:space="preserve">.</w:t>
        </w:r>
      </w:ins>
      <w:r>
        <w:rPr>
          <w:rStyle w:val="1111"/>
        </w:rPr>
        <w:t xml:space="preserve"> </w:t>
      </w:r>
      <w:del w:id="2079" w:author="derek" w:date="2026-10-09T15:20:18Z" oouserid="derek">
        <w:r>
          <w:rPr>
            <w:rStyle w:val="1111"/>
          </w:rPr>
          <w:delText xml:space="preserve">a</w:delText>
        </w:r>
      </w:del>
      <w:ins w:id="2080" w:author="derek" w:date="2026-10-09T15:20:18Z" oouserid="derek">
        <w:r>
          <w:rPr>
            <w:rStyle w:val="1111"/>
          </w:rPr>
          <w:t xml:space="preserve">A</w:t>
        </w:r>
      </w:ins>
      <w:r>
        <w:rPr>
          <w:rStyle w:val="1111"/>
        </w:rPr>
        <w:t xml:space="preserve"> gracious heart is not satisfied without this, </w:t>
      </w:r>
      <w:del w:id="2081" w:author="derek" w:date="2026-10-09T15:20:24Z" oouserid="derek">
        <w:r>
          <w:rPr>
            <w:rStyle w:val="1111"/>
          </w:rPr>
          <w:delText xml:space="preserve">T</w:delText>
        </w:r>
      </w:del>
      <w:ins w:id="2082" w:author="derek" w:date="2026-10-09T15:20:24Z" oouserid="derek">
        <w:r>
          <w:rPr>
            <w:rStyle w:val="1111"/>
          </w:rPr>
          <w:t xml:space="preserve">t</w:t>
        </w:r>
      </w:ins>
      <w:r>
        <w:rPr>
          <w:rStyle w:val="1111"/>
        </w:rPr>
        <w:t xml:space="preserve">o have the God of the mercy, as well as the mercy. In </w:t>
      </w:r>
      <w:r>
        <w:rPr>
          <w:rStyle w:val="1111"/>
        </w:rPr>
        <w:t xml:space="preserve">Psal</w:t>
      </w:r>
      <w:ins w:id="2083" w:author="derek" w:date="2026-10-09T15:20:32Z" oouserid="derek">
        <w:r>
          <w:rPr>
            <w:rStyle w:val="1111"/>
          </w:rPr>
          <w:t xml:space="preserve">m</w:t>
        </w:r>
      </w:ins>
      <w:r>
        <w:rPr>
          <w:rStyle w:val="1111"/>
        </w:rPr>
        <w:t xml:space="preserve">.</w:t>
      </w:r>
      <w:r>
        <w:rPr>
          <w:rStyle w:val="1111"/>
        </w:rPr>
        <w:t xml:space="preserve"> 73.25</w:t>
      </w:r>
      <w:ins w:id="2084" w:author="derek" w:date="2026-10-09T15:20:36Z" oouserid="derek">
        <w:r>
          <w:rPr>
            <w:rStyle w:val="1111"/>
          </w:rPr>
          <w:t xml:space="preserve">:</w:t>
        </w:r>
      </w:ins>
      <w:del w:id="2085" w:author="derek" w:date="2026-10-09T15:20:38Z" oouserid="derek">
        <w:r>
          <w:rPr>
            <w:rStyle w:val="1111"/>
          </w:rPr>
          <w:delText xml:space="preserve">.</w:delText>
        </w:r>
      </w:del>
      <w:r>
        <w:rPr>
          <w:rStyle w:val="1111"/>
        </w:rPr>
        <w:t xml:space="preserve"> </w:t>
      </w:r>
      <w:ins w:id="2086" w:author="derek" w:date="2026-10-09T15:20:42Z" oouserid="derek">
        <w:r>
          <w:rPr>
            <w:rStyle w:val="1111"/>
          </w:rPr>
        </w:r>
      </w:ins>
      <w:ins w:id="2087" w:author="derek" w:date="2026-10-09T15:20:42Z" oouserid="derek">
        <w:r>
          <w:rPr>
            <w:rStyle w:val="1111"/>
          </w:rPr>
        </w:r>
      </w:ins>
    </w:p>
    <w:p w14:paraId="74CB487F">
      <w:pPr>
        <w:pStyle w:val="1132"/>
        <w:pBdr/>
        <w:spacing/>
        <w:ind/>
        <w:rPr>
          <w:ins w:id="2088" w:author="derek" w:date="2026-10-09T15:20:57Z" oouserid="derek"/>
          <w:rStyle w:val="1111"/>
        </w:rPr>
      </w:pPr>
      <w:ins w:id="2089" w:author="derek" w:date="2026-10-09T15:20:41Z" oouserid="derek">
        <w:r>
          <w:rPr>
            <w:rStyle w:val="1111"/>
          </w:rPr>
        </w:r>
      </w:ins>
      <w:r>
        <w:rPr>
          <w:rStyle w:val="1111"/>
          <w:b/>
          <w:bCs/>
          <w:i/>
          <w:iCs/>
          <w:rPrChange w:id="2090" w:author="derek" w:date="2026-10-09T15:21:02Z" oouserid="derek">
            <w:rPr/>
          </w:rPrChange>
        </w:rPr>
        <w:t xml:space="preserve">Whom have I in heaven but Thee, and there is none upon the earth that I desire besides </w:t>
      </w:r>
      <w:del w:id="2091" w:author="derek" w:date="2026-10-09T15:20:50Z" oouserid="derek">
        <w:r>
          <w:rPr>
            <w:rStyle w:val="1111"/>
            <w:b/>
            <w:bCs/>
            <w:i/>
            <w:iCs/>
            <w:rPrChange w:id="2092" w:author="derek" w:date="2026-10-09T15:21:02Z" oouserid="derek">
              <w:rPr/>
            </w:rPrChange>
          </w:rPr>
          <w:delText xml:space="preserve">t</w:delText>
        </w:r>
      </w:del>
      <w:ins w:id="2093" w:author="derek" w:date="2026-10-09T15:20:50Z" oouserid="derek">
        <w:r>
          <w:rPr>
            <w:rStyle w:val="1111"/>
            <w:b/>
            <w:bCs/>
            <w:i/>
            <w:iCs/>
            <w:rPrChange w:id="2094" w:author="derek" w:date="2026-10-09T15:21:02Z" oouserid="derek">
              <w:rPr/>
            </w:rPrChange>
          </w:rPr>
          <w:t xml:space="preserve">T</w:t>
        </w:r>
      </w:ins>
      <w:r>
        <w:rPr>
          <w:rStyle w:val="1111"/>
          <w:b/>
          <w:bCs/>
          <w:i/>
          <w:iCs/>
          <w:rPrChange w:id="2095" w:author="derek" w:date="2026-10-09T15:21:02Z" oouserid="derek">
            <w:rPr/>
          </w:rPrChange>
        </w:rPr>
        <w:t xml:space="preserve">hee.</w:t>
      </w:r>
      <w:r>
        <w:rPr>
          <w:rStyle w:val="1111"/>
        </w:rPr>
        <w:t xml:space="preserve"> </w:t>
      </w:r>
      <w:ins w:id="2096" w:author="derek" w:date="2026-10-09T15:20:57Z" oouserid="derek">
        <w:r>
          <w:rPr>
            <w:rStyle w:val="1111"/>
          </w:rPr>
        </w:r>
      </w:ins>
      <w:ins w:id="2097" w:author="derek" w:date="2026-10-09T15:20:57Z" oouserid="derek">
        <w:r>
          <w:rPr>
            <w:rStyle w:val="1111"/>
          </w:rPr>
        </w:r>
      </w:ins>
    </w:p>
    <w:p w14:paraId="696A0E49">
      <w:pPr>
        <w:pStyle w:val="1132"/>
        <w:pBdr/>
        <w:spacing/>
        <w:ind/>
        <w:rPr>
          <w:ins w:id="2098" w:author=""/>
        </w:rPr>
      </w:pPr>
      <w:r>
        <w:rPr>
          <w:rStyle w:val="1111"/>
        </w:rPr>
        <w:t xml:space="preserve">It is nothing in hea</w:t>
      </w:r>
      <w:r>
        <w:rPr>
          <w:rStyle w:val="1111"/>
        </w:rPr>
        <w:t xml:space="preserve">ven or earth, can satisf</w:t>
      </w:r>
      <w:del w:id="2099" w:author="derek" w:date="2026-10-12T17:17:09Z" oouserid="derek">
        <w:r>
          <w:rPr>
            <w:rStyle w:val="1111"/>
          </w:rPr>
          <w:delText xml:space="preserve">ie</w:delText>
        </w:r>
      </w:del>
      <w:ins w:id="2100" w:author="derek" w:date="2026-10-12T17:17:10Z" oouserid="derek">
        <w:r>
          <w:rPr>
            <w:rStyle w:val="1111"/>
          </w:rPr>
          <w:t xml:space="preserve">y</w:t>
        </w:r>
      </w:ins>
      <w:r>
        <w:rPr>
          <w:rStyle w:val="1111"/>
        </w:rPr>
        <w:t xml:space="preserve"> me, but </w:t>
      </w:r>
      <w:del w:id="2101" w:author="derek" w:date="2026-10-09T15:21:17Z" oouserid="derek">
        <w:r>
          <w:rPr>
            <w:rStyle w:val="1111"/>
          </w:rPr>
          <w:delText xml:space="preserve">t</w:delText>
        </w:r>
      </w:del>
      <w:ins w:id="2102" w:author="derek" w:date="2026-10-09T15:21:17Z" oouserid="derek">
        <w:r>
          <w:rPr>
            <w:rStyle w:val="1111"/>
          </w:rPr>
          <w:t xml:space="preserve">T</w:t>
        </w:r>
      </w:ins>
      <w:r>
        <w:rPr>
          <w:rStyle w:val="1111"/>
        </w:rPr>
        <w:t xml:space="preserve">hy</w:t>
      </w:r>
      <w:del w:id="2103" w:author="derek" w:date="2026-10-09T15:21:14Z" oouserid="derek">
        <w:r>
          <w:rPr>
            <w:rStyle w:val="1111"/>
          </w:rPr>
          <w:delText xml:space="preserve"> </w:delText>
        </w:r>
      </w:del>
      <w:r>
        <w:rPr>
          <w:rStyle w:val="1111"/>
        </w:rPr>
        <w:t xml:space="preserve">self</w:t>
      </w:r>
      <w:del w:id="2104" w:author="derek" w:date="2026-10-09T15:21:20Z" oouserid="derek">
        <w:r>
          <w:rPr>
            <w:rStyle w:val="1111"/>
          </w:rPr>
          <w:delText xml:space="preserve">;</w:delText>
        </w:r>
      </w:del>
      <w:ins w:id="2105" w:author="derek" w:date="2026-10-09T15:21:20Z" oouserid="derek">
        <w:r>
          <w:rPr>
            <w:rStyle w:val="1111"/>
          </w:rPr>
          <w:t xml:space="preserve">.</w:t>
        </w:r>
      </w:ins>
      <w:r>
        <w:rPr>
          <w:rStyle w:val="1111"/>
        </w:rPr>
        <w:t xml:space="preserve"> if God give </w:t>
      </w:r>
      <w:del w:id="2106" w:author="derek" w:date="2026-10-09T15:21:27Z" oouserid="derek">
        <w:r>
          <w:rPr>
            <w:rStyle w:val="1111"/>
          </w:rPr>
          <w:delText xml:space="preserve">thee</w:delText>
        </w:r>
      </w:del>
      <w:ins w:id="2107" w:author="derek" w:date="2026-10-09T15:21:27Z" oouserid="derek">
        <w:r>
          <w:rPr>
            <w:rStyle w:val="1111"/>
          </w:rPr>
          <w:t xml:space="preserve">you</w:t>
        </w:r>
      </w:ins>
      <w:r>
        <w:rPr>
          <w:rStyle w:val="1111"/>
        </w:rPr>
        <w:t xml:space="preserve"> not only earth but heaven, that </w:t>
      </w:r>
      <w:del w:id="2108" w:author="derek" w:date="2026-10-09T15:21:34Z" oouserid="derek">
        <w:r>
          <w:rPr>
            <w:rStyle w:val="1111"/>
          </w:rPr>
          <w:delText xml:space="preserve">thou</w:delText>
        </w:r>
      </w:del>
      <w:ins w:id="2109" w:author="derek" w:date="2026-10-09T15:21:34Z" oouserid="derek">
        <w:r>
          <w:rPr>
            <w:rStyle w:val="1111"/>
          </w:rPr>
          <w:t xml:space="preserve">you</w:t>
        </w:r>
      </w:ins>
      <w:r>
        <w:rPr>
          <w:rStyle w:val="1111"/>
        </w:rPr>
        <w:t xml:space="preserve"> should</w:t>
      </w:r>
      <w:del w:id="2110" w:author="derek" w:date="2026-10-09T15:21:38Z" oouserid="derek">
        <w:r>
          <w:rPr>
            <w:rStyle w:val="1111"/>
          </w:rPr>
          <w:delText xml:space="preserve">est</w:delText>
        </w:r>
      </w:del>
      <w:r>
        <w:rPr>
          <w:rStyle w:val="1111"/>
        </w:rPr>
        <w:t xml:space="preserve"> rule over </w:t>
      </w:r>
      <w:del w:id="2111" w:author="derek" w:date="2026-10-09T15:23:40Z" oouserid="derek">
        <w:r>
          <w:rPr>
            <w:rStyle w:val="1111"/>
          </w:rPr>
          <w:delText xml:space="preserve">S</w:delText>
        </w:r>
      </w:del>
      <w:ins w:id="2112" w:author="derek" w:date="2026-10-09T15:23:40Z" oouserid="derek">
        <w:r>
          <w:rPr>
            <w:rStyle w:val="1111"/>
          </w:rPr>
          <w:t xml:space="preserve">s</w:t>
        </w:r>
      </w:ins>
      <w:r>
        <w:rPr>
          <w:rStyle w:val="1111"/>
        </w:rPr>
        <w:t xml:space="preserve">un, </w:t>
      </w:r>
      <w:del w:id="2113" w:author="derek" w:date="2026-10-09T15:23:42Z" oouserid="derek">
        <w:r>
          <w:rPr>
            <w:rStyle w:val="1111"/>
          </w:rPr>
          <w:delText xml:space="preserve">M</w:delText>
        </w:r>
      </w:del>
      <w:ins w:id="2114" w:author="derek" w:date="2026-10-09T15:23:42Z" oouserid="derek">
        <w:r>
          <w:rPr>
            <w:rStyle w:val="1111"/>
          </w:rPr>
          <w:t xml:space="preserve">m</w:t>
        </w:r>
      </w:ins>
      <w:r>
        <w:rPr>
          <w:rStyle w:val="1111"/>
        </w:rPr>
        <w:t xml:space="preserve">oon, and stars, and have the rule over the highest of the sons of men, it would not be enough to satisf</w:t>
      </w:r>
      <w:del w:id="2115" w:author="derek" w:date="2026-10-09T15:23:51Z" oouserid="derek">
        <w:r>
          <w:rPr>
            <w:rStyle w:val="1111"/>
          </w:rPr>
          <w:delText xml:space="preserve">ie</w:delText>
        </w:r>
      </w:del>
      <w:ins w:id="2116" w:author="derek" w:date="2026-10-09T15:23:51Z" oouserid="derek">
        <w:r>
          <w:rPr>
            <w:rStyle w:val="1111"/>
          </w:rPr>
          <w:t xml:space="preserve">y</w:t>
        </w:r>
      </w:ins>
      <w:r>
        <w:rPr>
          <w:rStyle w:val="1111"/>
        </w:rPr>
        <w:t xml:space="preserve"> </w:t>
      </w:r>
      <w:del w:id="2117" w:author="derek" w:date="2026-10-09T15:23:54Z" oouserid="derek">
        <w:r>
          <w:rPr>
            <w:rStyle w:val="1111"/>
          </w:rPr>
          <w:delText xml:space="preserve">thee</w:delText>
        </w:r>
      </w:del>
      <w:ins w:id="2118" w:author="derek" w:date="2026-10-09T15:23:56Z" oouserid="derek">
        <w:r>
          <w:rPr>
            <w:rStyle w:val="1111"/>
          </w:rPr>
          <w:t xml:space="preserve">you</w:t>
        </w:r>
      </w:ins>
      <w:r>
        <w:rPr>
          <w:rStyle w:val="1111"/>
        </w:rPr>
        <w:t xml:space="preserve">, except </w:t>
      </w:r>
      <w:del w:id="2119" w:author="derek" w:date="2026-10-09T15:24:00Z" oouserid="derek">
        <w:r>
          <w:rPr>
            <w:rStyle w:val="1111"/>
          </w:rPr>
          <w:delText xml:space="preserve">thou</w:delText>
        </w:r>
      </w:del>
      <w:ins w:id="2120" w:author="derek" w:date="2026-10-09T15:24:00Z" oouserid="derek">
        <w:r>
          <w:rPr>
            <w:rStyle w:val="1111"/>
          </w:rPr>
          <w:t xml:space="preserve">you</w:t>
        </w:r>
      </w:ins>
      <w:r>
        <w:rPr>
          <w:rStyle w:val="1111"/>
        </w:rPr>
        <w:t xml:space="preserve"> had</w:t>
      </w:r>
      <w:del w:id="2121" w:author="derek" w:date="2026-10-09T15:24:07Z" oouserid="derek">
        <w:r>
          <w:rPr>
            <w:rStyle w:val="1111"/>
          </w:rPr>
          <w:delText xml:space="preserve">est</w:delText>
        </w:r>
      </w:del>
      <w:r>
        <w:rPr>
          <w:rStyle w:val="1111"/>
        </w:rPr>
        <w:t xml:space="preserve"> </w:t>
      </w:r>
      <w:r>
        <w:rPr>
          <w:rStyle w:val="1111"/>
        </w:rPr>
        <w:t xml:space="preserve">God </w:t>
      </w:r>
      <w:del w:id="2122" w:author="derek" w:date="2026-10-09T15:24:10Z" oouserid="derek">
        <w:r>
          <w:rPr>
            <w:rStyle w:val="1111"/>
          </w:rPr>
          <w:delText xml:space="preserve">h</w:delText>
        </w:r>
      </w:del>
      <w:ins w:id="2123" w:author="derek" w:date="2026-10-09T15:24:10Z" oouserid="derek">
        <w:r>
          <w:rPr>
            <w:rStyle w:val="1111"/>
          </w:rPr>
          <w:t xml:space="preserve">H</w:t>
        </w:r>
      </w:ins>
      <w:r>
        <w:rPr>
          <w:rStyle w:val="1111"/>
        </w:rPr>
        <w:t xml:space="preserve">imself</w:t>
      </w:r>
      <w:del w:id="2124" w:author="derek" w:date="2026-10-09T15:24:13Z" oouserid="derek">
        <w:r>
          <w:rPr>
            <w:rStyle w:val="1111"/>
          </w:rPr>
          <w:delText xml:space="preserve">;</w:delText>
        </w:r>
      </w:del>
      <w:ins w:id="2125" w:author="derek" w:date="2026-10-09T15:24:13Z" oouserid="derek">
        <w:r>
          <w:rPr>
            <w:rStyle w:val="1111"/>
          </w:rPr>
          <w:t xml:space="preserve">.</w:t>
        </w:r>
      </w:ins>
      <w:r>
        <w:rPr>
          <w:rStyle w:val="1111"/>
        </w:rPr>
        <w:t xml:space="preserve"> There lies the first mystery of </w:t>
      </w:r>
      <w:del w:id="2126" w:author="derek" w:date="2026-10-09T15:24:18Z" oouserid="derek">
        <w:r>
          <w:rPr>
            <w:rStyle w:val="1111"/>
          </w:rPr>
          <w:delText xml:space="preserve">C</w:delText>
        </w:r>
      </w:del>
      <w:ins w:id="2127" w:author="derek" w:date="2026-10-09T15:24:18Z" oouserid="derek">
        <w:r>
          <w:rPr>
            <w:rStyle w:val="1111"/>
          </w:rPr>
          <w:t xml:space="preserve">c</w:t>
        </w:r>
      </w:ins>
      <w:r>
        <w:rPr>
          <w:rStyle w:val="1111"/>
        </w:rPr>
        <w:t xml:space="preserve">ontentment; </w:t>
      </w:r>
      <w:del w:id="2128" w:author="derek" w:date="2026-10-09T15:24:21Z" oouserid="derek">
        <w:r>
          <w:rPr>
            <w:rStyle w:val="1111"/>
          </w:rPr>
          <w:delText xml:space="preserve">&amp;</w:delText>
        </w:r>
      </w:del>
      <w:r>
        <w:rPr>
          <w:rStyle w:val="1111"/>
        </w:rPr>
        <w:t xml:space="preserve"> truly a contented man, though he be the most contented man in the world, yet he is the most unsatisfied man in the world, that is, </w:t>
      </w:r>
      <w:del w:id="2129" w:author="derek" w:date="2026-10-09T15:24:32Z" oouserid="derek">
        <w:r>
          <w:rPr>
            <w:rStyle w:val="1111"/>
          </w:rPr>
          <w:delText xml:space="preserve">T</w:delText>
        </w:r>
      </w:del>
      <w:ins w:id="2130" w:author="derek" w:date="2026-10-09T15:24:32Z" oouserid="derek">
        <w:r>
          <w:rPr>
            <w:rStyle w:val="1111"/>
          </w:rPr>
          <w:t xml:space="preserve">t</w:t>
        </w:r>
      </w:ins>
      <w:r>
        <w:rPr>
          <w:rStyle w:val="1111"/>
        </w:rPr>
        <w:t xml:space="preserve">hose things that will satisf</w:t>
      </w:r>
      <w:del w:id="2131" w:author="derek" w:date="2026-10-09T15:24:36Z" oouserid="derek">
        <w:r>
          <w:rPr>
            <w:rStyle w:val="1111"/>
          </w:rPr>
          <w:delText xml:space="preserve">ie</w:delText>
        </w:r>
      </w:del>
      <w:ins w:id="2132" w:author="derek" w:date="2026-10-09T15:24:36Z" oouserid="derek">
        <w:r>
          <w:rPr>
            <w:rStyle w:val="1111"/>
          </w:rPr>
          <w:t xml:space="preserve">y</w:t>
        </w:r>
      </w:ins>
      <w:r>
        <w:rPr>
          <w:rStyle w:val="1111"/>
        </w:rPr>
        <w:t xml:space="preserve"> the world, will not satisf</w:t>
      </w:r>
      <w:del w:id="2133" w:author="derek" w:date="2026-10-09T15:24:40Z" oouserid="derek">
        <w:r>
          <w:rPr>
            <w:rStyle w:val="1111"/>
          </w:rPr>
          <w:delText xml:space="preserve">ie</w:delText>
        </w:r>
      </w:del>
      <w:ins w:id="2134" w:author="derek" w:date="2026-10-09T15:24:41Z" oouserid="derek">
        <w:r>
          <w:rPr>
            <w:rStyle w:val="1111"/>
          </w:rPr>
          <w:t xml:space="preserve">y</w:t>
        </w:r>
      </w:ins>
      <w:r>
        <w:rPr>
          <w:rStyle w:val="1111"/>
        </w:rPr>
        <w:t xml:space="preserve"> him.</w:t>
      </w:r>
      <w:ins w:id="2135">
        <w:r/>
      </w:ins>
    </w:p>
    <w:p>
      <w:pPr>
        <w:pStyle w:val="1132"/>
        <w:pBdr/>
        <w:spacing/>
        <w:ind/>
        <w:rPr/>
      </w:pPr>
      <w:r/>
      <w:bookmarkStart w:id="67" w:name="W30-30-article_2"/>
      <w:r/>
      <w:bookmarkEnd w:id="67"/>
      <w:r>
        <w:rPr>
          <w:rStyle w:val="1111"/>
        </w:rPr>
        <w:t xml:space="preserve">Secondly, </w:t>
      </w:r>
      <w:del w:id="2136" w:author="derek" w:date="2026-10-09T15:24:48Z" oouserid="derek">
        <w:r>
          <w:rPr>
            <w:rStyle w:val="1111"/>
          </w:rPr>
          <w:delText xml:space="preserve">T</w:delText>
        </w:r>
      </w:del>
      <w:ins w:id="2137" w:author="derek" w:date="2026-10-09T15:24:48Z" oouserid="derek">
        <w:r>
          <w:rPr>
            <w:rStyle w:val="1111"/>
          </w:rPr>
          <w:t xml:space="preserve">t</w:t>
        </w:r>
      </w:ins>
      <w:r>
        <w:rPr>
          <w:rStyle w:val="1111"/>
        </w:rPr>
        <w:t xml:space="preserve">here is this </w:t>
      </w:r>
      <w:del w:id="2138" w:author="derek" w:date="2026-10-09T15:24:51Z" oouserid="derek">
        <w:r>
          <w:rPr>
            <w:rStyle w:val="1111"/>
          </w:rPr>
          <w:delText xml:space="preserve">M</w:delText>
        </w:r>
      </w:del>
      <w:ins w:id="2139" w:author="derek" w:date="2026-10-09T15:24:51Z" oouserid="derek">
        <w:r>
          <w:rPr>
            <w:rStyle w:val="1111"/>
          </w:rPr>
          <w:t xml:space="preserve">m</w:t>
        </w:r>
      </w:ins>
      <w:r>
        <w:rPr>
          <w:rStyle w:val="1111"/>
        </w:rPr>
        <w:t xml:space="preserve">ystery in Christian </w:t>
      </w:r>
      <w:del w:id="2140" w:author="derek" w:date="2026-10-09T15:24:57Z" oouserid="derek">
        <w:r>
          <w:rPr>
            <w:rStyle w:val="1111"/>
          </w:rPr>
          <w:delText xml:space="preserve">Contentation</w:delText>
        </w:r>
      </w:del>
      <w:ins w:id="2141" w:author="derek" w:date="2026-10-09T15:24:59Z" oouserid="derek">
        <w:r>
          <w:rPr>
            <w:rStyle w:val="1111"/>
          </w:rPr>
          <w:t xml:space="preserve">contentment</w:t>
        </w:r>
      </w:ins>
      <w:r>
        <w:rPr>
          <w:rStyle w:val="1111"/>
        </w:rPr>
        <w:t xml:space="preserve">. </w:t>
      </w:r>
      <w:r>
        <w:rPr>
          <w:rStyle w:val="1111"/>
        </w:rPr>
        <w:t xml:space="preserve">A Christian comes to </w:t>
      </w:r>
      <w:del w:id="2142" w:author="derek" w:date="2026-10-09T15:25:02Z" oouserid="derek">
        <w:r>
          <w:rPr>
            <w:rStyle w:val="1111"/>
          </w:rPr>
          <w:delText xml:space="preserve">C</w:delText>
        </w:r>
      </w:del>
      <w:ins w:id="2143" w:author="derek" w:date="2026-10-09T15:25:03Z" oouserid="derek">
        <w:r>
          <w:rPr>
            <w:rStyle w:val="1111"/>
          </w:rPr>
          <w:t xml:space="preserve">c</w:t>
        </w:r>
      </w:ins>
      <w:r>
        <w:rPr>
          <w:rStyle w:val="1111"/>
        </w:rPr>
        <w:t xml:space="preserve">ontentment, not so much by way of addition, as by way of </w:t>
      </w:r>
      <w:del w:id="2144" w:author="derek" w:date="2026-10-09T15:25:09Z" oouserid="derek">
        <w:r>
          <w:rPr>
            <w:rStyle w:val="1111"/>
          </w:rPr>
          <w:delText xml:space="preserve">S</w:delText>
        </w:r>
      </w:del>
      <w:ins w:id="2145" w:author="derek" w:date="2026-10-09T15:25:09Z" oouserid="derek">
        <w:r>
          <w:rPr>
            <w:rStyle w:val="1111"/>
          </w:rPr>
          <w:t xml:space="preserve">s</w:t>
        </w:r>
      </w:ins>
      <w:r>
        <w:rPr>
          <w:rStyle w:val="1111"/>
        </w:rPr>
        <w:t xml:space="preserve">ubstraction</w:t>
      </w:r>
      <w:del w:id="2146" w:author="derek" w:date="2026-10-09T15:25:12Z" oouserid="derek">
        <w:r>
          <w:rPr>
            <w:rStyle w:val="1111"/>
          </w:rPr>
          <w:delText xml:space="preserve">,</w:delText>
        </w:r>
      </w:del>
      <w:r>
        <w:rPr>
          <w:rStyle w:val="1111"/>
        </w:rPr>
        <w:t xml:space="preserve"> </w:t>
      </w:r>
      <w:del w:id="2147" w:author="derek" w:date="2026-10-09T15:25:14Z" oouserid="derek">
        <w:r>
          <w:rPr>
            <w:rStyle w:val="1111"/>
          </w:rPr>
          <w:delText xml:space="preserve">t</w:delText>
        </w:r>
      </w:del>
      <w:ins w:id="2148" w:author="derek" w:date="2026-10-09T15:25:14Z" oouserid="derek">
        <w:r>
          <w:rPr>
            <w:rStyle w:val="1111"/>
          </w:rPr>
          <w:t xml:space="preserve">T</w:t>
        </w:r>
      </w:ins>
      <w:r>
        <w:rPr>
          <w:rStyle w:val="1111"/>
        </w:rPr>
        <w:t xml:space="preserve">hat is his way of </w:t>
      </w:r>
      <w:del w:id="2149" w:author="derek" w:date="2026-10-09T15:25:21Z" oouserid="derek">
        <w:r>
          <w:rPr>
            <w:rStyle w:val="1111"/>
          </w:rPr>
          <w:delText xml:space="preserve">C</w:delText>
        </w:r>
      </w:del>
      <w:ins w:id="2150" w:author="derek" w:date="2026-10-09T15:25:21Z" oouserid="derek">
        <w:r>
          <w:rPr>
            <w:rStyle w:val="1111"/>
          </w:rPr>
          <w:t xml:space="preserve">c</w:t>
        </w:r>
      </w:ins>
      <w:r>
        <w:rPr>
          <w:rStyle w:val="1111"/>
        </w:rPr>
        <w:t xml:space="preserve">ontentment, and that is a way that the world hath no skill i</w:t>
      </w:r>
      <w:r>
        <w:rPr>
          <w:rStyle w:val="1111"/>
        </w:rPr>
        <w:t xml:space="preserve">n. I open it thus, </w:t>
      </w:r>
      <w:del w:id="2151" w:author="derek" w:date="2026-10-09T15:25:34Z" oouserid="derek">
        <w:r>
          <w:rPr>
            <w:rStyle w:val="1111"/>
          </w:rPr>
          <w:delText xml:space="preserve">N</w:delText>
        </w:r>
      </w:del>
      <w:ins w:id="2152" w:author="derek" w:date="2026-10-09T15:25:34Z" oouserid="derek">
        <w:r>
          <w:rPr>
            <w:rStyle w:val="1111"/>
          </w:rPr>
          <w:t xml:space="preserve">n</w:t>
        </w:r>
      </w:ins>
      <w:r>
        <w:rPr>
          <w:rStyle w:val="1111"/>
        </w:rPr>
        <w:t xml:space="preserve">ot so much by the adding to what he would have, or to what he </w:t>
      </w:r>
      <w:del w:id="2153" w:author="derek" w:date="2026-10-09T15:25:44Z" oouserid="derek">
        <w:r>
          <w:rPr>
            <w:rStyle w:val="1111"/>
          </w:rPr>
          <w:delText xml:space="preserve">hath</w:delText>
        </w:r>
      </w:del>
      <w:ins w:id="2154" w:author="derek" w:date="2026-10-09T15:25:44Z" oouserid="derek">
        <w:r>
          <w:rPr>
            <w:rStyle w:val="1111"/>
          </w:rPr>
          <w:t xml:space="preserve">has</w:t>
        </w:r>
      </w:ins>
      <w:r>
        <w:rPr>
          <w:rStyle w:val="1111"/>
        </w:rPr>
        <w:t xml:space="preserve">, not by adding more to his condition, but rather by </w:t>
      </w:r>
      <w:del w:id="2155" w:author="derek" w:date="2026-10-09T15:25:58Z" oouserid="derek">
        <w:r>
          <w:rPr>
            <w:rStyle w:val="1111"/>
          </w:rPr>
          <w:delText xml:space="preserve">substracting</w:delText>
        </w:r>
      </w:del>
      <w:ins w:id="2156" w:author="derek" w:date="2026-10-09T15:26:01Z" oouserid="derek">
        <w:r>
          <w:rPr>
            <w:rStyle w:val="1111"/>
          </w:rPr>
          <w:t xml:space="preserve">subtracting</w:t>
        </w:r>
      </w:ins>
      <w:r>
        <w:rPr>
          <w:rStyle w:val="1111"/>
        </w:rPr>
        <w:t xml:space="preserve"> of his desires, and so to make his desires and conditon to be even and equal. A carnal heart knows no w</w:t>
      </w:r>
      <w:r>
        <w:rPr>
          <w:rStyle w:val="1111"/>
        </w:rPr>
        <w:t xml:space="preserve">ay to be </w:t>
      </w:r>
      <w:del w:id="2157" w:author="derek" w:date="2026-10-09T15:26:19Z" oouserid="derek">
        <w:r>
          <w:rPr>
            <w:rStyle w:val="1111"/>
          </w:rPr>
          <w:delText xml:space="preserve">C</w:delText>
        </w:r>
      </w:del>
      <w:ins w:id="2158" w:author="derek" w:date="2026-10-09T15:26:19Z" oouserid="derek">
        <w:r>
          <w:rPr>
            <w:rStyle w:val="1111"/>
          </w:rPr>
          <w:t xml:space="preserve">c</w:t>
        </w:r>
      </w:ins>
      <w:r>
        <w:rPr>
          <w:rStyle w:val="1111"/>
        </w:rPr>
        <w:t xml:space="preserve">ontented but this, </w:t>
      </w:r>
      <w:ins w:id="2159" w:author="derek" w:date="2026-10-09T15:26:27Z" oouserid="derek">
        <w:r>
          <w:rPr>
            <w:rStyle w:val="1111"/>
          </w:rPr>
          <w:t xml:space="preserve">“</w:t>
        </w:r>
      </w:ins>
      <w:r>
        <w:rPr>
          <w:rStyle w:val="1111"/>
        </w:rPr>
        <w:t xml:space="preserve">I have such and such an estate, and if I had this added to it, and the other comfort added that now I have not, then I should be </w:t>
      </w:r>
      <w:del w:id="2160" w:author="derek" w:date="2026-10-09T15:26:42Z" oouserid="derek">
        <w:r>
          <w:rPr>
            <w:rStyle w:val="1111"/>
          </w:rPr>
          <w:delText xml:space="preserve">C</w:delText>
        </w:r>
      </w:del>
      <w:ins w:id="2161" w:author="derek" w:date="2026-10-09T15:26:42Z" oouserid="derek">
        <w:r>
          <w:rPr>
            <w:rStyle w:val="1111"/>
          </w:rPr>
          <w:t xml:space="preserve">c</w:t>
        </w:r>
      </w:ins>
      <w:r>
        <w:rPr>
          <w:rStyle w:val="1111"/>
        </w:rPr>
        <w:t xml:space="preserve">ontented</w:t>
      </w:r>
      <w:ins w:id="2162" w:author="derek" w:date="2026-10-09T15:26:45Z" oouserid="derek">
        <w:r>
          <w:rPr>
            <w:rStyle w:val="1111"/>
          </w:rPr>
          <w:t xml:space="preserve">”</w:t>
        </w:r>
      </w:ins>
      <w:del w:id="2163" w:author="derek" w:date="2026-10-09T15:26:52Z" oouserid="derek">
        <w:r>
          <w:rPr>
            <w:rStyle w:val="1111"/>
          </w:rPr>
          <w:delText xml:space="preserve">;</w:delText>
        </w:r>
      </w:del>
      <w:r>
        <w:rPr>
          <w:rStyle w:val="1111"/>
        </w:rPr>
        <w:t xml:space="preserve"> </w:t>
      </w:r>
      <w:del w:id="2164" w:author="derek" w:date="2026-10-09T15:26:53Z" oouserid="derek">
        <w:r>
          <w:rPr>
            <w:rStyle w:val="1111"/>
          </w:rPr>
          <w:delText xml:space="preserve">i</w:delText>
        </w:r>
      </w:del>
      <w:ins w:id="2165" w:author="derek" w:date="2026-10-09T15:26:53Z" oouserid="derek">
        <w:r>
          <w:rPr>
            <w:rStyle w:val="1111"/>
          </w:rPr>
          <w:t xml:space="preserve">I</w:t>
        </w:r>
      </w:ins>
      <w:r>
        <w:rPr>
          <w:rStyle w:val="1111"/>
        </w:rPr>
        <w:t xml:space="preserve">t may be I have lost my estate, if I could have but that given to me so as to make up</w:t>
      </w:r>
      <w:r>
        <w:rPr>
          <w:rStyle w:val="1111"/>
        </w:rPr>
        <w:t xml:space="preserve"> my loss</w:t>
      </w:r>
      <w:del w:id="2166" w:author="derek" w:date="2026-10-09T15:27:06Z" oouserid="derek">
        <w:r>
          <w:rPr>
            <w:rStyle w:val="1111"/>
          </w:rPr>
          <w:delText xml:space="preserve">e</w:delText>
        </w:r>
      </w:del>
      <w:r>
        <w:rPr>
          <w:rStyle w:val="1111"/>
        </w:rPr>
        <w:t xml:space="preserve">, then I should be a contented man</w:t>
      </w:r>
      <w:del w:id="2167" w:author="derek" w:date="2026-10-09T15:27:11Z" oouserid="derek">
        <w:r>
          <w:rPr>
            <w:rStyle w:val="1111"/>
          </w:rPr>
          <w:delText xml:space="preserve">:</w:delText>
        </w:r>
      </w:del>
      <w:ins w:id="2168" w:author="derek" w:date="2026-10-09T15:27:11Z" oouserid="derek">
        <w:r>
          <w:rPr>
            <w:rStyle w:val="1111"/>
          </w:rPr>
          <w:t xml:space="preserve">.</w:t>
        </w:r>
      </w:ins>
      <w:r>
        <w:rPr>
          <w:rStyle w:val="1111"/>
        </w:rPr>
        <w:t xml:space="preserve"> But now </w:t>
      </w:r>
      <w:del w:id="2169" w:author="derek" w:date="2026-10-09T15:27:14Z" oouserid="derek">
        <w:r>
          <w:rPr>
            <w:rStyle w:val="1111"/>
          </w:rPr>
          <w:delText xml:space="preserve">C</w:delText>
        </w:r>
      </w:del>
      <w:ins w:id="2170" w:author="derek" w:date="2026-10-09T15:27:14Z" oouserid="derek">
        <w:r>
          <w:rPr>
            <w:rStyle w:val="1111"/>
          </w:rPr>
          <w:t xml:space="preserve">c</w:t>
        </w:r>
      </w:ins>
      <w:r>
        <w:rPr>
          <w:rStyle w:val="1111"/>
        </w:rPr>
        <w:t xml:space="preserve">ontentmet </w:t>
      </w:r>
      <w:del w:id="2171" w:author="derek" w:date="2026-10-09T15:27:18Z" oouserid="derek">
        <w:r>
          <w:rPr>
            <w:rStyle w:val="1111"/>
          </w:rPr>
          <w:delText xml:space="preserve">doth</w:delText>
        </w:r>
      </w:del>
      <w:ins w:id="2172" w:author="derek" w:date="2026-10-09T15:27:18Z" oouserid="derek">
        <w:r>
          <w:rPr>
            <w:rStyle w:val="1111"/>
          </w:rPr>
          <w:t xml:space="preserve">does</w:t>
        </w:r>
      </w:ins>
      <w:r>
        <w:rPr>
          <w:rStyle w:val="1111"/>
        </w:rPr>
        <w:t xml:space="preserve"> not come in that way, it comes not in I say by the adding to what </w:t>
      </w:r>
      <w:del w:id="2173" w:author="derek" w:date="2026-10-09T15:27:32Z" oouserid="derek">
        <w:r>
          <w:rPr>
            <w:rStyle w:val="1111"/>
          </w:rPr>
          <w:delText xml:space="preserve">thou</w:delText>
        </w:r>
      </w:del>
      <w:ins w:id="2174" w:author="derek" w:date="2026-10-09T15:27:32Z" oouserid="derek">
        <w:r>
          <w:rPr>
            <w:rStyle w:val="1111"/>
          </w:rPr>
          <w:t xml:space="preserve">you</w:t>
        </w:r>
      </w:ins>
      <w:r>
        <w:rPr>
          <w:rStyle w:val="1111"/>
        </w:rPr>
        <w:t xml:space="preserve"> want</w:t>
      </w:r>
      <w:del w:id="2175" w:author="derek" w:date="2026-10-09T15:27:35Z" oouserid="derek">
        <w:r>
          <w:rPr>
            <w:rStyle w:val="1111"/>
          </w:rPr>
          <w:delText xml:space="preserve">est</w:delText>
        </w:r>
      </w:del>
      <w:r>
        <w:rPr>
          <w:rStyle w:val="1111"/>
        </w:rPr>
        <w:t xml:space="preserve">, but by the substracting of </w:t>
      </w:r>
      <w:del w:id="2176" w:author="derek" w:date="2026-10-09T15:27:43Z" oouserid="derek">
        <w:r>
          <w:rPr>
            <w:rStyle w:val="1111"/>
          </w:rPr>
          <w:delText xml:space="preserve">thy</w:delText>
        </w:r>
      </w:del>
      <w:ins w:id="2177" w:author="derek" w:date="2026-10-09T15:27:44Z" oouserid="derek">
        <w:r>
          <w:rPr>
            <w:rStyle w:val="1111"/>
          </w:rPr>
          <w:t xml:space="preserve">your</w:t>
        </w:r>
      </w:ins>
      <w:r>
        <w:rPr>
          <w:rStyle w:val="1111"/>
        </w:rPr>
        <w:t xml:space="preserve"> desires</w:t>
      </w:r>
      <w:del w:id="2178" w:author="derek" w:date="2026-10-09T15:27:51Z" oouserid="derek">
        <w:r>
          <w:rPr>
            <w:rStyle w:val="1111"/>
          </w:rPr>
          <w:delText xml:space="preserve">;</w:delText>
        </w:r>
      </w:del>
      <w:ins w:id="2179" w:author="derek" w:date="2026-10-09T15:27:51Z" oouserid="derek">
        <w:r>
          <w:rPr>
            <w:rStyle w:val="1111"/>
          </w:rPr>
          <w:t xml:space="preserve">.</w:t>
        </w:r>
      </w:ins>
      <w:r>
        <w:rPr>
          <w:rStyle w:val="1111"/>
        </w:rPr>
        <w:t xml:space="preserve"> </w:t>
      </w:r>
      <w:del w:id="2180" w:author="derek" w:date="2026-10-09T15:27:53Z" oouserid="derek">
        <w:r>
          <w:rPr>
            <w:rStyle w:val="1111"/>
          </w:rPr>
          <w:delText xml:space="preserve">i</w:delText>
        </w:r>
      </w:del>
      <w:ins w:id="2181" w:author="derek" w:date="2026-10-09T15:27:53Z" oouserid="derek">
        <w:r>
          <w:rPr>
            <w:rStyle w:val="1111"/>
          </w:rPr>
          <w:t xml:space="preserve">I</w:t>
        </w:r>
      </w:ins>
      <w:r>
        <w:rPr>
          <w:rStyle w:val="1111"/>
        </w:rPr>
        <w:t xml:space="preserve">t is all one to a Christian, either that I may get up </w:t>
      </w:r>
      <w:del w:id="2182" w:author="derek" w:date="2026-10-09T15:28:04Z" oouserid="derek">
        <w:r>
          <w:rPr>
            <w:rStyle w:val="1111"/>
          </w:rPr>
          <w:delText xml:space="preserve">un</w:delText>
        </w:r>
      </w:del>
      <w:r>
        <w:rPr>
          <w:rStyle w:val="1111"/>
        </w:rPr>
        <w:t xml:space="preserve">to what I </w:t>
      </w:r>
      <w:r/>
    </w:p>
    <w:p>
      <w:pPr>
        <w:pStyle w:val="1132"/>
        <w:pBdr/>
        <w:spacing/>
        <w:ind/>
        <w:rPr/>
      </w:pPr>
      <w:r/>
      <w:bookmarkStart w:id="67" w:name="anchor-73"/>
      <w:r/>
      <w:bookmarkEnd w:id="67"/>
      <w:r>
        <w:rPr>
          <w:rStyle w:val="1111"/>
        </w:rPr>
        <w:t xml:space="preserve">Page</w:t>
      </w:r>
      <w:r>
        <w:rPr>
          <w:rStyle w:val="1111"/>
        </w:rPr>
        <w:t xml:space="preserve"> 30</w:t>
      </w:r>
      <w:r/>
    </w:p>
    <w:p>
      <w:pPr>
        <w:pStyle w:val="1132"/>
        <w:pBdr/>
        <w:spacing/>
        <w:ind/>
        <w:rPr/>
      </w:pPr>
      <w:r/>
      <w:bookmarkStart w:id="68" w:name="anchor-74"/>
      <w:r/>
      <w:bookmarkEnd w:id="68"/>
      <w:r>
        <w:rPr>
          <w:rStyle w:val="1111"/>
        </w:rPr>
        <w:t xml:space="preserve">would have, or get my desires down to what I </w:t>
      </w:r>
      <w:r>
        <w:rPr>
          <w:rStyle w:val="1111"/>
        </w:rPr>
        <w:t xml:space="preserve">have</w:t>
      </w:r>
      <w:del w:id="2183" w:author="derek" w:date="2026-10-09T15:28:10Z" oouserid="derek">
        <w:r>
          <w:rPr>
            <w:rStyle w:val="1111"/>
          </w:rPr>
          <w:delText xml:space="preserve">;</w:delText>
        </w:r>
      </w:del>
      <w:ins w:id="2184" w:author="derek" w:date="2026-10-09T15:28:11Z" oouserid="derek">
        <w:r>
          <w:rPr>
            <w:rStyle w:val="1111"/>
          </w:rPr>
          <w:t xml:space="preserve">.</w:t>
        </w:r>
      </w:ins>
      <w:r>
        <w:rPr>
          <w:rStyle w:val="1111"/>
        </w:rPr>
        <w:t xml:space="preserve"> </w:t>
      </w:r>
      <w:del w:id="2185" w:author="derek" w:date="2026-10-09T15:28:12Z" oouserid="derek">
        <w:r>
          <w:rPr>
            <w:rStyle w:val="1111"/>
          </w:rPr>
          <w:delText xml:space="preserve">e</w:delText>
        </w:r>
      </w:del>
      <w:ins w:id="2186" w:author="derek" w:date="2026-10-09T15:28:12Z" oouserid="derek">
        <w:r>
          <w:rPr>
            <w:rStyle w:val="1111"/>
          </w:rPr>
          <w:t xml:space="preserve">E</w:t>
        </w:r>
      </w:ins>
      <w:r>
        <w:rPr>
          <w:rStyle w:val="1111"/>
        </w:rPr>
        <w:t xml:space="preserve">ither that I may attain to what I do desire, or bring down my desires to what I have already attained; my estate is the same, for it is as su</w:t>
      </w:r>
      <w:ins w:id="2187" w:author="derek" w:date="2026-10-09T15:28:28Z" oouserid="derek">
        <w:r>
          <w:rPr>
            <w:rStyle w:val="1111"/>
          </w:rPr>
          <w:t xml:space="preserve">i</w:t>
        </w:r>
      </w:ins>
      <w:r>
        <w:rPr>
          <w:rStyle w:val="1111"/>
        </w:rPr>
        <w:t xml:space="preserve">table to me to bring my desire down to my condition, as it is to raise up my condition to my </w:t>
      </w:r>
      <w:ins w:id="2188" w:author="derek" w:date="2026-10-09T15:37:25Z" oouserid="derek">
        <w:r>
          <w:rPr>
            <w:rStyle w:val="1095"/>
          </w:rPr>
          <w:footnoteReference w:id="13"/>
        </w:r>
      </w:ins>
      <w:r>
        <w:rPr>
          <w:rStyle w:val="1111"/>
        </w:rPr>
        <w:t xml:space="preserve">desire. Now I s</w:t>
      </w:r>
      <w:r>
        <w:rPr>
          <w:rStyle w:val="1111"/>
        </w:rPr>
        <w:t xml:space="preserve">ay a heart that </w:t>
      </w:r>
      <w:del w:id="2189" w:author="derek" w:date="2026-10-09T15:28:41Z" oouserid="derek">
        <w:r>
          <w:rPr>
            <w:rStyle w:val="1111"/>
          </w:rPr>
          <w:delText xml:space="preserve">hath</w:delText>
        </w:r>
      </w:del>
      <w:ins w:id="2190" w:author="derek" w:date="2026-10-09T15:28:41Z" oouserid="derek">
        <w:r>
          <w:rPr>
            <w:rStyle w:val="1111"/>
          </w:rPr>
          <w:t xml:space="preserve">has</w:t>
        </w:r>
      </w:ins>
      <w:r>
        <w:rPr>
          <w:rStyle w:val="1111"/>
        </w:rPr>
        <w:t xml:space="preserve"> no grace, and is not instructed in this </w:t>
      </w:r>
      <w:del w:id="2191" w:author="derek" w:date="2026-10-09T15:28:46Z" oouserid="derek">
        <w:r>
          <w:rPr>
            <w:rStyle w:val="1111"/>
          </w:rPr>
          <w:delText xml:space="preserve">M</w:delText>
        </w:r>
      </w:del>
      <w:ins w:id="2192" w:author="derek" w:date="2026-10-09T15:28:46Z" oouserid="derek">
        <w:r>
          <w:rPr>
            <w:rStyle w:val="1111"/>
          </w:rPr>
          <w:t xml:space="preserve">m</w:t>
        </w:r>
      </w:ins>
      <w:r>
        <w:rPr>
          <w:rStyle w:val="1111"/>
        </w:rPr>
        <w:t xml:space="preserve">ystery of </w:t>
      </w:r>
      <w:del w:id="2193" w:author="derek" w:date="2026-10-09T15:28:49Z" oouserid="derek">
        <w:r>
          <w:rPr>
            <w:rStyle w:val="1111"/>
          </w:rPr>
          <w:delText xml:space="preserve">C</w:delText>
        </w:r>
      </w:del>
      <w:ins w:id="2194" w:author="derek" w:date="2026-10-09T15:28:49Z" oouserid="derek">
        <w:r>
          <w:rPr>
            <w:rStyle w:val="1111"/>
          </w:rPr>
          <w:t xml:space="preserve">c</w:t>
        </w:r>
      </w:ins>
      <w:r>
        <w:rPr>
          <w:rStyle w:val="1111"/>
        </w:rPr>
        <w:t xml:space="preserve">ontentment, knows no way to get </w:t>
      </w:r>
      <w:del w:id="2195" w:author="derek" w:date="2026-10-09T15:28:56Z" oouserid="derek">
        <w:r>
          <w:rPr>
            <w:rStyle w:val="1111"/>
          </w:rPr>
          <w:delText xml:space="preserve">C</w:delText>
        </w:r>
      </w:del>
      <w:ins w:id="2196" w:author="derek" w:date="2026-10-09T15:28:56Z" oouserid="derek">
        <w:r>
          <w:rPr>
            <w:rStyle w:val="1111"/>
          </w:rPr>
          <w:t xml:space="preserve">c</w:t>
        </w:r>
      </w:ins>
      <w:r>
        <w:rPr>
          <w:rStyle w:val="1111"/>
        </w:rPr>
        <w:t xml:space="preserve">ontentment, but to have his estate raised up to his desires</w:t>
      </w:r>
      <w:del w:id="2197" w:author="derek" w:date="2026-10-09T15:29:05Z" oouserid="derek">
        <w:r>
          <w:rPr>
            <w:rStyle w:val="1111"/>
          </w:rPr>
          <w:delText xml:space="preserve">;</w:delText>
        </w:r>
      </w:del>
      <w:ins w:id="2198" w:author="derek" w:date="2026-10-09T15:29:05Z" oouserid="derek">
        <w:r>
          <w:rPr>
            <w:rStyle w:val="1111"/>
          </w:rPr>
          <w:t xml:space="preserve">.</w:t>
        </w:r>
      </w:ins>
      <w:r>
        <w:rPr>
          <w:rStyle w:val="1111"/>
        </w:rPr>
        <w:t xml:space="preserve"> </w:t>
      </w:r>
      <w:del w:id="2199" w:author="derek" w:date="2026-10-09T15:29:07Z" oouserid="derek">
        <w:r>
          <w:rPr>
            <w:rStyle w:val="1111"/>
          </w:rPr>
          <w:delText xml:space="preserve">b</w:delText>
        </w:r>
      </w:del>
      <w:ins w:id="2200" w:author="derek" w:date="2026-10-09T15:29:07Z" oouserid="derek">
        <w:r>
          <w:rPr>
            <w:rStyle w:val="1111"/>
          </w:rPr>
          <w:t xml:space="preserve">B</w:t>
        </w:r>
      </w:ins>
      <w:r>
        <w:rPr>
          <w:rStyle w:val="1111"/>
        </w:rPr>
        <w:t xml:space="preserve">ut the other </w:t>
      </w:r>
      <w:del w:id="2201" w:author="derek" w:date="2026-10-09T15:29:12Z" oouserid="derek">
        <w:r>
          <w:rPr>
            <w:rStyle w:val="1111"/>
          </w:rPr>
          <w:delText xml:space="preserve">hath</w:delText>
        </w:r>
      </w:del>
      <w:ins w:id="2202" w:author="derek" w:date="2026-10-09T15:29:12Z" oouserid="derek">
        <w:r>
          <w:rPr>
            <w:rStyle w:val="1111"/>
          </w:rPr>
          <w:t xml:space="preserve">has</w:t>
        </w:r>
      </w:ins>
      <w:r>
        <w:rPr>
          <w:rStyle w:val="1111"/>
        </w:rPr>
        <w:t xml:space="preserve"> another way to </w:t>
      </w:r>
      <w:del w:id="2203" w:author="derek" w:date="2026-10-09T15:29:15Z" oouserid="derek">
        <w:r>
          <w:rPr>
            <w:rStyle w:val="1111"/>
          </w:rPr>
          <w:delText xml:space="preserve">C</w:delText>
        </w:r>
      </w:del>
      <w:ins w:id="2204" w:author="derek" w:date="2026-10-09T15:29:15Z" oouserid="derek">
        <w:r>
          <w:rPr>
            <w:rStyle w:val="1111"/>
          </w:rPr>
          <w:t xml:space="preserve">c</w:t>
        </w:r>
      </w:ins>
      <w:r>
        <w:rPr>
          <w:rStyle w:val="1111"/>
        </w:rPr>
        <w:t xml:space="preserve">ontentment, that is, </w:t>
      </w:r>
      <w:del w:id="2205" w:author="derek" w:date="2026-10-09T15:29:18Z" oouserid="derek">
        <w:r>
          <w:rPr>
            <w:rStyle w:val="1111"/>
          </w:rPr>
          <w:delText xml:space="preserve">H</w:delText>
        </w:r>
      </w:del>
      <w:ins w:id="2206" w:author="derek" w:date="2026-10-09T15:29:18Z" oouserid="derek">
        <w:r>
          <w:rPr>
            <w:rStyle w:val="1111"/>
          </w:rPr>
          <w:t xml:space="preserve">h</w:t>
        </w:r>
      </w:ins>
      <w:r>
        <w:rPr>
          <w:rStyle w:val="1111"/>
        </w:rPr>
        <w:t xml:space="preserve">e can bring his desires down to</w:t>
      </w:r>
      <w:r>
        <w:rPr>
          <w:rStyle w:val="1111"/>
        </w:rPr>
        <w:t xml:space="preserve"> his estate, and so he </w:t>
      </w:r>
      <w:del w:id="2207" w:author="derek" w:date="2026-10-09T15:29:24Z" oouserid="derek">
        <w:r>
          <w:rPr>
            <w:rStyle w:val="1111"/>
          </w:rPr>
          <w:delText xml:space="preserve">doth</w:delText>
        </w:r>
      </w:del>
      <w:ins w:id="2208" w:author="derek" w:date="2026-10-09T15:29:24Z" oouserid="derek">
        <w:r>
          <w:rPr>
            <w:rStyle w:val="1111"/>
          </w:rPr>
          <w:t xml:space="preserve">does</w:t>
        </w:r>
      </w:ins>
      <w:r>
        <w:rPr>
          <w:rStyle w:val="1111"/>
        </w:rPr>
        <w:t xml:space="preserve"> attain to his </w:t>
      </w:r>
      <w:del w:id="2209" w:author="derek" w:date="2026-10-09T15:29:27Z" oouserid="derek">
        <w:r>
          <w:rPr>
            <w:rStyle w:val="1111"/>
          </w:rPr>
          <w:delText xml:space="preserve">C</w:delText>
        </w:r>
      </w:del>
      <w:ins w:id="2210" w:author="derek" w:date="2026-10-09T15:29:27Z" oouserid="derek">
        <w:r>
          <w:rPr>
            <w:rStyle w:val="1111"/>
          </w:rPr>
          <w:t xml:space="preserve">c</w:t>
        </w:r>
      </w:ins>
      <w:r>
        <w:rPr>
          <w:rStyle w:val="1111"/>
        </w:rPr>
        <w:t xml:space="preserve">ontentment. So the Lord fashions the hearts of the Children of men</w:t>
      </w:r>
      <w:del w:id="2211" w:author="derek" w:date="2026-10-09T15:29:34Z" oouserid="derek">
        <w:r>
          <w:rPr>
            <w:rStyle w:val="1111"/>
          </w:rPr>
          <w:delText xml:space="preserve">:</w:delText>
        </w:r>
      </w:del>
      <w:ins w:id="2212" w:author="derek" w:date="2026-10-09T15:29:35Z" oouserid="derek">
        <w:r>
          <w:rPr>
            <w:rStyle w:val="1111"/>
          </w:rPr>
          <w:t xml:space="preserve">.</w:t>
        </w:r>
      </w:ins>
      <w:r>
        <w:rPr>
          <w:rStyle w:val="1111"/>
        </w:rPr>
        <w:t xml:space="preserve"> Now if the heart of a man be fashioned to his condition, he may have as much contentment as if his condition be fashioned to his heart; some men </w:t>
      </w:r>
      <w:r>
        <w:rPr>
          <w:rStyle w:val="1111"/>
        </w:rPr>
        <w:t xml:space="preserve">have a mighty large heart, but they have a straight condition, and they can never have </w:t>
      </w:r>
      <w:del w:id="2213" w:author="derek" w:date="2026-10-09T15:29:57Z" oouserid="derek">
        <w:r>
          <w:rPr>
            <w:rStyle w:val="1111"/>
          </w:rPr>
          <w:delText xml:space="preserve">C</w:delText>
        </w:r>
      </w:del>
      <w:ins w:id="2214" w:author="derek" w:date="2026-10-09T15:29:57Z" oouserid="derek">
        <w:r>
          <w:rPr>
            <w:rStyle w:val="1111"/>
          </w:rPr>
          <w:t xml:space="preserve">c</w:t>
        </w:r>
      </w:ins>
      <w:r>
        <w:rPr>
          <w:rStyle w:val="1111"/>
        </w:rPr>
        <w:t xml:space="preserve">ontentment when their hearts are big and their condition is little</w:t>
      </w:r>
      <w:del w:id="2215" w:author="derek" w:date="2026-10-09T15:30:02Z" oouserid="derek">
        <w:r>
          <w:rPr>
            <w:rStyle w:val="1111"/>
          </w:rPr>
          <w:delText xml:space="preserve">;</w:delText>
        </w:r>
      </w:del>
      <w:r>
        <w:rPr>
          <w:rStyle w:val="1111"/>
        </w:rPr>
        <w:t xml:space="preserve"> </w:t>
      </w:r>
      <w:del w:id="2216" w:author="derek" w:date="2026-10-09T15:30:03Z" oouserid="derek">
        <w:r>
          <w:rPr>
            <w:rStyle w:val="1111"/>
          </w:rPr>
          <w:delText xml:space="preserve">b</w:delText>
        </w:r>
      </w:del>
      <w:ins w:id="2217" w:author="derek" w:date="2026-10-09T15:30:03Z" oouserid="derek">
        <w:r>
          <w:rPr>
            <w:rStyle w:val="1111"/>
          </w:rPr>
          <w:t xml:space="preserve">B</w:t>
        </w:r>
      </w:ins>
      <w:r>
        <w:rPr>
          <w:rStyle w:val="1111"/>
        </w:rPr>
        <w:t xml:space="preserve">ut now though a man cannot bring his condition to be as big as his heart, yet if he can bring his </w:t>
      </w:r>
      <w:r>
        <w:rPr>
          <w:rStyle w:val="1111"/>
        </w:rPr>
        <w:t xml:space="preserve">heart to be as little as his condition, to bring them even, from </w:t>
      </w:r>
      <w:del w:id="2218" w:author="derek" w:date="2026-10-09T15:30:19Z" oouserid="derek">
        <w:r>
          <w:rPr>
            <w:rStyle w:val="1111"/>
          </w:rPr>
          <w:delText xml:space="preserve">thence</w:delText>
        </w:r>
      </w:del>
      <w:ins w:id="2219" w:author="derek" w:date="2026-10-09T15:30:20Z" oouserid="derek">
        <w:r>
          <w:rPr>
            <w:rStyle w:val="1111"/>
          </w:rPr>
          <w:t xml:space="preserve">there</w:t>
        </w:r>
      </w:ins>
      <w:r>
        <w:rPr>
          <w:rStyle w:val="1111"/>
        </w:rPr>
        <w:t xml:space="preserve"> is </w:t>
      </w:r>
      <w:del w:id="2220" w:author="derek" w:date="2026-10-09T15:30:22Z" oouserid="derek">
        <w:r>
          <w:rPr>
            <w:rStyle w:val="1111"/>
          </w:rPr>
          <w:delText xml:space="preserve">C</w:delText>
        </w:r>
      </w:del>
      <w:ins w:id="2221" w:author="derek" w:date="2026-10-09T15:30:22Z" oouserid="derek">
        <w:r>
          <w:rPr>
            <w:rStyle w:val="1111"/>
          </w:rPr>
          <w:t xml:space="preserve">c</w:t>
        </w:r>
      </w:ins>
      <w:r>
        <w:rPr>
          <w:rStyle w:val="1111"/>
        </w:rPr>
        <w:t xml:space="preserve">ontentment. The world is </w:t>
      </w:r>
      <w:del w:id="2222" w:author="derek" w:date="2026-10-09T15:31:42Z" oouserid="derek">
        <w:r>
          <w:rPr>
            <w:rStyle w:val="1111"/>
          </w:rPr>
          <w:delText xml:space="preserve">infinitly</w:delText>
        </w:r>
      </w:del>
      <w:ins w:id="2223" w:author="derek" w:date="2026-10-09T15:31:42Z" oouserid="derek">
        <w:r>
          <w:rPr>
            <w:rStyle w:val="1111"/>
          </w:rPr>
          <w:t xml:space="preserve">infinitely</w:t>
        </w:r>
      </w:ins>
      <w:r>
        <w:rPr>
          <w:rStyle w:val="1111"/>
        </w:rPr>
        <w:t xml:space="preserve"> deceived in this, </w:t>
      </w:r>
      <w:del w:id="2224" w:author="derek" w:date="2026-10-09T15:31:49Z" oouserid="derek">
        <w:r>
          <w:rPr>
            <w:rStyle w:val="1111"/>
          </w:rPr>
          <w:delText xml:space="preserve">T</w:delText>
        </w:r>
      </w:del>
      <w:ins w:id="2225" w:author="derek" w:date="2026-10-09T15:31:49Z" oouserid="derek">
        <w:r>
          <w:rPr>
            <w:rStyle w:val="1111"/>
          </w:rPr>
          <w:t xml:space="preserve">t</w:t>
        </w:r>
      </w:ins>
      <w:r>
        <w:rPr>
          <w:rStyle w:val="1111"/>
        </w:rPr>
        <w:t xml:space="preserve">o think that </w:t>
      </w:r>
      <w:del w:id="2226" w:author="derek" w:date="2026-10-09T15:31:53Z" oouserid="derek">
        <w:r>
          <w:rPr>
            <w:rStyle w:val="1111"/>
          </w:rPr>
          <w:delText xml:space="preserve">C</w:delText>
        </w:r>
      </w:del>
      <w:ins w:id="2227" w:author="derek" w:date="2026-10-09T15:31:53Z" oouserid="derek">
        <w:r>
          <w:rPr>
            <w:rStyle w:val="1111"/>
          </w:rPr>
          <w:t xml:space="preserve">c</w:t>
        </w:r>
      </w:ins>
      <w:r>
        <w:rPr>
          <w:rStyle w:val="1111"/>
        </w:rPr>
        <w:t xml:space="preserve">ontentment lies in having more than they have</w:t>
      </w:r>
      <w:del w:id="2228" w:author="derek" w:date="2026-10-09T15:32:03Z" oouserid="derek">
        <w:r>
          <w:rPr>
            <w:rStyle w:val="1111"/>
          </w:rPr>
          <w:delText xml:space="preserve">;</w:delText>
        </w:r>
      </w:del>
      <w:ins w:id="2229" w:author="derek" w:date="2026-10-09T15:32:03Z" oouserid="derek">
        <w:r>
          <w:rPr>
            <w:rStyle w:val="1111"/>
          </w:rPr>
          <w:t xml:space="preserve">.</w:t>
        </w:r>
      </w:ins>
      <w:r>
        <w:rPr>
          <w:rStyle w:val="1111"/>
        </w:rPr>
        <w:t xml:space="preserve"> </w:t>
      </w:r>
      <w:del w:id="2230" w:author="derek" w:date="2026-10-09T15:32:05Z" oouserid="derek">
        <w:r>
          <w:rPr>
            <w:rStyle w:val="1111"/>
          </w:rPr>
          <w:delText xml:space="preserve">h</w:delText>
        </w:r>
      </w:del>
      <w:ins w:id="2231" w:author="derek" w:date="2026-10-09T15:32:05Z" oouserid="derek">
        <w:r>
          <w:rPr>
            <w:rStyle w:val="1111"/>
          </w:rPr>
          <w:t xml:space="preserve">H</w:t>
        </w:r>
      </w:ins>
      <w:r>
        <w:rPr>
          <w:rStyle w:val="1111"/>
        </w:rPr>
        <w:t xml:space="preserve">ere lies the bottom and root of all </w:t>
      </w:r>
      <w:del w:id="2232" w:author="derek" w:date="2026-10-09T15:32:10Z" oouserid="derek">
        <w:r>
          <w:rPr>
            <w:rStyle w:val="1111"/>
          </w:rPr>
          <w:delText xml:space="preserve">C</w:delText>
        </w:r>
      </w:del>
      <w:ins w:id="2233" w:author="derek" w:date="2026-10-09T15:32:10Z" oouserid="derek">
        <w:r>
          <w:rPr>
            <w:rStyle w:val="1111"/>
          </w:rPr>
          <w:t xml:space="preserve">c</w:t>
        </w:r>
      </w:ins>
      <w:r>
        <w:rPr>
          <w:rStyle w:val="1111"/>
        </w:rPr>
        <w:t xml:space="preserve">ontentment, when there is a</w:t>
      </w:r>
      <w:r>
        <w:rPr>
          <w:rStyle w:val="1111"/>
        </w:rPr>
        <w:t xml:space="preserve">n evenness</w:t>
      </w:r>
      <w:del w:id="2234" w:author="derek" w:date="2026-10-09T15:32:22Z" oouserid="derek">
        <w:r>
          <w:rPr>
            <w:rStyle w:val="1111"/>
          </w:rPr>
          <w:delText xml:space="preserve">e</w:delText>
        </w:r>
      </w:del>
      <w:r>
        <w:rPr>
          <w:rStyle w:val="1111"/>
        </w:rPr>
        <w:t xml:space="preserve"> and proportion between our hearts and our conditions; and that is the reason that many that are godly men that are in a low condition live more sweet and comfortable lives than those that are richer</w:t>
      </w:r>
      <w:del w:id="2235" w:author="derek" w:date="2026-10-09T15:32:52Z" oouserid="derek">
        <w:r>
          <w:rPr>
            <w:rStyle w:val="1111"/>
          </w:rPr>
          <w:delText xml:space="preserve">:</w:delText>
        </w:r>
      </w:del>
      <w:r>
        <w:rPr>
          <w:rStyle w:val="1111"/>
        </w:rPr>
        <w:t xml:space="preserve"> Contentment is not </w:t>
      </w:r>
      <w:del w:id="2236" w:author="derek" w:date="2026-10-09T15:32:59Z" oouserid="derek">
        <w:r>
          <w:rPr>
            <w:rStyle w:val="1111"/>
          </w:rPr>
          <w:delText xml:space="preserve">alwaies</w:delText>
        </w:r>
      </w:del>
      <w:ins w:id="2237" w:author="derek" w:date="2026-10-09T15:33:00Z" oouserid="derek">
        <w:r>
          <w:rPr>
            <w:rStyle w:val="1111"/>
          </w:rPr>
          <w:t xml:space="preserve">always</w:t>
        </w:r>
      </w:ins>
      <w:r>
        <w:rPr>
          <w:rStyle w:val="1111"/>
        </w:rPr>
        <w:t xml:space="preserve"> </w:t>
      </w:r>
      <w:del w:id="2238" w:author="derek" w:date="2026-10-09T15:33:04Z" oouserid="derek">
        <w:r>
          <w:rPr>
            <w:rStyle w:val="1111"/>
          </w:rPr>
          <w:delText xml:space="preserve">cloathed</w:delText>
        </w:r>
      </w:del>
      <w:ins w:id="2239" w:author="derek" w:date="2026-10-09T15:33:06Z" oouserid="derek">
        <w:r>
          <w:rPr>
            <w:rStyle w:val="1111"/>
          </w:rPr>
          <w:t xml:space="preserve">clothed</w:t>
        </w:r>
      </w:ins>
      <w:r>
        <w:rPr>
          <w:rStyle w:val="1111"/>
        </w:rPr>
        <w:t xml:space="preserve"> with si</w:t>
      </w:r>
      <w:r>
        <w:rPr>
          <w:rStyle w:val="1111"/>
        </w:rPr>
        <w:t xml:space="preserve">lk, and purple, and velvets</w:t>
      </w:r>
      <w:del w:id="2240" w:author="derek" w:date="2026-10-09T15:33:13Z" oouserid="derek">
        <w:r>
          <w:rPr>
            <w:rStyle w:val="1111"/>
          </w:rPr>
          <w:delText xml:space="preserve">,</w:delText>
        </w:r>
      </w:del>
      <w:ins w:id="2241" w:author="derek" w:date="2026-10-09T15:33:14Z" oouserid="derek">
        <w:r>
          <w:rPr>
            <w:rStyle w:val="1111"/>
          </w:rPr>
          <w:t xml:space="preserve">.</w:t>
        </w:r>
      </w:ins>
      <w:r>
        <w:rPr>
          <w:rStyle w:val="1111"/>
        </w:rPr>
        <w:t xml:space="preserve"> </w:t>
      </w:r>
      <w:del w:id="2242" w:author="derek" w:date="2026-10-09T15:33:15Z" oouserid="derek">
        <w:r>
          <w:rPr>
            <w:rStyle w:val="1111"/>
          </w:rPr>
          <w:delText xml:space="preserve">b</w:delText>
        </w:r>
      </w:del>
      <w:ins w:id="2243" w:author="derek" w:date="2026-10-09T15:33:15Z" oouserid="derek">
        <w:r>
          <w:rPr>
            <w:rStyle w:val="1111"/>
          </w:rPr>
          <w:t xml:space="preserve">B</w:t>
        </w:r>
      </w:ins>
      <w:r>
        <w:rPr>
          <w:rStyle w:val="1111"/>
        </w:rPr>
        <w:t xml:space="preserve">ut </w:t>
      </w:r>
      <w:del w:id="2244" w:author="derek" w:date="2026-10-09T15:33:17Z" oouserid="derek">
        <w:r>
          <w:rPr>
            <w:rStyle w:val="1111"/>
          </w:rPr>
          <w:delText xml:space="preserve">C</w:delText>
        </w:r>
      </w:del>
      <w:ins w:id="2245" w:author="derek" w:date="2026-10-09T15:33:17Z" oouserid="derek">
        <w:r>
          <w:rPr>
            <w:rStyle w:val="1111"/>
          </w:rPr>
          <w:t xml:space="preserve">c</w:t>
        </w:r>
      </w:ins>
      <w:r>
        <w:rPr>
          <w:rStyle w:val="1111"/>
        </w:rPr>
        <w:t xml:space="preserve">ontentment is sometimes in a russet </w:t>
      </w:r>
      <w:del w:id="2246" w:author="derek" w:date="2026-10-09T15:37:13Z" oouserid="derek">
        <w:r>
          <w:rPr>
            <w:rStyle w:val="1111"/>
          </w:rPr>
          <w:delText xml:space="preserve">sure</w:delText>
        </w:r>
      </w:del>
      <w:ins w:id="2247" w:author="derek" w:date="2026-10-09T15:37:14Z" oouserid="derek">
        <w:r>
          <w:rPr>
            <w:rStyle w:val="1111"/>
          </w:rPr>
          <w:t xml:space="preserve">suit</w:t>
        </w:r>
      </w:ins>
      <w:ins w:id="2248" w:author="derek" w:date="2026-10-09T15:37:43Z" oouserid="derek">
        <w:r>
          <w:rPr>
            <w:rStyle w:val="1095"/>
          </w:rPr>
          <w:footnoteReference w:id="14"/>
        </w:r>
      </w:ins>
      <w:r>
        <w:rPr>
          <w:rStyle w:val="1111"/>
        </w:rPr>
        <w:t xml:space="preserve">, in a mean condition as well as in a higher</w:t>
      </w:r>
      <w:del w:id="2249" w:author="derek" w:date="2026-10-09T15:37:57Z" oouserid="derek">
        <w:r>
          <w:rPr>
            <w:rStyle w:val="1111"/>
          </w:rPr>
          <w:delText xml:space="preserve">;</w:delText>
        </w:r>
      </w:del>
      <w:r>
        <w:rPr>
          <w:rStyle w:val="1111"/>
        </w:rPr>
        <w:t xml:space="preserve"> </w:t>
      </w:r>
      <w:del w:id="2250" w:author="derek" w:date="2026-10-09T15:37:58Z" oouserid="derek">
        <w:r>
          <w:rPr>
            <w:rStyle w:val="1111"/>
          </w:rPr>
          <w:delText xml:space="preserve">a</w:delText>
        </w:r>
      </w:del>
      <w:ins w:id="2251" w:author="derek" w:date="2026-10-09T15:37:58Z" oouserid="derek">
        <w:r>
          <w:rPr>
            <w:rStyle w:val="1111"/>
          </w:rPr>
          <w:t xml:space="preserve">A</w:t>
        </w:r>
      </w:ins>
      <w:r>
        <w:rPr>
          <w:rStyle w:val="1111"/>
        </w:rPr>
        <w:t xml:space="preserve">nd many men that sometimes have had great estates, and God </w:t>
      </w:r>
      <w:del w:id="2252" w:author="derek" w:date="2026-10-09T15:38:07Z" oouserid="derek">
        <w:r>
          <w:rPr>
            <w:rStyle w:val="1111"/>
          </w:rPr>
          <w:delText xml:space="preserve">hath</w:delText>
        </w:r>
      </w:del>
      <w:ins w:id="2253" w:author="derek" w:date="2026-10-09T15:38:07Z" oouserid="derek">
        <w:r>
          <w:rPr>
            <w:rStyle w:val="1111"/>
          </w:rPr>
          <w:t xml:space="preserve">has</w:t>
        </w:r>
      </w:ins>
      <w:r>
        <w:rPr>
          <w:rStyle w:val="1111"/>
        </w:rPr>
        <w:t xml:space="preserve"> brought them into a lower condition, they have had more </w:t>
      </w:r>
      <w:del w:id="2254" w:author="derek" w:date="2026-10-09T15:38:12Z" oouserid="derek">
        <w:r>
          <w:rPr>
            <w:rStyle w:val="1111"/>
          </w:rPr>
          <w:delText xml:space="preserve">C</w:delText>
        </w:r>
      </w:del>
      <w:ins w:id="2255" w:author="derek" w:date="2026-10-09T15:38:12Z" oouserid="derek">
        <w:r>
          <w:rPr>
            <w:rStyle w:val="1111"/>
          </w:rPr>
          <w:t xml:space="preserve">c</w:t>
        </w:r>
      </w:ins>
      <w:r>
        <w:rPr>
          <w:rStyle w:val="1111"/>
        </w:rPr>
        <w:t xml:space="preserve">ontentment in</w:t>
      </w:r>
      <w:r>
        <w:rPr>
          <w:rStyle w:val="1111"/>
        </w:rPr>
        <w:t xml:space="preserve"> that condition than the other</w:t>
      </w:r>
      <w:del w:id="2256" w:author="derek" w:date="2026-10-09T15:38:21Z" oouserid="derek">
        <w:r>
          <w:rPr>
            <w:rStyle w:val="1111"/>
          </w:rPr>
          <w:delText xml:space="preserve">:</w:delText>
        </w:r>
      </w:del>
      <w:ins w:id="2257" w:author="derek" w:date="2026-10-09T15:38:21Z" oouserid="derek">
        <w:r>
          <w:rPr>
            <w:rStyle w:val="1111"/>
          </w:rPr>
          <w:t xml:space="preserve">.</w:t>
        </w:r>
      </w:ins>
      <w:r>
        <w:rPr>
          <w:rStyle w:val="1111"/>
        </w:rPr>
        <w:t xml:space="preserve"> Now how can that possible be? Thus easily, </w:t>
      </w:r>
      <w:del w:id="2258" w:author="derek" w:date="2026-10-09T15:38:27Z" oouserid="derek">
        <w:r>
          <w:rPr>
            <w:rStyle w:val="1111"/>
          </w:rPr>
          <w:delText xml:space="preserve">F</w:delText>
        </w:r>
      </w:del>
      <w:ins w:id="2259" w:author="derek" w:date="2026-10-09T15:38:27Z" oouserid="derek">
        <w:r>
          <w:rPr>
            <w:rStyle w:val="1111"/>
          </w:rPr>
          <w:t xml:space="preserve">f</w:t>
        </w:r>
      </w:ins>
      <w:r>
        <w:rPr>
          <w:rStyle w:val="1111"/>
        </w:rPr>
        <w:t xml:space="preserve">or if you did but understand the root of </w:t>
      </w:r>
      <w:del w:id="2260" w:author="derek" w:date="2026-10-09T15:38:32Z" oouserid="derek">
        <w:r>
          <w:rPr>
            <w:rStyle w:val="1111"/>
          </w:rPr>
          <w:delText xml:space="preserve">C</w:delText>
        </w:r>
      </w:del>
      <w:ins w:id="2261" w:author="derek" w:date="2026-10-09T15:38:32Z" oouserid="derek">
        <w:r>
          <w:rPr>
            <w:rStyle w:val="1111"/>
          </w:rPr>
          <w:t xml:space="preserve">c</w:t>
        </w:r>
      </w:ins>
      <w:r>
        <w:rPr>
          <w:rStyle w:val="1111"/>
        </w:rPr>
        <w:t xml:space="preserve">ontentment, it consists in the su</w:t>
      </w:r>
      <w:ins w:id="2262" w:author="derek" w:date="2026-10-09T15:38:39Z" oouserid="derek">
        <w:r>
          <w:rPr>
            <w:rStyle w:val="1111"/>
          </w:rPr>
          <w:t xml:space="preserve">i</w:t>
        </w:r>
      </w:ins>
      <w:r>
        <w:rPr>
          <w:rStyle w:val="1111"/>
        </w:rPr>
        <w:t xml:space="preserve">tableness</w:t>
      </w:r>
      <w:del w:id="2263" w:author="derek" w:date="2026-10-09T15:38:41Z" oouserid="derek">
        <w:r>
          <w:rPr>
            <w:rStyle w:val="1111"/>
          </w:rPr>
          <w:delText xml:space="preserve">e</w:delText>
        </w:r>
      </w:del>
      <w:r>
        <w:rPr>
          <w:rStyle w:val="1111"/>
        </w:rPr>
        <w:t xml:space="preserve"> and proportion of the spirit of a man to his estate, and the evenness, when one end is not lon</w:t>
      </w:r>
      <w:r>
        <w:rPr>
          <w:rStyle w:val="1111"/>
        </w:rPr>
        <w:t xml:space="preserve">ger and bigger than another</w:t>
      </w:r>
      <w:del w:id="2264" w:author="derek" w:date="2026-10-09T15:38:59Z" oouserid="derek">
        <w:r>
          <w:rPr>
            <w:rStyle w:val="1111"/>
          </w:rPr>
          <w:delText xml:space="preserve">;</w:delText>
        </w:r>
      </w:del>
      <w:ins w:id="2265" w:author="derek" w:date="2026-10-09T15:38:59Z" oouserid="derek">
        <w:r>
          <w:rPr>
            <w:rStyle w:val="1111"/>
          </w:rPr>
          <w:t xml:space="preserve">.</w:t>
        </w:r>
      </w:ins>
      <w:r>
        <w:rPr>
          <w:rStyle w:val="1111"/>
        </w:rPr>
        <w:t xml:space="preserve"> </w:t>
      </w:r>
      <w:del w:id="2266" w:author="derek" w:date="2026-10-09T15:39:01Z" oouserid="derek">
        <w:r>
          <w:rPr>
            <w:rStyle w:val="1111"/>
          </w:rPr>
          <w:delText xml:space="preserve">t</w:delText>
        </w:r>
      </w:del>
      <w:ins w:id="2267" w:author="derek" w:date="2026-10-09T15:39:01Z" oouserid="derek">
        <w:r>
          <w:rPr>
            <w:rStyle w:val="1111"/>
          </w:rPr>
          <w:t xml:space="preserve">T</w:t>
        </w:r>
      </w:ins>
      <w:r>
        <w:rPr>
          <w:rStyle w:val="1111"/>
        </w:rPr>
        <w:t xml:space="preserve">he heart is contented, there is comfort in that condition</w:t>
      </w:r>
      <w:del w:id="2268" w:author="derek" w:date="2026-10-09T15:39:06Z" oouserid="derek">
        <w:r>
          <w:rPr>
            <w:rStyle w:val="1111"/>
          </w:rPr>
          <w:delText xml:space="preserve">;</w:delText>
        </w:r>
      </w:del>
      <w:ins w:id="2269" w:author="derek" w:date="2026-10-09T15:39:06Z" oouserid="derek">
        <w:r>
          <w:rPr>
            <w:rStyle w:val="1111"/>
          </w:rPr>
          <w:t xml:space="preserve">.</w:t>
        </w:r>
      </w:ins>
      <w:r>
        <w:rPr>
          <w:rStyle w:val="1111"/>
        </w:rPr>
        <w:t xml:space="preserve"> </w:t>
      </w:r>
      <w:del w:id="2270" w:author="derek" w:date="2026-10-09T15:39:08Z" oouserid="derek">
        <w:r>
          <w:rPr>
            <w:rStyle w:val="1111"/>
          </w:rPr>
          <w:delText xml:space="preserve">n</w:delText>
        </w:r>
      </w:del>
      <w:ins w:id="2271" w:author="derek" w:date="2026-10-09T15:39:08Z" oouserid="derek">
        <w:r>
          <w:rPr>
            <w:rStyle w:val="1111"/>
          </w:rPr>
          <w:t xml:space="preserve">N</w:t>
        </w:r>
      </w:ins>
      <w:r>
        <w:rPr>
          <w:rStyle w:val="1111"/>
        </w:rPr>
        <w:t xml:space="preserve">ow let God give a man never so great riches, yet if the Lord gives him up to the pride of his heart, he will never be contented</w:t>
      </w:r>
      <w:del w:id="2272" w:author="derek" w:date="2026-10-09T15:39:21Z" oouserid="derek">
        <w:r>
          <w:rPr>
            <w:rStyle w:val="1111"/>
          </w:rPr>
          <w:delText xml:space="preserve">:</w:delText>
        </w:r>
      </w:del>
      <w:ins w:id="2273" w:author="derek" w:date="2026-10-09T15:39:23Z" oouserid="derek">
        <w:r>
          <w:rPr>
            <w:rStyle w:val="1111"/>
          </w:rPr>
          <w:t xml:space="preserve">.</w:t>
        </w:r>
      </w:ins>
      <w:r>
        <w:rPr>
          <w:rStyle w:val="1111"/>
        </w:rPr>
        <w:t xml:space="preserve"> But now, let God bring any one into </w:t>
      </w:r>
      <w:r/>
    </w:p>
    <w:p>
      <w:pPr>
        <w:pStyle w:val="1132"/>
        <w:pBdr/>
        <w:spacing/>
        <w:ind/>
        <w:rPr/>
      </w:pPr>
      <w:r/>
      <w:bookmarkStart w:id="69" w:name="anchor-75"/>
      <w:r/>
      <w:bookmarkEnd w:id="69"/>
      <w:r>
        <w:rPr>
          <w:rStyle w:val="1111"/>
        </w:rPr>
        <w:t xml:space="preserve">Page</w:t>
      </w:r>
      <w:r>
        <w:rPr>
          <w:rStyle w:val="1111"/>
        </w:rPr>
        <w:t xml:space="preserve"> 31</w:t>
      </w:r>
      <w:r/>
    </w:p>
    <w:p>
      <w:pPr>
        <w:pStyle w:val="1132"/>
        <w:pBdr/>
        <w:spacing/>
        <w:ind/>
        <w:rPr/>
      </w:pPr>
      <w:r/>
      <w:bookmarkStart w:id="70" w:name="anchor-76"/>
      <w:r/>
      <w:bookmarkEnd w:id="70"/>
      <w:r>
        <w:rPr>
          <w:rStyle w:val="1111"/>
        </w:rPr>
        <w:t xml:space="preserve">a mean condition, and then let God but fa</w:t>
      </w:r>
      <w:r>
        <w:rPr>
          <w:rStyle w:val="1111"/>
        </w:rPr>
        <w:t xml:space="preserve">shion and </w:t>
      </w:r>
      <w:del w:id="2274" w:author="derek" w:date="2026-10-12T17:21:05Z" oouserid="derek">
        <w:r>
          <w:rPr>
            <w:rStyle w:val="1111"/>
          </w:rPr>
          <w:delText xml:space="preserve">sute</w:delText>
        </w:r>
      </w:del>
      <w:ins w:id="2275" w:author="derek" w:date="2026-10-12T17:21:33Z" oouserid="derek">
        <w:r>
          <w:rPr>
            <w:rStyle w:val="1111"/>
          </w:rPr>
          <w:t xml:space="preserve">suite</w:t>
        </w:r>
      </w:ins>
      <w:r>
        <w:rPr>
          <w:rStyle w:val="1111"/>
        </w:rPr>
        <w:t xml:space="preserve"> his heart to that condition and he will be content. As now in a man</w:t>
      </w:r>
      <w:ins w:id="2276" w:author="derek" w:date="2026-10-12T17:21:44Z" oouserid="derek">
        <w:r>
          <w:rPr>
            <w:rStyle w:val="1111"/>
          </w:rPr>
          <w:t xml:space="preserve">’</w:t>
        </w:r>
      </w:ins>
      <w:r>
        <w:rPr>
          <w:rStyle w:val="1111"/>
        </w:rPr>
        <w:t xml:space="preserve">s going, </w:t>
      </w:r>
      <w:del w:id="2277" w:author="derek" w:date="2026-10-12T17:21:47Z" oouserid="derek">
        <w:r>
          <w:rPr>
            <w:rStyle w:val="1111"/>
          </w:rPr>
          <w:delText xml:space="preserve">S</w:delText>
        </w:r>
      </w:del>
      <w:ins w:id="2278" w:author="derek" w:date="2026-10-12T17:21:47Z" oouserid="derek">
        <w:r>
          <w:rPr>
            <w:rStyle w:val="1111"/>
          </w:rPr>
          <w:t xml:space="preserve">s</w:t>
        </w:r>
      </w:ins>
      <w:r>
        <w:rPr>
          <w:rStyle w:val="1111"/>
        </w:rPr>
        <w:t xml:space="preserve">uppose a man had a mighty long leg, and his other leg were short, why though one of his legs be longer than ordinary yet he could not go so well as a man that hath</w:t>
      </w:r>
      <w:r>
        <w:rPr>
          <w:rStyle w:val="1111"/>
        </w:rPr>
        <w:t xml:space="preserve"> both his legs shorter than he. I compare a long leg, when one is longer than another, to a man that </w:t>
      </w:r>
      <w:del w:id="2279" w:author="derek" w:date="2026-10-12T17:22:12Z" oouserid="derek">
        <w:r>
          <w:rPr>
            <w:rStyle w:val="1111"/>
          </w:rPr>
          <w:delText xml:space="preserve">hath</w:delText>
        </w:r>
      </w:del>
      <w:ins w:id="2280" w:author="derek" w:date="2026-10-12T17:22:12Z" oouserid="derek">
        <w:r>
          <w:rPr>
            <w:rStyle w:val="1111"/>
          </w:rPr>
          <w:t xml:space="preserve">has</w:t>
        </w:r>
      </w:ins>
      <w:r>
        <w:rPr>
          <w:rStyle w:val="1111"/>
        </w:rPr>
        <w:t xml:space="preserve"> a high condition, and is very rich, and a great man in the world, but he </w:t>
      </w:r>
      <w:del w:id="2281" w:author="derek" w:date="2026-10-12T17:22:20Z" oouserid="derek">
        <w:r>
          <w:rPr>
            <w:rStyle w:val="1111"/>
          </w:rPr>
          <w:delText xml:space="preserve">hath</w:delText>
        </w:r>
      </w:del>
      <w:ins w:id="2282" w:author="derek" w:date="2026-10-12T17:22:20Z" oouserid="derek">
        <w:r>
          <w:rPr>
            <w:rStyle w:val="1111"/>
          </w:rPr>
          <w:t xml:space="preserve">has</w:t>
        </w:r>
      </w:ins>
      <w:r>
        <w:rPr>
          <w:rStyle w:val="1111"/>
        </w:rPr>
        <w:t xml:space="preserve"> a great proud heart too, and that is longer and larger than his condit</w:t>
      </w:r>
      <w:r>
        <w:rPr>
          <w:rStyle w:val="1111"/>
        </w:rPr>
        <w:t xml:space="preserve">ion: now this man cannot but be troubled in his condition</w:t>
      </w:r>
      <w:del w:id="2283" w:author="derek" w:date="2026-10-12T17:22:35Z" oouserid="derek">
        <w:r>
          <w:rPr>
            <w:rStyle w:val="1111"/>
          </w:rPr>
          <w:delText xml:space="preserve">:</w:delText>
        </w:r>
      </w:del>
      <w:ins w:id="2284" w:author="derek" w:date="2026-10-12T17:22:35Z" oouserid="derek">
        <w:r>
          <w:rPr>
            <w:rStyle w:val="1111"/>
          </w:rPr>
          <w:t xml:space="preserve">.</w:t>
        </w:r>
      </w:ins>
      <w:r>
        <w:rPr>
          <w:rStyle w:val="1111"/>
        </w:rPr>
        <w:t xml:space="preserve"> Now another man that is in a mean condition, his condition is low, and his heart is low too; so that his heart and his condition is both even together, and this man goes on with more ease abundant</w:t>
      </w:r>
      <w:r>
        <w:rPr>
          <w:rStyle w:val="1111"/>
        </w:rPr>
        <w:t xml:space="preserve">ly than the other </w:t>
      </w:r>
      <w:del w:id="2285" w:author="derek" w:date="2026-10-12T17:22:53Z" oouserid="derek">
        <w:r>
          <w:rPr>
            <w:rStyle w:val="1111"/>
          </w:rPr>
          <w:delText xml:space="preserve">doth</w:delText>
        </w:r>
      </w:del>
      <w:ins w:id="2286" w:author="derek" w:date="2026-10-12T17:22:55Z" oouserid="derek">
        <w:r>
          <w:rPr>
            <w:rStyle w:val="1111"/>
          </w:rPr>
          <w:t xml:space="preserve">does</w:t>
        </w:r>
      </w:ins>
      <w:r>
        <w:rPr>
          <w:rStyle w:val="1111"/>
        </w:rPr>
        <w:t xml:space="preserve">: So that now a gracious heart works after this manner, </w:t>
      </w:r>
      <w:del w:id="2287" w:author="derek" w:date="2026-10-12T17:23:03Z" oouserid="derek">
        <w:r>
          <w:rPr>
            <w:rStyle w:val="1111"/>
          </w:rPr>
          <w:delText xml:space="preserve">T</w:delText>
        </w:r>
      </w:del>
      <w:ins w:id="2288" w:author="derek" w:date="2026-10-12T17:23:03Z" oouserid="derek">
        <w:r>
          <w:rPr>
            <w:rStyle w:val="1111"/>
          </w:rPr>
          <w:t xml:space="preserve">t</w:t>
        </w:r>
      </w:ins>
      <w:r>
        <w:rPr>
          <w:rStyle w:val="1111"/>
        </w:rPr>
        <w:t xml:space="preserve">he Lord </w:t>
      </w:r>
      <w:del w:id="2289" w:author="derek" w:date="2026-10-12T17:23:08Z" oouserid="derek">
        <w:r>
          <w:rPr>
            <w:rStyle w:val="1111"/>
          </w:rPr>
          <w:delText xml:space="preserve">hath</w:delText>
        </w:r>
      </w:del>
      <w:ins w:id="2290" w:author="derek" w:date="2026-10-12T17:23:08Z" oouserid="derek">
        <w:r>
          <w:rPr>
            <w:rStyle w:val="1111"/>
          </w:rPr>
          <w:t xml:space="preserve">has</w:t>
        </w:r>
      </w:ins>
      <w:r>
        <w:rPr>
          <w:rStyle w:val="1111"/>
        </w:rPr>
        <w:t xml:space="preserve"> been pleased to bring down my condition, now if the Lord bring down my heart and make it even with my condition, then I am well enough</w:t>
      </w:r>
      <w:del w:id="2291" w:author="derek" w:date="2026-10-12T17:23:20Z" oouserid="derek">
        <w:r>
          <w:rPr>
            <w:rStyle w:val="1111"/>
          </w:rPr>
          <w:delText xml:space="preserve">:</w:delText>
        </w:r>
      </w:del>
      <w:ins w:id="2292" w:author="derek" w:date="2026-10-12T17:23:20Z" oouserid="derek">
        <w:r>
          <w:rPr>
            <w:rStyle w:val="1111"/>
          </w:rPr>
          <w:t xml:space="preserve">.</w:t>
        </w:r>
      </w:ins>
      <w:r>
        <w:rPr>
          <w:rStyle w:val="1111"/>
        </w:rPr>
        <w:t xml:space="preserve"> And so when God brings down </w:t>
      </w:r>
      <w:r>
        <w:rPr>
          <w:rStyle w:val="1111"/>
        </w:rPr>
        <w:t xml:space="preserve">his condition, he </w:t>
      </w:r>
      <w:del w:id="2293" w:author="derek" w:date="2026-10-12T17:23:27Z" oouserid="derek">
        <w:r>
          <w:rPr>
            <w:rStyle w:val="1111"/>
          </w:rPr>
          <w:delText xml:space="preserve">doth</w:delText>
        </w:r>
      </w:del>
      <w:ins w:id="2294" w:author="derek" w:date="2026-10-12T17:23:28Z" oouserid="derek">
        <w:r>
          <w:rPr>
            <w:rStyle w:val="1111"/>
          </w:rPr>
          <w:t xml:space="preserve">does</w:t>
        </w:r>
      </w:ins>
      <w:r>
        <w:rPr>
          <w:rStyle w:val="1111"/>
        </w:rPr>
        <w:t xml:space="preserve"> not so much labo</w:t>
      </w:r>
      <w:del w:id="2295" w:author="derek" w:date="2026-10-12T17:23:30Z" oouserid="derek">
        <w:r>
          <w:rPr>
            <w:rStyle w:val="1111"/>
          </w:rPr>
          <w:delText xml:space="preserve">u</w:delText>
        </w:r>
      </w:del>
      <w:r>
        <w:rPr>
          <w:rStyle w:val="1111"/>
        </w:rPr>
        <w:t xml:space="preserve">r to raise up his condition again as to bring down his heart to his condition</w:t>
      </w:r>
      <w:del w:id="2296" w:author="derek" w:date="2026-10-12T17:23:46Z" oouserid="derek">
        <w:r>
          <w:rPr>
            <w:rStyle w:val="1111"/>
          </w:rPr>
          <w:delText xml:space="preserve">:</w:delText>
        </w:r>
      </w:del>
      <w:ins w:id="2297" w:author="derek" w:date="2026-10-12T17:23:46Z" oouserid="derek">
        <w:r>
          <w:rPr>
            <w:rStyle w:val="1111"/>
          </w:rPr>
          <w:t xml:space="preserve">.</w:t>
        </w:r>
      </w:ins>
      <w:r>
        <w:rPr>
          <w:rStyle w:val="1111"/>
        </w:rPr>
        <w:t xml:space="preserve"> The </w:t>
      </w:r>
      <w:del w:id="2298" w:author="derek" w:date="2026-10-12T17:23:51Z" oouserid="derek">
        <w:r>
          <w:rPr>
            <w:rStyle w:val="1111"/>
          </w:rPr>
          <w:delText xml:space="preserve">H</w:delText>
        </w:r>
      </w:del>
      <w:ins w:id="2299" w:author="derek" w:date="2026-10-12T17:23:51Z" oouserid="derek">
        <w:r>
          <w:rPr>
            <w:rStyle w:val="1111"/>
          </w:rPr>
          <w:t xml:space="preserve">h</w:t>
        </w:r>
      </w:ins>
      <w:r>
        <w:rPr>
          <w:rStyle w:val="1111"/>
        </w:rPr>
        <w:t xml:space="preserve">eathens themselves</w:t>
      </w:r>
      <w:ins w:id="2300" w:author="derek" w:date="2026-10-12T17:23:55Z" oouserid="derek">
        <w:r>
          <w:rPr>
            <w:rStyle w:val="1111"/>
          </w:rPr>
          <w:t xml:space="preserve">,</w:t>
        </w:r>
      </w:ins>
      <w:r>
        <w:rPr>
          <w:rStyle w:val="1111"/>
        </w:rPr>
        <w:t xml:space="preserve"> they had a little glimps</w:t>
      </w:r>
      <w:ins w:id="2301" w:author="derek" w:date="2026-10-12T17:23:59Z" oouserid="derek">
        <w:r>
          <w:rPr>
            <w:rStyle w:val="1111"/>
          </w:rPr>
          <w:t xml:space="preserve">e</w:t>
        </w:r>
      </w:ins>
      <w:r>
        <w:rPr>
          <w:rStyle w:val="1111"/>
        </w:rPr>
        <w:t xml:space="preserve"> of this; they could say, </w:t>
      </w:r>
      <w:del w:id="2302" w:author="derek" w:date="2026-10-12T17:24:09Z" oouserid="derek">
        <w:r>
          <w:rPr>
            <w:rStyle w:val="1111"/>
          </w:rPr>
          <w:delText xml:space="preserve">T</w:delText>
        </w:r>
      </w:del>
      <w:ins w:id="2303" w:author="derek" w:date="2026-10-12T17:24:09Z" oouserid="derek">
        <w:r>
          <w:rPr>
            <w:rStyle w:val="1111"/>
          </w:rPr>
          <w:t xml:space="preserve">t</w:t>
        </w:r>
      </w:ins>
      <w:r>
        <w:rPr>
          <w:rStyle w:val="1111"/>
        </w:rPr>
        <w:t xml:space="preserve">hat the best riches that is, it is the poverty of desires</w:t>
      </w:r>
      <w:del w:id="2304" w:author="derek" w:date="2026-10-12T17:24:32Z" oouserid="derek">
        <w:r>
          <w:rPr>
            <w:rStyle w:val="1111"/>
          </w:rPr>
          <w:delText xml:space="preserve">:</w:delText>
        </w:r>
      </w:del>
      <w:ins w:id="2305" w:author="derek" w:date="2026-10-12T17:24:32Z" oouserid="derek">
        <w:r>
          <w:rPr>
            <w:rStyle w:val="1111"/>
          </w:rPr>
          <w:t xml:space="preserve">.</w:t>
        </w:r>
      </w:ins>
      <w:r>
        <w:rPr>
          <w:rStyle w:val="1111"/>
        </w:rPr>
        <w:t xml:space="preserve"> </w:t>
      </w:r>
      <w:del w:id="2306" w:author="derek" w:date="2026-10-12T17:24:33Z" oouserid="derek">
        <w:r>
          <w:rPr>
            <w:rStyle w:val="1111"/>
          </w:rPr>
          <w:delText xml:space="preserve">t</w:delText>
        </w:r>
      </w:del>
      <w:ins w:id="2307" w:author="derek" w:date="2026-10-12T17:24:33Z" oouserid="derek">
        <w:r>
          <w:rPr>
            <w:rStyle w:val="1111"/>
          </w:rPr>
          <w:t xml:space="preserve">T</w:t>
        </w:r>
      </w:ins>
      <w:r>
        <w:rPr>
          <w:rStyle w:val="1111"/>
        </w:rPr>
        <w:t xml:space="preserve">ha</w:t>
      </w:r>
      <w:r>
        <w:rPr>
          <w:rStyle w:val="1111"/>
        </w:rPr>
        <w:t xml:space="preserve">t is a speech of a </w:t>
      </w:r>
      <w:del w:id="2308" w:author="derek" w:date="2026-10-12T17:24:21Z" oouserid="derek">
        <w:r>
          <w:rPr>
            <w:rStyle w:val="1111"/>
          </w:rPr>
          <w:delText xml:space="preserve">H</w:delText>
        </w:r>
      </w:del>
      <w:ins w:id="2309" w:author="derek" w:date="2026-10-12T17:24:21Z" oouserid="derek">
        <w:r>
          <w:rPr>
            <w:rStyle w:val="1111"/>
          </w:rPr>
          <w:t xml:space="preserve">h</w:t>
        </w:r>
      </w:ins>
      <w:r>
        <w:rPr>
          <w:rStyle w:val="1111"/>
        </w:rPr>
        <w:t xml:space="preserve">eathen, that is, </w:t>
      </w:r>
      <w:del w:id="2310" w:author="derek" w:date="2026-10-12T17:24:27Z" oouserid="derek">
        <w:r>
          <w:rPr>
            <w:rStyle w:val="1111"/>
          </w:rPr>
          <w:delText xml:space="preserve">I</w:delText>
        </w:r>
      </w:del>
      <w:ins w:id="2311" w:author="derek" w:date="2026-10-12T17:24:27Z" oouserid="derek">
        <w:r>
          <w:rPr>
            <w:rStyle w:val="1111"/>
          </w:rPr>
          <w:t xml:space="preserve">i</w:t>
        </w:r>
      </w:ins>
      <w:r>
        <w:rPr>
          <w:rStyle w:val="1111"/>
        </w:rPr>
        <w:t xml:space="preserve">f a man or woman have their desires cut short, and have no large desires, that man and woman they are rich when they can bring their desires to be but low: So this is the </w:t>
      </w:r>
      <w:del w:id="2312" w:author="derek" w:date="2026-10-12T17:24:51Z" oouserid="derek">
        <w:r>
          <w:rPr>
            <w:rStyle w:val="1111"/>
          </w:rPr>
          <w:delText xml:space="preserve">A</w:delText>
        </w:r>
      </w:del>
      <w:ins w:id="2313" w:author="derek" w:date="2026-10-12T17:24:51Z" oouserid="derek">
        <w:r>
          <w:rPr>
            <w:rStyle w:val="1111"/>
          </w:rPr>
          <w:t xml:space="preserve">a</w:t>
        </w:r>
      </w:ins>
      <w:r>
        <w:rPr>
          <w:rStyle w:val="1111"/>
        </w:rPr>
        <w:t xml:space="preserve">rt of </w:t>
      </w:r>
      <w:del w:id="2314" w:author="derek" w:date="2026-10-12T17:24:53Z" oouserid="derek">
        <w:r>
          <w:rPr>
            <w:rStyle w:val="1111"/>
          </w:rPr>
          <w:delText xml:space="preserve">C</w:delText>
        </w:r>
      </w:del>
      <w:ins w:id="2315" w:author="derek" w:date="2026-10-12T17:24:53Z" oouserid="derek">
        <w:r>
          <w:rPr>
            <w:rStyle w:val="1111"/>
          </w:rPr>
          <w:t xml:space="preserve">c</w:t>
        </w:r>
      </w:ins>
      <w:r>
        <w:rPr>
          <w:rStyle w:val="1111"/>
        </w:rPr>
        <w:t xml:space="preserve">ontentment. Not to seek to add</w:t>
      </w:r>
      <w:del w:id="2316" w:author="derek" w:date="2026-10-12T17:24:56Z" oouserid="derek">
        <w:r>
          <w:rPr>
            <w:rStyle w:val="1111"/>
          </w:rPr>
          <w:delText xml:space="preserve">e</w:delText>
        </w:r>
      </w:del>
      <w:r>
        <w:rPr>
          <w:rStyle w:val="1111"/>
        </w:rPr>
        <w:t xml:space="preserve"> to our</w:t>
      </w:r>
      <w:r>
        <w:rPr>
          <w:rStyle w:val="1111"/>
        </w:rPr>
        <w:t xml:space="preserve"> conditions, but to </w:t>
      </w:r>
      <w:del w:id="2317" w:author="derek" w:date="2026-10-12T17:25:02Z" oouserid="derek">
        <w:r>
          <w:rPr>
            <w:rStyle w:val="1111"/>
          </w:rPr>
          <w:delText xml:space="preserve">substract</w:delText>
        </w:r>
      </w:del>
      <w:ins w:id="2318" w:author="derek" w:date="2026-10-12T17:25:04Z" oouserid="derek">
        <w:r>
          <w:rPr>
            <w:rStyle w:val="1111"/>
          </w:rPr>
          <w:t xml:space="preserve">subtract</w:t>
        </w:r>
      </w:ins>
      <w:r>
        <w:rPr>
          <w:rStyle w:val="1111"/>
        </w:rPr>
        <w:t xml:space="preserve"> from our desires. Another </w:t>
      </w:r>
      <w:del w:id="2319" w:author="derek" w:date="2026-10-12T17:25:09Z" oouserid="derek">
        <w:r>
          <w:rPr>
            <w:rStyle w:val="1111"/>
          </w:rPr>
          <w:delText xml:space="preserve">hath</w:delText>
        </w:r>
      </w:del>
      <w:ins w:id="2320" w:author="derek" w:date="2026-10-12T17:25:09Z" oouserid="derek">
        <w:r>
          <w:rPr>
            <w:rStyle w:val="1111"/>
          </w:rPr>
          <w:t xml:space="preserve">has</w:t>
        </w:r>
      </w:ins>
      <w:r>
        <w:rPr>
          <w:rStyle w:val="1111"/>
        </w:rPr>
        <w:t xml:space="preserve"> this, </w:t>
      </w:r>
      <w:del w:id="2321" w:author="derek" w:date="2026-10-12T17:25:12Z" oouserid="derek">
        <w:r>
          <w:rPr>
            <w:rStyle w:val="1111"/>
          </w:rPr>
          <w:delText xml:space="preserve">T</w:delText>
        </w:r>
      </w:del>
      <w:ins w:id="2322" w:author="derek" w:date="2026-10-12T17:25:12Z" oouserid="derek">
        <w:r>
          <w:rPr>
            <w:rStyle w:val="1111"/>
          </w:rPr>
          <w:t xml:space="preserve">t</w:t>
        </w:r>
      </w:ins>
      <w:r>
        <w:rPr>
          <w:rStyle w:val="1111"/>
        </w:rPr>
        <w:t xml:space="preserve">he way to be rich, </w:t>
      </w:r>
      <w:del w:id="2323" w:author="derek" w:date="2026-10-12T17:25:20Z" oouserid="derek">
        <w:r>
          <w:rPr>
            <w:rStyle w:val="1111"/>
          </w:rPr>
          <w:delText xml:space="preserve">saith</w:delText>
        </w:r>
      </w:del>
      <w:ins w:id="2324" w:author="derek" w:date="2026-10-12T17:25:21Z" oouserid="derek">
        <w:r>
          <w:rPr>
            <w:rStyle w:val="1111"/>
          </w:rPr>
          <w:t xml:space="preserve">says</w:t>
        </w:r>
      </w:ins>
      <w:r>
        <w:rPr>
          <w:rStyle w:val="1111"/>
        </w:rPr>
        <w:t xml:space="preserve"> he, it is not by increasing of wealth, but by diminishing of our desires; for certainly that man or woman is a rich man or woman that </w:t>
      </w:r>
      <w:del w:id="2325" w:author="derek" w:date="2026-10-12T17:25:45Z" oouserid="derek">
        <w:r>
          <w:rPr>
            <w:rStyle w:val="1111"/>
          </w:rPr>
          <w:delText xml:space="preserve">hath</w:delText>
        </w:r>
      </w:del>
      <w:ins w:id="2326" w:author="derek" w:date="2026-10-12T17:25:45Z" oouserid="derek">
        <w:r>
          <w:rPr>
            <w:rStyle w:val="1111"/>
          </w:rPr>
          <w:t xml:space="preserve">has</w:t>
        </w:r>
      </w:ins>
      <w:r>
        <w:rPr>
          <w:rStyle w:val="1111"/>
        </w:rPr>
        <w:t xml:space="preserve"> their desires satisfie</w:t>
      </w:r>
      <w:r>
        <w:rPr>
          <w:rStyle w:val="1111"/>
        </w:rPr>
        <w:t xml:space="preserve">d</w:t>
      </w:r>
      <w:del w:id="2327" w:author="derek" w:date="2026-10-12T17:25:53Z" oouserid="derek">
        <w:r>
          <w:rPr>
            <w:rStyle w:val="1111"/>
          </w:rPr>
          <w:delText xml:space="preserve">;</w:delText>
        </w:r>
      </w:del>
      <w:ins w:id="2328" w:author="derek" w:date="2026-10-12T17:25:53Z" oouserid="derek">
        <w:r>
          <w:rPr>
            <w:rStyle w:val="1111"/>
          </w:rPr>
          <w:t xml:space="preserve">.</w:t>
        </w:r>
      </w:ins>
      <w:r>
        <w:rPr>
          <w:rStyle w:val="1111"/>
        </w:rPr>
        <w:t xml:space="preserve"> </w:t>
      </w:r>
      <w:del w:id="2329" w:author="derek" w:date="2026-10-12T17:25:56Z" oouserid="derek">
        <w:r>
          <w:rPr>
            <w:rStyle w:val="1111"/>
          </w:rPr>
          <w:delText xml:space="preserve">n</w:delText>
        </w:r>
      </w:del>
      <w:ins w:id="2330" w:author="derek" w:date="2026-10-12T17:25:56Z" oouserid="derek">
        <w:r>
          <w:rPr>
            <w:rStyle w:val="1111"/>
          </w:rPr>
          <w:t xml:space="preserve">N</w:t>
        </w:r>
      </w:ins>
      <w:r>
        <w:rPr>
          <w:rStyle w:val="1111"/>
        </w:rPr>
        <w:t xml:space="preserve">ow a contented man </w:t>
      </w:r>
      <w:del w:id="2331" w:author="derek" w:date="2026-10-12T17:26:01Z" oouserid="derek">
        <w:r>
          <w:rPr>
            <w:rStyle w:val="1111"/>
          </w:rPr>
          <w:delText xml:space="preserve">hath</w:delText>
        </w:r>
      </w:del>
      <w:ins w:id="2332" w:author="derek" w:date="2026-10-12T17:26:02Z" oouserid="derek">
        <w:r>
          <w:rPr>
            <w:rStyle w:val="1111"/>
          </w:rPr>
          <w:t xml:space="preserve">has</w:t>
        </w:r>
      </w:ins>
      <w:r>
        <w:rPr>
          <w:rStyle w:val="1111"/>
        </w:rPr>
        <w:t xml:space="preserve"> his desires satisfied, God satisfies his desires, that is, all considered, he is satisfied in his condition for the present to be the best condition, and so he comes to this Contentment by way of </w:t>
      </w:r>
      <w:del w:id="2333" w:author="derek" w:date="2026-10-12T17:26:29Z" oouserid="derek">
        <w:r>
          <w:rPr>
            <w:rStyle w:val="1111"/>
          </w:rPr>
          <w:delText xml:space="preserve">Substraction</w:delText>
        </w:r>
      </w:del>
      <w:ins w:id="2334" w:author="derek" w:date="2026-10-12T17:26:31Z" oouserid="derek">
        <w:r>
          <w:rPr>
            <w:rStyle w:val="1111"/>
          </w:rPr>
          <w:t xml:space="preserve">subtraction</w:t>
        </w:r>
      </w:ins>
      <w:r>
        <w:rPr>
          <w:rStyle w:val="1111"/>
        </w:rPr>
        <w:t xml:space="preserve">, and not </w:t>
      </w:r>
      <w:del w:id="2335" w:author="derek" w:date="2026-10-12T17:26:34Z" oouserid="derek">
        <w:r>
          <w:rPr>
            <w:rStyle w:val="1111"/>
          </w:rPr>
          <w:delText xml:space="preserve">A</w:delText>
        </w:r>
      </w:del>
      <w:ins w:id="2336" w:author="derek" w:date="2026-10-12T17:26:34Z" oouserid="derek">
        <w:r>
          <w:rPr>
            <w:rStyle w:val="1111"/>
          </w:rPr>
          <w:t xml:space="preserve">a</w:t>
        </w:r>
      </w:ins>
      <w:r>
        <w:rPr>
          <w:rStyle w:val="1111"/>
        </w:rPr>
        <w:t xml:space="preserve">ddition.</w:t>
      </w:r>
      <w:r/>
    </w:p>
    <w:p>
      <w:pPr>
        <w:pStyle w:val="1132"/>
        <w:pBdr/>
        <w:spacing/>
        <w:ind/>
        <w:rPr/>
      </w:pPr>
      <w:r/>
      <w:bookmarkStart w:id="71" w:name="W32-32-article_2"/>
      <w:r/>
      <w:bookmarkEnd w:id="71"/>
      <w:r>
        <w:rPr>
          <w:rStyle w:val="1111"/>
        </w:rPr>
        <w:t xml:space="preserve">The Third thing in the </w:t>
      </w:r>
      <w:del w:id="2337" w:author="derek" w:date="2026-10-12T17:26:39Z" oouserid="derek">
        <w:r>
          <w:rPr>
            <w:rStyle w:val="1111"/>
          </w:rPr>
          <w:delText xml:space="preserve">A</w:delText>
        </w:r>
      </w:del>
      <w:ins w:id="2338" w:author="derek" w:date="2026-10-12T17:26:39Z" oouserid="derek">
        <w:r>
          <w:rPr>
            <w:rStyle w:val="1111"/>
          </w:rPr>
          <w:t xml:space="preserve">a</w:t>
        </w:r>
      </w:ins>
      <w:r>
        <w:rPr>
          <w:rStyle w:val="1111"/>
        </w:rPr>
        <w:t xml:space="preserve">rt of </w:t>
      </w:r>
      <w:del w:id="2339" w:author="derek" w:date="2026-10-12T17:26:41Z" oouserid="derek">
        <w:r>
          <w:rPr>
            <w:rStyle w:val="1111"/>
          </w:rPr>
          <w:delText xml:space="preserve">C</w:delText>
        </w:r>
      </w:del>
      <w:ins w:id="2340" w:author="derek" w:date="2026-10-12T17:26:41Z" oouserid="derek">
        <w:r>
          <w:rPr>
            <w:rStyle w:val="1111"/>
          </w:rPr>
          <w:t xml:space="preserve">c</w:t>
        </w:r>
      </w:ins>
      <w:r>
        <w:rPr>
          <w:rStyle w:val="1111"/>
        </w:rPr>
        <w:t xml:space="preserve">ontentment is this, </w:t>
      </w:r>
      <w:del w:id="2341" w:author="derek" w:date="2026-10-12T17:26:43Z" oouserid="derek">
        <w:r>
          <w:rPr>
            <w:rStyle w:val="1111"/>
          </w:rPr>
          <w:delText xml:space="preserve">A</w:delText>
        </w:r>
      </w:del>
      <w:ins w:id="2342" w:author="derek" w:date="2026-10-12T17:26:43Z" oouserid="derek">
        <w:r>
          <w:rPr>
            <w:rStyle w:val="1111"/>
          </w:rPr>
          <w:t xml:space="preserve">a</w:t>
        </w:r>
      </w:ins>
      <w:r>
        <w:rPr>
          <w:rStyle w:val="1111"/>
        </w:rPr>
        <w:t xml:space="preserve"> Christian comes to </w:t>
      </w:r>
      <w:del w:id="2343" w:author="derek" w:date="2026-10-12T17:26:51Z" oouserid="derek">
        <w:r>
          <w:rPr>
            <w:rStyle w:val="1111"/>
          </w:rPr>
          <w:delText xml:space="preserve">C</w:delText>
        </w:r>
      </w:del>
      <w:ins w:id="2344" w:author="derek" w:date="2026-10-12T17:26:51Z" oouserid="derek">
        <w:r>
          <w:rPr>
            <w:rStyle w:val="1111"/>
          </w:rPr>
          <w:t xml:space="preserve">c</w:t>
        </w:r>
      </w:ins>
      <w:r>
        <w:rPr>
          <w:rStyle w:val="1111"/>
        </w:rPr>
        <w:t xml:space="preserve">ontentment, not so much by getting off his burden that is upon him, as by the adding another burden to him</w:t>
      </w:r>
      <w:r>
        <w:rPr>
          <w:rStyle w:val="1111"/>
        </w:rPr>
        <w:t xml:space="preserve">; this is a way that flesh and blood </w:t>
      </w:r>
      <w:del w:id="2345" w:author="derek" w:date="2026-10-12T17:27:05Z" oouserid="derek">
        <w:r>
          <w:rPr>
            <w:rStyle w:val="1111"/>
          </w:rPr>
          <w:delText xml:space="preserve">hath</w:delText>
        </w:r>
      </w:del>
      <w:ins w:id="2346" w:author="derek" w:date="2026-10-12T17:27:05Z" oouserid="derek">
        <w:r>
          <w:rPr>
            <w:rStyle w:val="1111"/>
          </w:rPr>
          <w:t xml:space="preserve">has</w:t>
        </w:r>
      </w:ins>
      <w:r>
        <w:rPr>
          <w:rStyle w:val="1111"/>
        </w:rPr>
        <w:t xml:space="preserve"> little </w:t>
      </w:r>
      <w:del w:id="2347" w:author="derek" w:date="2026-10-12T17:27:12Z" oouserid="derek">
        <w:r>
          <w:rPr>
            <w:rStyle w:val="1111"/>
          </w:rPr>
          <w:delText xml:space="preserve">skilll</w:delText>
        </w:r>
      </w:del>
      <w:ins w:id="2348" w:author="derek" w:date="2026-10-12T17:27:13Z" oouserid="derek">
        <w:r>
          <w:rPr>
            <w:rStyle w:val="1111"/>
          </w:rPr>
          <w:t xml:space="preserve">skill</w:t>
        </w:r>
      </w:ins>
      <w:r>
        <w:rPr>
          <w:rStyle w:val="1111"/>
        </w:rPr>
        <w:t xml:space="preserve"> in. You will say how is </w:t>
      </w:r>
      <w:r/>
    </w:p>
    <w:p>
      <w:pPr>
        <w:pStyle w:val="1132"/>
        <w:pBdr/>
        <w:spacing/>
        <w:ind/>
        <w:rPr/>
      </w:pPr>
      <w:r/>
      <w:bookmarkStart w:id="71" w:name="anchor-77"/>
      <w:r/>
      <w:bookmarkEnd w:id="71"/>
      <w:r>
        <w:rPr>
          <w:rStyle w:val="1111"/>
        </w:rPr>
        <w:t xml:space="preserve">Page</w:t>
      </w:r>
      <w:r>
        <w:rPr>
          <w:rStyle w:val="1111"/>
        </w:rPr>
        <w:t xml:space="preserve"> 32</w:t>
      </w:r>
      <w:r/>
    </w:p>
    <w:p>
      <w:pPr>
        <w:pStyle w:val="1132"/>
        <w:pBdr/>
        <w:spacing/>
        <w:ind/>
        <w:rPr/>
      </w:pPr>
      <w:r/>
      <w:bookmarkStart w:id="72" w:name="anchor-78"/>
      <w:r/>
      <w:bookmarkEnd w:id="72"/>
      <w:r>
        <w:rPr>
          <w:rStyle w:val="1111"/>
        </w:rPr>
        <w:t xml:space="preserve">this? In this manner, ar</w:t>
      </w:r>
      <w:del w:id="2349" w:author="derek" w:date="2026-10-12T17:27:25Z" oouserid="derek">
        <w:r>
          <w:rPr>
            <w:rStyle w:val="1111"/>
          </w:rPr>
          <w:delText xml:space="preserve">t</w:delText>
        </w:r>
      </w:del>
      <w:ins w:id="2350" w:author="derek" w:date="2026-10-12T17:27:26Z" oouserid="derek">
        <w:r>
          <w:rPr>
            <w:rStyle w:val="1111"/>
          </w:rPr>
          <w:t xml:space="preserve">e</w:t>
        </w:r>
      </w:ins>
      <w:r>
        <w:rPr>
          <w:rStyle w:val="1111"/>
        </w:rPr>
        <w:t xml:space="preserve"> </w:t>
      </w:r>
      <w:del w:id="2351" w:author="derek" w:date="2026-10-12T17:27:28Z" oouserid="derek">
        <w:r>
          <w:rPr>
            <w:rStyle w:val="1111"/>
          </w:rPr>
          <w:delText xml:space="preserve">thou</w:delText>
        </w:r>
      </w:del>
      <w:ins w:id="2352" w:author="derek" w:date="2026-10-12T17:27:28Z" oouserid="derek">
        <w:r>
          <w:rPr>
            <w:rStyle w:val="1111"/>
          </w:rPr>
          <w:t xml:space="preserve">you</w:t>
        </w:r>
      </w:ins>
      <w:r>
        <w:rPr>
          <w:rStyle w:val="1111"/>
        </w:rPr>
        <w:t xml:space="preserve"> afflicted, and is there a great load and burden upon </w:t>
      </w:r>
      <w:del w:id="2353" w:author="derek" w:date="2026-10-12T17:27:36Z" oouserid="derek">
        <w:r>
          <w:rPr>
            <w:rStyle w:val="1111"/>
          </w:rPr>
          <w:delText xml:space="preserve">thee</w:delText>
        </w:r>
      </w:del>
      <w:ins w:id="2354" w:author="derek" w:date="2026-10-12T17:27:36Z" oouserid="derek">
        <w:r>
          <w:rPr>
            <w:rStyle w:val="1111"/>
          </w:rPr>
          <w:t xml:space="preserve">you</w:t>
        </w:r>
      </w:ins>
      <w:r>
        <w:rPr>
          <w:rStyle w:val="1111"/>
        </w:rPr>
        <w:t xml:space="preserve"> by reason of thy affliction? </w:t>
      </w:r>
      <w:del w:id="2355" w:author="derek" w:date="2026-10-12T17:27:41Z" oouserid="derek">
        <w:r>
          <w:rPr>
            <w:rStyle w:val="1111"/>
          </w:rPr>
          <w:delText xml:space="preserve">thou</w:delText>
        </w:r>
      </w:del>
      <w:ins w:id="2356" w:author="derek" w:date="2026-10-12T17:27:41Z" oouserid="derek">
        <w:r>
          <w:rPr>
            <w:rStyle w:val="1111"/>
          </w:rPr>
          <w:t xml:space="preserve">You</w:t>
        </w:r>
      </w:ins>
      <w:r>
        <w:rPr>
          <w:rStyle w:val="1111"/>
        </w:rPr>
        <w:t xml:space="preserve"> </w:t>
      </w:r>
      <w:del w:id="2357" w:author="derek" w:date="2026-10-12T17:27:45Z" oouserid="derek">
        <w:r>
          <w:rPr>
            <w:rStyle w:val="1111"/>
          </w:rPr>
          <w:delText xml:space="preserve">thinkest</w:delText>
        </w:r>
      </w:del>
      <w:ins w:id="2358" w:author="derek" w:date="2026-10-12T17:27:48Z" oouserid="derek">
        <w:r>
          <w:rPr>
            <w:rStyle w:val="1111"/>
          </w:rPr>
          <w:t xml:space="preserve">think</w:t>
        </w:r>
      </w:ins>
      <w:r>
        <w:rPr>
          <w:rStyle w:val="1111"/>
        </w:rPr>
        <w:t xml:space="preserve"> there is no way in the world to get </w:t>
      </w:r>
      <w:del w:id="2359" w:author="derek" w:date="2026-10-12T17:27:53Z" oouserid="derek">
        <w:r>
          <w:rPr>
            <w:rStyle w:val="1111"/>
          </w:rPr>
          <w:delText xml:space="preserve">C</w:delText>
        </w:r>
      </w:del>
      <w:ins w:id="2360" w:author="derek" w:date="2026-10-12T17:27:53Z" oouserid="derek">
        <w:r>
          <w:rPr>
            <w:rStyle w:val="1111"/>
          </w:rPr>
          <w:t xml:space="preserve">c</w:t>
        </w:r>
      </w:ins>
      <w:r>
        <w:rPr>
          <w:rStyle w:val="1111"/>
        </w:rPr>
        <w:t xml:space="preserve">ontentment</w:t>
      </w:r>
      <w:r>
        <w:rPr>
          <w:rStyle w:val="1111"/>
        </w:rPr>
        <w:t xml:space="preserve">, but, O that this burden were but off, O it is a heavy load, and few know what a burden I have! What </w:t>
      </w:r>
      <w:del w:id="2361" w:author="derek" w:date="2026-10-12T17:28:06Z" oouserid="derek">
        <w:r>
          <w:rPr>
            <w:rStyle w:val="1111"/>
          </w:rPr>
          <w:delText xml:space="preserve">doest</w:delText>
        </w:r>
      </w:del>
      <w:ins w:id="2362" w:author="derek" w:date="2026-10-12T17:28:08Z" oouserid="derek">
        <w:r>
          <w:rPr>
            <w:rStyle w:val="1111"/>
          </w:rPr>
          <w:t xml:space="preserve">do</w:t>
        </w:r>
      </w:ins>
      <w:r>
        <w:rPr>
          <w:rStyle w:val="1111"/>
        </w:rPr>
        <w:t xml:space="preserve"> </w:t>
      </w:r>
      <w:del w:id="2363" w:author="derek" w:date="2026-10-12T17:28:11Z" oouserid="derek">
        <w:r>
          <w:rPr>
            <w:rStyle w:val="1111"/>
          </w:rPr>
          <w:delText xml:space="preserve">thou</w:delText>
        </w:r>
      </w:del>
      <w:ins w:id="2364" w:author="derek" w:date="2026-10-12T17:28:11Z" oouserid="derek">
        <w:r>
          <w:rPr>
            <w:rStyle w:val="1111"/>
          </w:rPr>
          <w:t xml:space="preserve">you</w:t>
        </w:r>
      </w:ins>
      <w:r>
        <w:rPr>
          <w:rStyle w:val="1111"/>
        </w:rPr>
        <w:t xml:space="preserve"> think there is no way for the </w:t>
      </w:r>
      <w:del w:id="2365" w:author="derek" w:date="2026-10-12T17:28:16Z" oouserid="derek">
        <w:r>
          <w:rPr>
            <w:rStyle w:val="1111"/>
          </w:rPr>
          <w:delText xml:space="preserve">C</w:delText>
        </w:r>
      </w:del>
      <w:ins w:id="2366" w:author="derek" w:date="2026-10-12T17:28:16Z" oouserid="derek">
        <w:r>
          <w:rPr>
            <w:rStyle w:val="1111"/>
          </w:rPr>
          <w:t xml:space="preserve">c</w:t>
        </w:r>
      </w:ins>
      <w:r>
        <w:rPr>
          <w:rStyle w:val="1111"/>
        </w:rPr>
        <w:t xml:space="preserve">ontentment of </w:t>
      </w:r>
      <w:del w:id="2367" w:author="derek" w:date="2026-10-12T17:28:20Z" oouserid="derek">
        <w:r>
          <w:rPr>
            <w:rStyle w:val="1111"/>
          </w:rPr>
          <w:delText xml:space="preserve">thy</w:delText>
        </w:r>
      </w:del>
      <w:ins w:id="2368" w:author="derek" w:date="2026-10-12T17:28:21Z" oouserid="derek">
        <w:r>
          <w:rPr>
            <w:rStyle w:val="1111"/>
          </w:rPr>
          <w:t xml:space="preserve">your</w:t>
        </w:r>
      </w:ins>
      <w:r>
        <w:rPr>
          <w:rStyle w:val="1111"/>
        </w:rPr>
        <w:t xml:space="preserve"> spirit but this getting off thy burden? O thou art deceived, the way of </w:t>
      </w:r>
      <w:del w:id="2369" w:author="derek" w:date="2026-10-12T17:28:39Z" oouserid="derek">
        <w:r>
          <w:rPr>
            <w:rStyle w:val="1111"/>
          </w:rPr>
          <w:delText xml:space="preserve">C</w:delText>
        </w:r>
      </w:del>
      <w:ins w:id="2370" w:author="derek" w:date="2026-10-12T17:28:39Z" oouserid="derek">
        <w:r>
          <w:rPr>
            <w:rStyle w:val="1111"/>
          </w:rPr>
          <w:t xml:space="preserve">c</w:t>
        </w:r>
      </w:ins>
      <w:r>
        <w:rPr>
          <w:rStyle w:val="1111"/>
        </w:rPr>
        <w:t xml:space="preserve">ontentment is to add</w:t>
      </w:r>
      <w:del w:id="2371" w:author="derek" w:date="2026-10-12T17:28:42Z" oouserid="derek">
        <w:r>
          <w:rPr>
            <w:rStyle w:val="1111"/>
          </w:rPr>
          <w:delText xml:space="preserve">e</w:delText>
        </w:r>
      </w:del>
      <w:r>
        <w:rPr>
          <w:rStyle w:val="1111"/>
        </w:rPr>
        <w:t xml:space="preserve"> another burden, that is, </w:t>
      </w:r>
      <w:del w:id="2372" w:author="derek" w:date="2026-10-12T17:28:50Z" oouserid="derek">
        <w:r>
          <w:rPr>
            <w:rStyle w:val="1111"/>
          </w:rPr>
          <w:delText xml:space="preserve">labour</w:delText>
        </w:r>
      </w:del>
      <w:ins w:id="2373" w:author="derek" w:date="2026-10-12T17:28:50Z" oouserid="derek">
        <w:r>
          <w:rPr>
            <w:rStyle w:val="1111"/>
          </w:rPr>
          <w:t xml:space="preserve">labor</w:t>
        </w:r>
      </w:ins>
      <w:r>
        <w:rPr>
          <w:rStyle w:val="1111"/>
        </w:rPr>
        <w:t xml:space="preserve"> to load and burden thy heart with </w:t>
      </w:r>
      <w:del w:id="2374" w:author="derek" w:date="2026-10-12T17:28:56Z" oouserid="derek">
        <w:r>
          <w:rPr>
            <w:rStyle w:val="1111"/>
          </w:rPr>
          <w:delText xml:space="preserve">thy</w:delText>
        </w:r>
      </w:del>
      <w:ins w:id="2375" w:author="derek" w:date="2026-10-12T17:28:57Z" oouserid="derek">
        <w:r>
          <w:rPr>
            <w:rStyle w:val="1111"/>
          </w:rPr>
          <w:t xml:space="preserve">your</w:t>
        </w:r>
      </w:ins>
      <w:r>
        <w:rPr>
          <w:rStyle w:val="1111"/>
        </w:rPr>
        <w:t xml:space="preserve"> sin, and the </w:t>
      </w:r>
      <w:del w:id="2376" w:author="derek" w:date="2026-10-12T17:29:04Z" oouserid="derek">
        <w:r>
          <w:rPr>
            <w:rStyle w:val="1111"/>
          </w:rPr>
          <w:delText xml:space="preserve">heaviour</w:delText>
        </w:r>
      </w:del>
      <w:ins w:id="2377" w:author="derek" w:date="2026-10-12T17:29:06Z" oouserid="derek">
        <w:r>
          <w:rPr>
            <w:rStyle w:val="1111"/>
          </w:rPr>
          <w:t xml:space="preserve">heavier</w:t>
        </w:r>
      </w:ins>
      <w:r>
        <w:rPr>
          <w:rStyle w:val="1111"/>
        </w:rPr>
        <w:t xml:space="preserve"> the burden of </w:t>
      </w:r>
      <w:del w:id="2378" w:author="derek" w:date="2026-10-12T17:29:11Z" oouserid="derek">
        <w:r>
          <w:rPr>
            <w:rStyle w:val="1111"/>
          </w:rPr>
          <w:delText xml:space="preserve">thy</w:delText>
        </w:r>
      </w:del>
      <w:ins w:id="2379" w:author="derek" w:date="2026-10-12T17:29:11Z" oouserid="derek">
        <w:r>
          <w:rPr>
            <w:rStyle w:val="1111"/>
          </w:rPr>
          <w:t xml:space="preserve">your</w:t>
        </w:r>
      </w:ins>
      <w:r>
        <w:rPr>
          <w:rStyle w:val="1111"/>
        </w:rPr>
        <w:t xml:space="preserve"> sin is to </w:t>
      </w:r>
      <w:del w:id="2380" w:author="derek" w:date="2026-10-12T17:29:15Z" oouserid="derek">
        <w:r>
          <w:rPr>
            <w:rStyle w:val="1111"/>
          </w:rPr>
          <w:delText xml:space="preserve">thy</w:delText>
        </w:r>
      </w:del>
      <w:ins w:id="2381" w:author="derek" w:date="2026-10-12T17:29:16Z" oouserid="derek">
        <w:r>
          <w:rPr>
            <w:rStyle w:val="1111"/>
          </w:rPr>
          <w:t xml:space="preserve">your</w:t>
        </w:r>
      </w:ins>
      <w:r>
        <w:rPr>
          <w:rStyle w:val="1111"/>
        </w:rPr>
        <w:t xml:space="preserve"> heart, the lighter will the burden of </w:t>
      </w:r>
      <w:del w:id="2382" w:author="derek" w:date="2026-10-12T17:29:21Z" oouserid="derek">
        <w:r>
          <w:rPr>
            <w:rStyle w:val="1111"/>
          </w:rPr>
          <w:delText xml:space="preserve">thy</w:delText>
        </w:r>
      </w:del>
      <w:ins w:id="2383" w:author="derek" w:date="2026-10-12T17:29:22Z" oouserid="derek">
        <w:r>
          <w:rPr>
            <w:rStyle w:val="1111"/>
          </w:rPr>
          <w:t xml:space="preserve">your</w:t>
        </w:r>
      </w:ins>
      <w:r>
        <w:rPr>
          <w:rStyle w:val="1111"/>
        </w:rPr>
        <w:t xml:space="preserve"> affliction be to </w:t>
      </w:r>
      <w:del w:id="2384" w:author="derek" w:date="2026-10-12T17:29:27Z" oouserid="derek">
        <w:r>
          <w:rPr>
            <w:rStyle w:val="1111"/>
          </w:rPr>
          <w:delText xml:space="preserve">thy</w:delText>
        </w:r>
      </w:del>
      <w:ins w:id="2385" w:author="derek" w:date="2026-10-12T17:29:27Z" oouserid="derek">
        <w:r>
          <w:rPr>
            <w:rStyle w:val="1111"/>
          </w:rPr>
          <w:t xml:space="preserve">your</w:t>
        </w:r>
      </w:ins>
      <w:r>
        <w:rPr>
          <w:rStyle w:val="1111"/>
        </w:rPr>
        <w:t xml:space="preserve"> soul</w:t>
      </w:r>
      <w:del w:id="2386" w:author="derek" w:date="2026-10-12T17:29:29Z" oouserid="derek">
        <w:r>
          <w:rPr>
            <w:rStyle w:val="1111"/>
          </w:rPr>
          <w:delText xml:space="preserve">e</w:delText>
        </w:r>
      </w:del>
      <w:r>
        <w:rPr>
          <w:rStyle w:val="1111"/>
        </w:rPr>
        <w:t xml:space="preserve">, and so </w:t>
      </w:r>
      <w:del w:id="2387" w:author="derek" w:date="2026-10-12T17:29:35Z" oouserid="derek">
        <w:r>
          <w:rPr>
            <w:rStyle w:val="1111"/>
          </w:rPr>
          <w:delText xml:space="preserve">shalt</w:delText>
        </w:r>
      </w:del>
      <w:ins w:id="2388" w:author="derek" w:date="2026-10-12T17:29:36Z" oouserid="derek">
        <w:r>
          <w:rPr>
            <w:rStyle w:val="1111"/>
          </w:rPr>
          <w:t xml:space="preserve">shall</w:t>
        </w:r>
      </w:ins>
      <w:r>
        <w:rPr>
          <w:rStyle w:val="1111"/>
        </w:rPr>
        <w:t xml:space="preserve"> </w:t>
      </w:r>
      <w:del w:id="2389" w:author="derek" w:date="2026-10-12T17:29:39Z" oouserid="derek">
        <w:r>
          <w:rPr>
            <w:rStyle w:val="1111"/>
          </w:rPr>
          <w:delText xml:space="preserve">thou</w:delText>
        </w:r>
      </w:del>
      <w:ins w:id="2390" w:author="derek" w:date="2026-10-12T17:29:39Z" oouserid="derek">
        <w:r>
          <w:rPr>
            <w:rStyle w:val="1111"/>
          </w:rPr>
          <w:t xml:space="preserve">you</w:t>
        </w:r>
      </w:ins>
      <w:r>
        <w:rPr>
          <w:rStyle w:val="1111"/>
        </w:rPr>
        <w:t xml:space="preserve"> come to be </w:t>
      </w:r>
      <w:del w:id="2391" w:author="derek" w:date="2026-10-12T17:29:42Z" oouserid="derek">
        <w:r>
          <w:rPr>
            <w:rStyle w:val="1111"/>
          </w:rPr>
          <w:delText xml:space="preserve">C</w:delText>
        </w:r>
      </w:del>
      <w:ins w:id="2392" w:author="derek" w:date="2026-10-12T17:29:42Z" oouserid="derek">
        <w:r>
          <w:rPr>
            <w:rStyle w:val="1111"/>
          </w:rPr>
          <w:t xml:space="preserve">c</w:t>
        </w:r>
      </w:ins>
      <w:r>
        <w:rPr>
          <w:rStyle w:val="1111"/>
        </w:rPr>
        <w:t xml:space="preserve">ontent</w:t>
      </w:r>
      <w:del w:id="2393" w:author="derek" w:date="2026-10-12T17:29:47Z" oouserid="derek">
        <w:r>
          <w:rPr>
            <w:rStyle w:val="1111"/>
          </w:rPr>
          <w:delText xml:space="preserve">:</w:delText>
        </w:r>
      </w:del>
      <w:ins w:id="2394" w:author="derek" w:date="2026-10-12T17:29:47Z" oouserid="derek">
        <w:r>
          <w:rPr>
            <w:rStyle w:val="1111"/>
          </w:rPr>
          <w:t xml:space="preserve">.</w:t>
        </w:r>
      </w:ins>
      <w:r>
        <w:rPr>
          <w:rStyle w:val="1111"/>
        </w:rPr>
        <w:t xml:space="preserve"> If </w:t>
      </w:r>
      <w:del w:id="2395" w:author="derek" w:date="2026-10-12T17:29:50Z" oouserid="derek">
        <w:r>
          <w:rPr>
            <w:rStyle w:val="1111"/>
          </w:rPr>
          <w:delText xml:space="preserve">thy</w:delText>
        </w:r>
      </w:del>
      <w:ins w:id="2396" w:author="derek" w:date="2026-10-12T17:29:51Z" oouserid="derek">
        <w:r>
          <w:rPr>
            <w:rStyle w:val="1111"/>
          </w:rPr>
          <w:t xml:space="preserve">your</w:t>
        </w:r>
      </w:ins>
      <w:r>
        <w:rPr>
          <w:rStyle w:val="1111"/>
        </w:rPr>
        <w:t xml:space="preserve"> burden were ligh</w:t>
      </w:r>
      <w:r>
        <w:rPr>
          <w:rStyle w:val="1111"/>
        </w:rPr>
        <w:t xml:space="preserve">tened that would content </w:t>
      </w:r>
      <w:del w:id="2397" w:author="derek" w:date="2026-10-12T17:29:57Z" oouserid="derek">
        <w:r>
          <w:rPr>
            <w:rStyle w:val="1111"/>
          </w:rPr>
          <w:delText xml:space="preserve">thee</w:delText>
        </w:r>
      </w:del>
      <w:ins w:id="2398" w:author="derek" w:date="2026-10-12T17:29:57Z" oouserid="derek">
        <w:r>
          <w:rPr>
            <w:rStyle w:val="1111"/>
          </w:rPr>
          <w:t xml:space="preserve">you</w:t>
        </w:r>
      </w:ins>
      <w:r>
        <w:rPr>
          <w:rStyle w:val="1111"/>
        </w:rPr>
        <w:t xml:space="preserve">, </w:t>
      </w:r>
      <w:del w:id="2399" w:author="derek" w:date="2026-10-12T17:30:02Z" oouserid="derek">
        <w:r>
          <w:rPr>
            <w:rStyle w:val="1111"/>
          </w:rPr>
          <w:delText xml:space="preserve">thou</w:delText>
        </w:r>
      </w:del>
      <w:ins w:id="2400" w:author="derek" w:date="2026-10-12T17:30:03Z" oouserid="derek">
        <w:r>
          <w:rPr>
            <w:rStyle w:val="1111"/>
          </w:rPr>
          <w:t xml:space="preserve">you</w:t>
        </w:r>
      </w:ins>
      <w:r>
        <w:rPr>
          <w:rStyle w:val="1111"/>
        </w:rPr>
        <w:t xml:space="preserve"> think</w:t>
      </w:r>
      <w:del w:id="2401" w:author="derek" w:date="2026-10-12T17:30:05Z" oouserid="derek">
        <w:r>
          <w:rPr>
            <w:rStyle w:val="1111"/>
          </w:rPr>
          <w:delText xml:space="preserve">est</w:delText>
        </w:r>
      </w:del>
      <w:r>
        <w:rPr>
          <w:rStyle w:val="1111"/>
        </w:rPr>
        <w:t xml:space="preserve"> there is no way to lighten it but to get it off, but </w:t>
      </w:r>
      <w:del w:id="2402" w:author="derek" w:date="2026-10-12T17:30:11Z" oouserid="derek">
        <w:r>
          <w:rPr>
            <w:rStyle w:val="1111"/>
          </w:rPr>
          <w:delText xml:space="preserve">thou</w:delText>
        </w:r>
      </w:del>
      <w:ins w:id="2403" w:author="derek" w:date="2026-10-12T17:30:11Z" oouserid="derek">
        <w:r>
          <w:rPr>
            <w:rStyle w:val="1111"/>
          </w:rPr>
          <w:t xml:space="preserve">you</w:t>
        </w:r>
      </w:ins>
      <w:r>
        <w:rPr>
          <w:rStyle w:val="1111"/>
        </w:rPr>
        <w:t xml:space="preserve"> </w:t>
      </w:r>
      <w:del w:id="2404" w:author="derek" w:date="2026-10-12T17:30:14Z" oouserid="derek">
        <w:r>
          <w:rPr>
            <w:rStyle w:val="1111"/>
          </w:rPr>
          <w:delText xml:space="preserve">art</w:delText>
        </w:r>
      </w:del>
      <w:ins w:id="2405" w:author="derek" w:date="2026-10-12T17:30:14Z" oouserid="derek">
        <w:r>
          <w:rPr>
            <w:rStyle w:val="1111"/>
          </w:rPr>
          <w:t xml:space="preserve">are</w:t>
        </w:r>
      </w:ins>
      <w:r>
        <w:rPr>
          <w:rStyle w:val="1111"/>
        </w:rPr>
        <w:t xml:space="preserve"> deceived, for if </w:t>
      </w:r>
      <w:del w:id="2406" w:author="derek" w:date="2026-10-12T17:30:20Z" oouserid="derek">
        <w:r>
          <w:rPr>
            <w:rStyle w:val="1111"/>
          </w:rPr>
          <w:delText xml:space="preserve">thou</w:delText>
        </w:r>
      </w:del>
      <w:ins w:id="2407" w:author="derek" w:date="2026-10-12T17:30:21Z" oouserid="derek">
        <w:r>
          <w:rPr>
            <w:rStyle w:val="1111"/>
          </w:rPr>
          <w:t xml:space="preserve">you</w:t>
        </w:r>
      </w:ins>
      <w:r>
        <w:rPr>
          <w:rStyle w:val="1111"/>
        </w:rPr>
        <w:t xml:space="preserve"> </w:t>
      </w:r>
      <w:del w:id="2408" w:author="derek" w:date="2026-10-12T17:30:28Z" oouserid="derek">
        <w:r>
          <w:rPr>
            <w:rStyle w:val="1111"/>
          </w:rPr>
          <w:delText xml:space="preserve">canst</w:delText>
        </w:r>
      </w:del>
      <w:ins w:id="2409" w:author="derek" w:date="2026-10-12T17:30:29Z" oouserid="derek">
        <w:r>
          <w:rPr>
            <w:rStyle w:val="1111"/>
          </w:rPr>
          <w:t xml:space="preserve">cannot</w:t>
        </w:r>
      </w:ins>
      <w:r>
        <w:rPr>
          <w:rStyle w:val="1111"/>
        </w:rPr>
        <w:t xml:space="preserve"> get </w:t>
      </w:r>
      <w:del w:id="2410" w:author="derek" w:date="2026-10-12T17:30:33Z" oouserid="derek">
        <w:r>
          <w:rPr>
            <w:rStyle w:val="1111"/>
          </w:rPr>
          <w:delText xml:space="preserve">thy</w:delText>
        </w:r>
      </w:del>
      <w:ins w:id="2411" w:author="derek" w:date="2026-10-12T17:30:33Z" oouserid="derek">
        <w:r>
          <w:rPr>
            <w:rStyle w:val="1111"/>
          </w:rPr>
          <w:t xml:space="preserve">your</w:t>
        </w:r>
      </w:ins>
      <w:r>
        <w:rPr>
          <w:rStyle w:val="1111"/>
        </w:rPr>
        <w:t xml:space="preserve"> heart to be more burdened with </w:t>
      </w:r>
      <w:del w:id="2412" w:author="derek" w:date="2026-10-12T17:30:38Z" oouserid="derek">
        <w:r>
          <w:rPr>
            <w:rStyle w:val="1111"/>
          </w:rPr>
          <w:delText xml:space="preserve">thy</w:delText>
        </w:r>
      </w:del>
      <w:ins w:id="2413" w:author="derek" w:date="2026-10-12T17:30:39Z" oouserid="derek">
        <w:r>
          <w:rPr>
            <w:rStyle w:val="1111"/>
          </w:rPr>
          <w:t xml:space="preserve">your</w:t>
        </w:r>
      </w:ins>
      <w:r>
        <w:rPr>
          <w:rStyle w:val="1111"/>
        </w:rPr>
        <w:t xml:space="preserve"> sin; </w:t>
      </w:r>
      <w:del w:id="2414" w:author="derek" w:date="2026-10-12T17:30:43Z" oouserid="derek">
        <w:r>
          <w:rPr>
            <w:rStyle w:val="1111"/>
          </w:rPr>
          <w:delText xml:space="preserve">thou </w:delText>
        </w:r>
      </w:del>
      <w:ins w:id="2415" w:author="derek" w:date="2026-10-12T17:30:44Z" oouserid="derek">
        <w:r>
          <w:rPr>
            <w:rStyle w:val="1111"/>
          </w:rPr>
          <w:t xml:space="preserve">you </w:t>
        </w:r>
      </w:ins>
      <w:r>
        <w:rPr>
          <w:rStyle w:val="1111"/>
        </w:rPr>
        <w:t xml:space="preserve">wil</w:t>
      </w:r>
      <w:del w:id="2416" w:author="derek" w:date="2026-10-12T17:30:46Z" oouserid="derek">
        <w:r>
          <w:rPr>
            <w:rStyle w:val="1111"/>
          </w:rPr>
          <w:delText xml:space="preserve">t</w:delText>
        </w:r>
      </w:del>
      <w:ins w:id="2417" w:author="derek" w:date="2026-10-12T17:30:47Z" oouserid="derek">
        <w:r>
          <w:rPr>
            <w:rStyle w:val="1111"/>
          </w:rPr>
          <w:t xml:space="preserve">l</w:t>
        </w:r>
      </w:ins>
      <w:r>
        <w:rPr>
          <w:rStyle w:val="1111"/>
        </w:rPr>
        <w:t xml:space="preserve"> be less</w:t>
      </w:r>
      <w:del w:id="2418" w:author="derek" w:date="2026-10-12T17:30:49Z" oouserid="derek">
        <w:r>
          <w:rPr>
            <w:rStyle w:val="1111"/>
          </w:rPr>
          <w:delText xml:space="preserve">e</w:delText>
        </w:r>
      </w:del>
      <w:r>
        <w:rPr>
          <w:rStyle w:val="1111"/>
        </w:rPr>
        <w:t xml:space="preserve"> burdened with </w:t>
      </w:r>
      <w:del w:id="2419" w:author="derek" w:date="2026-10-12T17:30:53Z" oouserid="derek">
        <w:r>
          <w:rPr>
            <w:rStyle w:val="1111"/>
          </w:rPr>
          <w:delText xml:space="preserve">thy</w:delText>
        </w:r>
      </w:del>
      <w:ins w:id="2420" w:author="derek" w:date="2026-10-12T17:30:54Z" oouserid="derek">
        <w:r>
          <w:rPr>
            <w:rStyle w:val="1111"/>
          </w:rPr>
          <w:t xml:space="preserve">your</w:t>
        </w:r>
      </w:ins>
      <w:r>
        <w:rPr>
          <w:rStyle w:val="1111"/>
        </w:rPr>
        <w:t xml:space="preserve"> afflictions</w:t>
      </w:r>
      <w:del w:id="2421" w:author="derek" w:date="2026-10-12T17:31:00Z" oouserid="derek">
        <w:r>
          <w:rPr>
            <w:rStyle w:val="1111"/>
          </w:rPr>
          <w:delText xml:space="preserve">:</w:delText>
        </w:r>
      </w:del>
      <w:ins w:id="2422" w:author="derek" w:date="2026-10-12T17:31:01Z" oouserid="derek">
        <w:r>
          <w:rPr>
            <w:rStyle w:val="1111"/>
          </w:rPr>
          <w:t xml:space="preserve">.</w:t>
        </w:r>
      </w:ins>
      <w:r>
        <w:rPr>
          <w:rStyle w:val="1111"/>
        </w:rPr>
        <w:t xml:space="preserve"> You will say this is a </w:t>
      </w:r>
      <w:r>
        <w:rPr>
          <w:rStyle w:val="1111"/>
        </w:rPr>
        <w:t xml:space="preserve">strange way, for a man or woman to get ease to their condition, when they are burdened, to lay a greater burden upon them? You think there is no other way when you are afflicted, but to be jolly and merry, and get into company, </w:t>
      </w:r>
      <w:del w:id="2423" w:author="derek" w:date="2026-10-12T17:31:35Z" oouserid="derek">
        <w:r>
          <w:rPr>
            <w:rStyle w:val="1111"/>
          </w:rPr>
          <w:delText xml:space="preserve">O</w:delText>
        </w:r>
      </w:del>
      <w:ins w:id="2424" w:author="derek" w:date="2026-10-12T17:31:35Z" oouserid="derek">
        <w:r>
          <w:rPr>
            <w:rStyle w:val="1111"/>
          </w:rPr>
          <w:t xml:space="preserve">o</w:t>
        </w:r>
      </w:ins>
      <w:r>
        <w:rPr>
          <w:rStyle w:val="1111"/>
        </w:rPr>
        <w:t xml:space="preserve">h no, you are deceived, yo</w:t>
      </w:r>
      <w:r>
        <w:rPr>
          <w:rStyle w:val="1111"/>
        </w:rPr>
        <w:t xml:space="preserve">ur burden will come again, alas this is a poor way to get his spirit quieted, poor man, the burden will be upon him again; but if </w:t>
      </w:r>
      <w:del w:id="2425" w:author="derek" w:date="2026-10-12T17:31:52Z" oouserid="derek">
        <w:r>
          <w:rPr>
            <w:rStyle w:val="1111"/>
          </w:rPr>
          <w:delText xml:space="preserve">thou</w:delText>
        </w:r>
      </w:del>
      <w:ins w:id="2426" w:author="derek" w:date="2026-10-12T17:31:52Z" oouserid="derek">
        <w:r>
          <w:rPr>
            <w:rStyle w:val="1111"/>
          </w:rPr>
          <w:t xml:space="preserve">you</w:t>
        </w:r>
      </w:ins>
      <w:r>
        <w:rPr>
          <w:rStyle w:val="1111"/>
        </w:rPr>
        <w:t xml:space="preserve"> would</w:t>
      </w:r>
      <w:del w:id="2427" w:author="derek" w:date="2026-10-12T17:31:56Z" oouserid="derek">
        <w:r>
          <w:rPr>
            <w:rStyle w:val="1111"/>
          </w:rPr>
          <w:delText xml:space="preserve">est</w:delText>
        </w:r>
      </w:del>
      <w:r>
        <w:rPr>
          <w:rStyle w:val="1111"/>
        </w:rPr>
        <w:t xml:space="preserve"> have </w:t>
      </w:r>
      <w:del w:id="2428" w:author="derek" w:date="2026-10-12T17:32:00Z" oouserid="derek">
        <w:r>
          <w:rPr>
            <w:rStyle w:val="1111"/>
          </w:rPr>
          <w:delText xml:space="preserve">thy</w:delText>
        </w:r>
      </w:del>
      <w:ins w:id="2429" w:author="derek" w:date="2026-10-12T17:32:01Z" oouserid="derek">
        <w:r>
          <w:rPr>
            <w:rStyle w:val="1111"/>
          </w:rPr>
          <w:t xml:space="preserve">your</w:t>
        </w:r>
      </w:ins>
      <w:r>
        <w:rPr>
          <w:rStyle w:val="1111"/>
        </w:rPr>
        <w:t xml:space="preserve"> burden light, if </w:t>
      </w:r>
      <w:del w:id="2430" w:author="derek" w:date="2026-10-12T17:32:05Z" oouserid="derek">
        <w:r>
          <w:rPr>
            <w:rStyle w:val="1111"/>
          </w:rPr>
          <w:delText xml:space="preserve">thou</w:delText>
        </w:r>
      </w:del>
      <w:ins w:id="2431" w:author="derek" w:date="2026-10-12T17:32:06Z" oouserid="derek">
        <w:r>
          <w:rPr>
            <w:rStyle w:val="1111"/>
          </w:rPr>
          <w:t xml:space="preserve">you</w:t>
        </w:r>
      </w:ins>
      <w:r>
        <w:rPr>
          <w:rStyle w:val="1111"/>
        </w:rPr>
        <w:t xml:space="preserve"> </w:t>
      </w:r>
      <w:del w:id="2432" w:author="derek" w:date="2026-10-12T17:32:09Z" oouserid="derek">
        <w:r>
          <w:rPr>
            <w:rStyle w:val="1111"/>
          </w:rPr>
          <w:delText xml:space="preserve">canst</w:delText>
        </w:r>
      </w:del>
      <w:ins w:id="2433" w:author="derek" w:date="2026-10-12T17:32:11Z" oouserid="derek">
        <w:r>
          <w:rPr>
            <w:rStyle w:val="1111"/>
          </w:rPr>
          <w:t xml:space="preserve">cannot</w:t>
        </w:r>
      </w:ins>
      <w:r>
        <w:rPr>
          <w:rStyle w:val="1111"/>
        </w:rPr>
        <w:t xml:space="preserve"> get alone and examine </w:t>
      </w:r>
      <w:del w:id="2434" w:author="derek" w:date="2026-10-12T17:32:14Z" oouserid="derek">
        <w:r>
          <w:rPr>
            <w:rStyle w:val="1111"/>
          </w:rPr>
          <w:delText xml:space="preserve">thy</w:delText>
        </w:r>
      </w:del>
      <w:ins w:id="2435" w:author="derek" w:date="2026-10-12T17:32:18Z" oouserid="derek">
        <w:r>
          <w:rPr>
            <w:rStyle w:val="1111"/>
          </w:rPr>
          <w:t xml:space="preserve">your</w:t>
        </w:r>
      </w:ins>
      <w:r>
        <w:rPr>
          <w:rStyle w:val="1111"/>
        </w:rPr>
        <w:t xml:space="preserve"> heart for </w:t>
      </w:r>
      <w:del w:id="2436" w:author="derek" w:date="2026-10-12T17:32:22Z" oouserid="derek">
        <w:r>
          <w:rPr>
            <w:rStyle w:val="1111"/>
          </w:rPr>
          <w:delText xml:space="preserve">thy</w:delText>
        </w:r>
      </w:del>
      <w:ins w:id="2437" w:author="derek" w:date="2026-10-12T17:32:22Z" oouserid="derek">
        <w:r>
          <w:rPr>
            <w:rStyle w:val="1111"/>
          </w:rPr>
          <w:t xml:space="preserve">your</w:t>
        </w:r>
      </w:ins>
      <w:r>
        <w:rPr>
          <w:rStyle w:val="1111"/>
        </w:rPr>
        <w:t xml:space="preserve"> sin, and charge </w:t>
      </w:r>
      <w:del w:id="2438" w:author="derek" w:date="2026-10-12T17:32:28Z" oouserid="derek">
        <w:r>
          <w:rPr>
            <w:rStyle w:val="1111"/>
          </w:rPr>
          <w:delText xml:space="preserve">thy</w:delText>
        </w:r>
      </w:del>
      <w:ins w:id="2439" w:author="derek" w:date="2026-10-12T17:32:28Z" oouserid="derek">
        <w:r>
          <w:rPr>
            <w:rStyle w:val="1111"/>
          </w:rPr>
          <w:t xml:space="preserve">your</w:t>
        </w:r>
      </w:ins>
      <w:r>
        <w:rPr>
          <w:rStyle w:val="1111"/>
        </w:rPr>
        <w:t xml:space="preserve"> soul with </w:t>
      </w:r>
      <w:del w:id="2440" w:author="derek" w:date="2026-10-12T17:33:05Z" oouserid="derek">
        <w:r>
          <w:rPr>
            <w:rStyle w:val="1111"/>
          </w:rPr>
          <w:delText xml:space="preserve">thy</w:delText>
        </w:r>
      </w:del>
      <w:ins w:id="2441" w:author="derek" w:date="2026-10-12T17:33:05Z" oouserid="derek">
        <w:r>
          <w:rPr>
            <w:rStyle w:val="1111"/>
          </w:rPr>
          <w:t xml:space="preserve">your</w:t>
        </w:r>
      </w:ins>
      <w:r>
        <w:rPr>
          <w:rStyle w:val="1111"/>
        </w:rPr>
        <w:t xml:space="preserve"> </w:t>
      </w:r>
      <w:ins w:id="2442" w:author="derek" w:date="2026-10-12T17:32:33Z" oouserid="derek">
        <w:r>
          <w:rPr>
            <w:rStyle w:val="1111"/>
          </w:rPr>
          <w:t xml:space="preserve">sin</w:t>
        </w:r>
      </w:ins>
      <w:del w:id="2443" w:author="derek" w:date="2026-10-12T17:32:32Z" oouserid="derek">
        <w:r>
          <w:rPr>
            <w:rStyle w:val="1111"/>
          </w:rPr>
          <w:delText xml:space="preserve">s</w:delText>
        </w:r>
      </w:del>
      <w:del w:id="2444" w:author="derek" w:date="2026-10-12T17:32:32Z" oouserid="derek">
        <w:r>
          <w:rPr>
            <w:rStyle w:val="1111"/>
          </w:rPr>
          <w:delText xml:space="preserve">•</w:delText>
        </w:r>
      </w:del>
      <w:del w:id="2445" w:author="derek" w:date="2026-10-12T17:32:32Z" oouserid="derek">
        <w:r>
          <w:rPr>
            <w:rStyle w:val="1111"/>
          </w:rPr>
          <w:delText xml:space="preserve">•</w:delText>
        </w:r>
      </w:del>
      <w:del w:id="2446" w:author="derek" w:date="2026-10-12T17:32:32Z" oouserid="derek">
        <w:r>
          <w:rPr>
            <w:rStyle w:val="1111"/>
          </w:rPr>
          <w:delText xml:space="preserve">n</w:delText>
        </w:r>
      </w:del>
      <w:r>
        <w:rPr>
          <w:rStyle w:val="1111"/>
        </w:rPr>
        <w:t xml:space="preserve">: if </w:t>
      </w:r>
      <w:del w:id="2447" w:author="derek" w:date="2026-10-12T17:33:13Z" oouserid="derek">
        <w:r>
          <w:rPr>
            <w:rStyle w:val="1111"/>
          </w:rPr>
          <w:delText xml:space="preserve">thy</w:delText>
        </w:r>
      </w:del>
      <w:ins w:id="2448" w:author="derek" w:date="2026-10-12T17:33:13Z" oouserid="derek">
        <w:r>
          <w:rPr>
            <w:rStyle w:val="1111"/>
          </w:rPr>
          <w:t xml:space="preserve">your</w:t>
        </w:r>
      </w:ins>
      <w:r>
        <w:rPr>
          <w:rStyle w:val="1111"/>
        </w:rPr>
        <w:t xml:space="preserve"> burden be in </w:t>
      </w:r>
      <w:del w:id="2449" w:author="derek" w:date="2026-10-12T17:33:23Z" oouserid="derek">
        <w:r>
          <w:rPr>
            <w:rStyle w:val="1111"/>
          </w:rPr>
          <w:delText xml:space="preserve">thy</w:delText>
        </w:r>
      </w:del>
      <w:ins w:id="2450" w:author="derek" w:date="2026-10-12T17:33:24Z" oouserid="derek">
        <w:r>
          <w:rPr>
            <w:rStyle w:val="1111"/>
          </w:rPr>
          <w:t xml:space="preserve">your</w:t>
        </w:r>
      </w:ins>
      <w:r>
        <w:rPr>
          <w:rStyle w:val="1111"/>
        </w:rPr>
        <w:t xml:space="preserve"> estate, for the abuse of it, or if it be a burden upon </w:t>
      </w:r>
      <w:del w:id="2451" w:author="derek" w:date="2026-10-12T17:33:31Z" oouserid="derek">
        <w:r>
          <w:rPr>
            <w:rStyle w:val="1111"/>
          </w:rPr>
          <w:delText xml:space="preserve">thy</w:delText>
        </w:r>
      </w:del>
      <w:ins w:id="2452" w:author="derek" w:date="2026-10-12T17:33:31Z" oouserid="derek">
        <w:r>
          <w:rPr>
            <w:rStyle w:val="1111"/>
          </w:rPr>
          <w:t xml:space="preserve">your</w:t>
        </w:r>
      </w:ins>
      <w:r>
        <w:rPr>
          <w:rStyle w:val="1111"/>
        </w:rPr>
        <w:t xml:space="preserve"> body, </w:t>
      </w:r>
      <w:r>
        <w:rPr>
          <w:rStyle w:val="1111"/>
        </w:rPr>
        <w:t xml:space="preserve">for the abuse of </w:t>
      </w:r>
      <w:del w:id="2453" w:author="derek" w:date="2026-10-12T17:33:35Z" oouserid="derek">
        <w:r>
          <w:rPr>
            <w:rStyle w:val="1111"/>
          </w:rPr>
          <w:delText xml:space="preserve">thy</w:delText>
        </w:r>
      </w:del>
      <w:ins w:id="2454" w:author="derek" w:date="2026-10-12T17:33:36Z" oouserid="derek">
        <w:r>
          <w:rPr>
            <w:rStyle w:val="1111"/>
          </w:rPr>
          <w:t xml:space="preserve">your</w:t>
        </w:r>
      </w:ins>
      <w:r>
        <w:rPr>
          <w:rStyle w:val="1111"/>
        </w:rPr>
        <w:t xml:space="preserve"> health, and strength, and the abuse of any mercies that now the Lord </w:t>
      </w:r>
      <w:del w:id="2455" w:author="derek" w:date="2026-10-12T17:33:46Z" oouserid="derek">
        <w:r>
          <w:rPr>
            <w:rStyle w:val="1111"/>
          </w:rPr>
          <w:delText xml:space="preserve">hath</w:delText>
        </w:r>
      </w:del>
      <w:ins w:id="2456" w:author="derek" w:date="2026-10-12T17:33:46Z" oouserid="derek">
        <w:r>
          <w:rPr>
            <w:rStyle w:val="1111"/>
          </w:rPr>
          <w:t xml:space="preserve">has</w:t>
        </w:r>
      </w:ins>
      <w:r>
        <w:rPr>
          <w:rStyle w:val="1111"/>
        </w:rPr>
        <w:t xml:space="preserve"> taken away from </w:t>
      </w:r>
      <w:del w:id="2457" w:author="derek" w:date="2026-10-12T17:33:52Z" oouserid="derek">
        <w:r>
          <w:rPr>
            <w:rStyle w:val="1111"/>
          </w:rPr>
          <w:delText xml:space="preserve">thee</w:delText>
        </w:r>
      </w:del>
      <w:ins w:id="2458" w:author="derek" w:date="2026-10-12T17:33:52Z" oouserid="derek">
        <w:r>
          <w:rPr>
            <w:rStyle w:val="1111"/>
          </w:rPr>
          <w:t xml:space="preserve">you</w:t>
        </w:r>
      </w:ins>
      <w:r>
        <w:rPr>
          <w:rStyle w:val="1111"/>
        </w:rPr>
        <w:t xml:space="preserve">, </w:t>
      </w:r>
      <w:del w:id="2459" w:author="derek" w:date="2026-10-12T17:33:55Z" oouserid="derek">
        <w:r>
          <w:rPr>
            <w:rStyle w:val="1111"/>
          </w:rPr>
          <w:delText xml:space="preserve">thou</w:delText>
        </w:r>
      </w:del>
      <w:ins w:id="2460" w:author="derek" w:date="2026-10-12T17:33:56Z" oouserid="derek">
        <w:r>
          <w:rPr>
            <w:rStyle w:val="1111"/>
          </w:rPr>
          <w:t xml:space="preserve">you</w:t>
        </w:r>
      </w:ins>
      <w:r>
        <w:rPr>
          <w:rStyle w:val="1111"/>
        </w:rPr>
        <w:t xml:space="preserve"> </w:t>
      </w:r>
      <w:del w:id="2461" w:author="derek" w:date="2026-10-12T17:33:58Z" oouserid="derek">
        <w:r>
          <w:rPr>
            <w:rStyle w:val="1111"/>
          </w:rPr>
          <w:delText xml:space="preserve">hast</w:delText>
        </w:r>
      </w:del>
      <w:ins w:id="2462" w:author="derek" w:date="2026-10-12T17:33:59Z" oouserid="derek">
        <w:r>
          <w:rPr>
            <w:rStyle w:val="1111"/>
          </w:rPr>
          <w:t xml:space="preserve">have</w:t>
        </w:r>
      </w:ins>
      <w:r>
        <w:rPr>
          <w:rStyle w:val="1111"/>
        </w:rPr>
        <w:t xml:space="preserve"> not </w:t>
      </w:r>
      <w:del w:id="2463" w:author="derek" w:date="2026-10-12T17:34:02Z" oouserid="derek">
        <w:r>
          <w:rPr>
            <w:rStyle w:val="1111"/>
          </w:rPr>
          <w:delText xml:space="preserve">honoured</w:delText>
        </w:r>
      </w:del>
      <w:ins w:id="2464" w:author="derek" w:date="2026-10-12T17:34:04Z" oouserid="derek">
        <w:r>
          <w:rPr>
            <w:rStyle w:val="1111"/>
          </w:rPr>
          <w:t xml:space="preserve">honored</w:t>
        </w:r>
      </w:ins>
      <w:r>
        <w:rPr>
          <w:rStyle w:val="1111"/>
        </w:rPr>
        <w:t xml:space="preserve"> God with those mercies that </w:t>
      </w:r>
      <w:del w:id="2465" w:author="derek" w:date="2026-10-12T17:34:10Z" oouserid="derek">
        <w:r>
          <w:rPr>
            <w:rStyle w:val="1111"/>
          </w:rPr>
          <w:delText xml:space="preserve">thou</w:delText>
        </w:r>
      </w:del>
      <w:ins w:id="2466" w:author="derek" w:date="2026-10-12T17:34:10Z" oouserid="derek">
        <w:r>
          <w:rPr>
            <w:rStyle w:val="1111"/>
          </w:rPr>
          <w:t xml:space="preserve">you</w:t>
        </w:r>
      </w:ins>
      <w:r>
        <w:rPr>
          <w:rStyle w:val="1111"/>
        </w:rPr>
        <w:t xml:space="preserve"> </w:t>
      </w:r>
      <w:del w:id="2467" w:author="derek" w:date="2026-10-12T17:34:12Z" oouserid="derek">
        <w:r>
          <w:rPr>
            <w:rStyle w:val="1111"/>
          </w:rPr>
          <w:delText xml:space="preserve">hast</w:delText>
        </w:r>
      </w:del>
      <w:ins w:id="2468" w:author="derek" w:date="2026-10-12T17:34:13Z" oouserid="derek">
        <w:r>
          <w:rPr>
            <w:rStyle w:val="1111"/>
          </w:rPr>
          <w:t xml:space="preserve">have</w:t>
        </w:r>
      </w:ins>
      <w:r>
        <w:rPr>
          <w:rStyle w:val="1111"/>
        </w:rPr>
        <w:t xml:space="preserve"> had, but </w:t>
      </w:r>
      <w:del w:id="2469" w:author="derek" w:date="2026-10-12T17:34:18Z" oouserid="derek">
        <w:r>
          <w:rPr>
            <w:rStyle w:val="1111"/>
          </w:rPr>
          <w:delText xml:space="preserve">thou</w:delText>
        </w:r>
      </w:del>
      <w:ins w:id="2470" w:author="derek" w:date="2026-10-12T17:34:20Z" oouserid="derek">
        <w:r>
          <w:rPr>
            <w:rStyle w:val="1111"/>
          </w:rPr>
          <w:t xml:space="preserve">you</w:t>
        </w:r>
      </w:ins>
      <w:r>
        <w:rPr>
          <w:rStyle w:val="1111"/>
        </w:rPr>
        <w:t xml:space="preserve"> </w:t>
      </w:r>
      <w:del w:id="2471" w:author="derek" w:date="2026-10-12T17:34:22Z" oouserid="derek">
        <w:r>
          <w:rPr>
            <w:rStyle w:val="1111"/>
          </w:rPr>
          <w:delText xml:space="preserve">hast</w:delText>
        </w:r>
      </w:del>
      <w:ins w:id="2472" w:author="derek" w:date="2026-10-12T17:34:23Z" oouserid="derek">
        <w:r>
          <w:rPr>
            <w:rStyle w:val="1111"/>
          </w:rPr>
          <w:t xml:space="preserve">have</w:t>
        </w:r>
      </w:ins>
      <w:r>
        <w:rPr>
          <w:rStyle w:val="1111"/>
        </w:rPr>
        <w:t xml:space="preserve"> walked wantonly and </w:t>
      </w:r>
      <w:del w:id="2473" w:author="derek" w:date="2026-10-12T17:34:28Z" oouserid="derek">
        <w:r>
          <w:rPr>
            <w:rStyle w:val="1111"/>
          </w:rPr>
          <w:delText xml:space="preserve">carelesly</w:delText>
        </w:r>
      </w:del>
      <w:ins w:id="2474" w:author="derek" w:date="2026-10-12T17:34:30Z" oouserid="derek">
        <w:r>
          <w:rPr>
            <w:rStyle w:val="1111"/>
          </w:rPr>
          <w:t xml:space="preserve">carelessly</w:t>
        </w:r>
      </w:ins>
      <w:r>
        <w:rPr>
          <w:rStyle w:val="1111"/>
        </w:rPr>
        <w:t xml:space="preserve">; and so fall a bemo</w:t>
      </w:r>
      <w:ins w:id="2475" w:author="derek" w:date="2026-10-12T17:34:41Z" oouserid="derek">
        <w:r>
          <w:rPr>
            <w:rStyle w:val="1111"/>
          </w:rPr>
          <w:t xml:space="preserve">a</w:t>
        </w:r>
      </w:ins>
      <w:r>
        <w:rPr>
          <w:rStyle w:val="1111"/>
        </w:rPr>
        <w:t xml:space="preserve">ning </w:t>
      </w:r>
      <w:del w:id="2476" w:author="derek" w:date="2026-10-12T17:34:44Z" oouserid="derek">
        <w:r>
          <w:rPr>
            <w:rStyle w:val="1111"/>
          </w:rPr>
          <w:delText xml:space="preserve">thy</w:delText>
        </w:r>
      </w:del>
      <w:ins w:id="2477" w:author="derek" w:date="2026-10-12T17:34:44Z" oouserid="derek">
        <w:r>
          <w:rPr>
            <w:rStyle w:val="1111"/>
          </w:rPr>
          <w:t xml:space="preserve">your</w:t>
        </w:r>
      </w:ins>
      <w:r>
        <w:rPr>
          <w:rStyle w:val="1111"/>
        </w:rPr>
        <w:t xml:space="preserve"> </w:t>
      </w:r>
      <w:ins w:id="2478" w:author="derek" w:date="2026-10-12T17:34:47Z" oouserid="derek">
        <w:r>
          <w:rPr>
            <w:rStyle w:val="1111"/>
          </w:rPr>
          <w:t xml:space="preserve">sin</w:t>
        </w:r>
      </w:ins>
      <w:del w:id="2479" w:author="derek" w:date="2026-10-12T17:34:46Z" oouserid="derek">
        <w:r>
          <w:rPr>
            <w:rStyle w:val="1111"/>
          </w:rPr>
          <w:delText xml:space="preserve">s</w:delText>
        </w:r>
      </w:del>
      <w:del w:id="2480" w:author="derek" w:date="2026-10-12T17:34:46Z" oouserid="derek">
        <w:r>
          <w:rPr>
            <w:rStyle w:val="1111"/>
          </w:rPr>
          <w:delText xml:space="preserve">•</w:delText>
        </w:r>
      </w:del>
      <w:del w:id="2481" w:author="derek" w:date="2026-10-12T17:34:46Z" oouserid="derek">
        <w:r>
          <w:rPr>
            <w:rStyle w:val="1111"/>
          </w:rPr>
          <w:delText xml:space="preserve">•</w:delText>
        </w:r>
      </w:del>
      <w:del w:id="2482" w:author="derek" w:date="2026-10-12T17:34:46Z" oouserid="derek">
        <w:r>
          <w:rPr>
            <w:rStyle w:val="1111"/>
          </w:rPr>
          <w:delText xml:space="preserve">n</w:delText>
        </w:r>
      </w:del>
      <w:r>
        <w:rPr>
          <w:rStyle w:val="1111"/>
        </w:rPr>
        <w:t xml:space="preserve"> before the Lord, and </w:t>
      </w:r>
      <w:del w:id="2483" w:author="derek" w:date="2026-10-12T17:34:54Z" oouserid="derek">
        <w:r>
          <w:rPr>
            <w:rStyle w:val="1111"/>
          </w:rPr>
          <w:delText xml:space="preserve">thou</w:delText>
        </w:r>
      </w:del>
      <w:ins w:id="2484" w:author="derek" w:date="2026-10-12T17:34:55Z" oouserid="derek">
        <w:r>
          <w:rPr>
            <w:rStyle w:val="1111"/>
          </w:rPr>
          <w:t xml:space="preserve">you</w:t>
        </w:r>
      </w:ins>
      <w:r>
        <w:rPr>
          <w:rStyle w:val="1111"/>
        </w:rPr>
        <w:t xml:space="preserve"> </w:t>
      </w:r>
      <w:del w:id="2485" w:author="derek" w:date="2026-10-12T17:34:58Z" oouserid="derek">
        <w:r>
          <w:rPr>
            <w:rStyle w:val="1111"/>
          </w:rPr>
          <w:delText xml:space="preserve">shalt</w:delText>
        </w:r>
      </w:del>
      <w:ins w:id="2486" w:author="derek" w:date="2026-10-12T17:34:58Z" oouserid="derek">
        <w:r>
          <w:rPr>
            <w:rStyle w:val="1111"/>
          </w:rPr>
          <w:t xml:space="preserve">shall</w:t>
        </w:r>
      </w:ins>
      <w:r>
        <w:rPr>
          <w:rStyle w:val="1111"/>
        </w:rPr>
        <w:t xml:space="preserve"> </w:t>
      </w:r>
      <w:r>
        <w:rPr>
          <w:rStyle w:val="1111"/>
        </w:rPr>
        <w:t xml:space="preserve">quickly find the burden of </w:t>
      </w:r>
      <w:del w:id="2487" w:author="derek" w:date="2026-10-12T17:35:02Z" oouserid="derek">
        <w:r>
          <w:rPr>
            <w:rStyle w:val="1111"/>
          </w:rPr>
          <w:delText xml:space="preserve">thy</w:delText>
        </w:r>
      </w:del>
      <w:ins w:id="2488" w:author="derek" w:date="2026-10-12T17:35:02Z" oouserid="derek">
        <w:r>
          <w:rPr>
            <w:rStyle w:val="1111"/>
          </w:rPr>
          <w:t xml:space="preserve">your</w:t>
        </w:r>
      </w:ins>
      <w:r>
        <w:rPr>
          <w:rStyle w:val="1111"/>
        </w:rPr>
        <w:t xml:space="preserve"> affliction to be lighter than it was before</w:t>
      </w:r>
      <w:del w:id="2489" w:author="derek" w:date="2026-10-12T17:35:06Z" oouserid="derek">
        <w:r>
          <w:rPr>
            <w:rStyle w:val="1111"/>
          </w:rPr>
          <w:delText xml:space="preserve">;</w:delText>
        </w:r>
      </w:del>
      <w:ins w:id="2490" w:author="derek" w:date="2026-10-12T17:35:07Z" oouserid="derek">
        <w:r>
          <w:rPr>
            <w:rStyle w:val="1111"/>
          </w:rPr>
          <w:t xml:space="preserve">.</w:t>
        </w:r>
      </w:ins>
      <w:r>
        <w:rPr>
          <w:rStyle w:val="1111"/>
        </w:rPr>
        <w:t xml:space="preserve"> </w:t>
      </w:r>
      <w:del w:id="2491" w:author="derek" w:date="2026-10-12T17:35:08Z" oouserid="derek">
        <w:r>
          <w:rPr>
            <w:rStyle w:val="1111"/>
          </w:rPr>
          <w:delText xml:space="preserve">d</w:delText>
        </w:r>
      </w:del>
      <w:ins w:id="2492" w:author="derek" w:date="2026-10-12T17:35:08Z" oouserid="derek">
        <w:r>
          <w:rPr>
            <w:rStyle w:val="1111"/>
          </w:rPr>
          <w:t xml:space="preserve">D</w:t>
        </w:r>
      </w:ins>
      <w:r>
        <w:rPr>
          <w:rStyle w:val="1111"/>
        </w:rPr>
        <w:t xml:space="preserve">o but try this piece of skill and art, to get your souls contented with any low condition that God puts you into</w:t>
      </w:r>
      <w:del w:id="2493" w:author="derek" w:date="2026-10-12T17:35:22Z" oouserid="derek">
        <w:r>
          <w:rPr>
            <w:rStyle w:val="1111"/>
          </w:rPr>
          <w:delText xml:space="preserve">;</w:delText>
        </w:r>
      </w:del>
      <w:ins w:id="2494" w:author="derek" w:date="2026-10-12T17:35:23Z" oouserid="derek">
        <w:r>
          <w:rPr>
            <w:rStyle w:val="1111"/>
          </w:rPr>
          <w:t xml:space="preserve">.</w:t>
        </w:r>
      </w:ins>
      <w:r>
        <w:rPr>
          <w:rStyle w:val="1111"/>
        </w:rPr>
        <w:t xml:space="preserve"> </w:t>
      </w:r>
      <w:del w:id="2495" w:author="derek" w:date="2026-10-12T17:35:25Z" oouserid="derek">
        <w:r>
          <w:rPr>
            <w:rStyle w:val="1111"/>
          </w:rPr>
          <w:delText xml:space="preserve">m</w:delText>
        </w:r>
      </w:del>
      <w:ins w:id="2496" w:author="derek" w:date="2026-10-12T17:35:25Z" oouserid="derek">
        <w:r>
          <w:rPr>
            <w:rStyle w:val="1111"/>
          </w:rPr>
          <w:t xml:space="preserve">M</w:t>
        </w:r>
      </w:ins>
      <w:r>
        <w:rPr>
          <w:rStyle w:val="1111"/>
        </w:rPr>
        <w:t xml:space="preserve">any times in a family, when any affliction befa</w:t>
      </w:r>
      <w:ins w:id="2497" w:author="derek" w:date="2026-10-12T17:35:33Z" oouserid="derek">
        <w:r>
          <w:rPr>
            <w:rStyle w:val="1111"/>
          </w:rPr>
          <w:t xml:space="preserve">l</w:t>
        </w:r>
      </w:ins>
      <w:r>
        <w:rPr>
          <w:rStyle w:val="1111"/>
        </w:rPr>
        <w:t xml:space="preserve">ls them, </w:t>
      </w:r>
      <w:del w:id="2498" w:author="derek" w:date="2026-10-12T17:35:37Z" oouserid="derek">
        <w:r>
          <w:rPr>
            <w:rStyle w:val="1111"/>
          </w:rPr>
          <w:delText xml:space="preserve">O</w:delText>
        </w:r>
      </w:del>
      <w:ins w:id="2499" w:author="derek" w:date="2026-10-12T17:35:37Z" oouserid="derek">
        <w:r>
          <w:rPr>
            <w:rStyle w:val="1111"/>
          </w:rPr>
          <w:t xml:space="preserve">o</w:t>
        </w:r>
      </w:ins>
      <w:r>
        <w:rPr>
          <w:rStyle w:val="1111"/>
        </w:rPr>
        <w:t xml:space="preserve">h what </w:t>
      </w:r>
      <w:r>
        <w:rPr>
          <w:rStyle w:val="1111"/>
        </w:rPr>
        <w:t xml:space="preserve">a deal of discontentment is there between man and wife</w:t>
      </w:r>
      <w:del w:id="2500" w:author="derek" w:date="2026-10-12T17:35:49Z" oouserid="derek">
        <w:r>
          <w:rPr>
            <w:rStyle w:val="1111"/>
          </w:rPr>
          <w:delText xml:space="preserve">,</w:delText>
        </w:r>
      </w:del>
      <w:ins w:id="2501" w:author="derek" w:date="2026-10-12T17:35:49Z" oouserid="derek">
        <w:r>
          <w:rPr>
            <w:rStyle w:val="1111"/>
          </w:rPr>
          <w:t xml:space="preserve">.</w:t>
        </w:r>
      </w:ins>
      <w:r>
        <w:rPr>
          <w:rStyle w:val="1111"/>
        </w:rPr>
        <w:t xml:space="preserve"> </w:t>
      </w:r>
      <w:del w:id="2502" w:author="derek" w:date="2026-10-12T17:35:50Z" oouserid="derek">
        <w:r>
          <w:rPr>
            <w:rStyle w:val="1111"/>
          </w:rPr>
          <w:delText xml:space="preserve">i</w:delText>
        </w:r>
      </w:del>
      <w:ins w:id="2503" w:author="derek" w:date="2026-10-12T17:35:50Z" oouserid="derek">
        <w:r>
          <w:rPr>
            <w:rStyle w:val="1111"/>
          </w:rPr>
          <w:t xml:space="preserve">I</w:t>
        </w:r>
      </w:ins>
      <w:r>
        <w:rPr>
          <w:rStyle w:val="1111"/>
        </w:rPr>
        <w:t xml:space="preserve">f cros</w:t>
      </w:r>
      <w:del w:id="2504" w:author="derek" w:date="2026-10-12T17:35:53Z" oouserid="derek">
        <w:r>
          <w:rPr>
            <w:rStyle w:val="1111"/>
          </w:rPr>
          <w:delText xml:space="preserve">t</w:delText>
        </w:r>
      </w:del>
      <w:ins w:id="2505" w:author="derek" w:date="2026-10-12T17:35:54Z" oouserid="derek">
        <w:r>
          <w:rPr>
            <w:rStyle w:val="1111"/>
          </w:rPr>
          <w:t xml:space="preserve">sed</w:t>
        </w:r>
      </w:ins>
      <w:r>
        <w:rPr>
          <w:rStyle w:val="1111"/>
        </w:rPr>
        <w:t xml:space="preserve"> in their estates at </w:t>
      </w:r>
      <w:del w:id="2506" w:author="derek" w:date="2026-10-12T17:35:57Z" oouserid="derek">
        <w:r>
          <w:rPr>
            <w:rStyle w:val="1111"/>
          </w:rPr>
          <w:delText xml:space="preserve">L</w:delText>
        </w:r>
      </w:del>
      <w:ins w:id="2507" w:author="derek" w:date="2026-10-12T17:35:57Z" oouserid="derek">
        <w:r>
          <w:rPr>
            <w:rStyle w:val="1111"/>
          </w:rPr>
          <w:t xml:space="preserve">l</w:t>
        </w:r>
      </w:ins>
      <w:r>
        <w:rPr>
          <w:rStyle w:val="1111"/>
        </w:rPr>
        <w:t xml:space="preserve">and, or ill news from </w:t>
      </w:r>
      <w:del w:id="2508" w:author="derek" w:date="2026-10-12T17:36:01Z" oouserid="derek">
        <w:r>
          <w:rPr>
            <w:rStyle w:val="1111"/>
          </w:rPr>
          <w:delText xml:space="preserve">S</w:delText>
        </w:r>
      </w:del>
      <w:ins w:id="2509" w:author="derek" w:date="2026-10-12T17:36:01Z" oouserid="derek">
        <w:r>
          <w:rPr>
            <w:rStyle w:val="1111"/>
          </w:rPr>
          <w:t xml:space="preserve">s</w:t>
        </w:r>
      </w:ins>
      <w:r>
        <w:rPr>
          <w:rStyle w:val="1111"/>
        </w:rPr>
        <w:t xml:space="preserve">ea, or those that they trusted are broke and the like, and perhaps som</w:t>
      </w:r>
      <w:ins w:id="2510" w:author="derek" w:date="2026-10-12T17:36:08Z" oouserid="derek">
        <w:r>
          <w:rPr>
            <w:rStyle w:val="1111"/>
          </w:rPr>
          <w:t xml:space="preserve">e</w:t>
        </w:r>
      </w:ins>
      <w:r>
        <w:rPr>
          <w:rStyle w:val="1111"/>
        </w:rPr>
        <w:t xml:space="preserve">what in the family fa</w:t>
      </w:r>
      <w:ins w:id="2511" w:author="derek" w:date="2026-10-12T17:36:12Z" oouserid="derek">
        <w:r>
          <w:rPr>
            <w:rStyle w:val="1111"/>
          </w:rPr>
          <w:t xml:space="preserve">l</w:t>
        </w:r>
      </w:ins>
      <w:r>
        <w:rPr>
          <w:rStyle w:val="1111"/>
        </w:rPr>
        <w:t xml:space="preserve">ls cross</w:t>
      </w:r>
      <w:del w:id="2512" w:author="derek" w:date="2026-10-12T17:36:15Z" oouserid="derek">
        <w:r>
          <w:rPr>
            <w:rStyle w:val="1111"/>
          </w:rPr>
          <w:delText xml:space="preserve">e</w:delText>
        </w:r>
      </w:del>
      <w:r>
        <w:rPr>
          <w:rStyle w:val="1111"/>
        </w:rPr>
        <w:t xml:space="preserve"> between man and wife, or in reference to the </w:t>
      </w:r>
      <w:r/>
    </w:p>
    <w:p>
      <w:pPr>
        <w:pStyle w:val="1132"/>
        <w:pBdr/>
        <w:spacing/>
        <w:ind/>
        <w:rPr/>
      </w:pPr>
      <w:r/>
      <w:bookmarkStart w:id="73" w:name="anchor-79"/>
      <w:r/>
      <w:bookmarkEnd w:id="73"/>
      <w:r>
        <w:rPr>
          <w:rStyle w:val="1111"/>
        </w:rPr>
        <w:t xml:space="preserve">Page</w:t>
      </w:r>
      <w:r>
        <w:rPr>
          <w:rStyle w:val="1111"/>
        </w:rPr>
        <w:t xml:space="preserve"> 33</w:t>
      </w:r>
      <w:r/>
    </w:p>
    <w:p>
      <w:pPr>
        <w:pStyle w:val="1132"/>
        <w:pBdr/>
        <w:spacing/>
        <w:ind/>
        <w:rPr/>
      </w:pPr>
      <w:r/>
      <w:bookmarkStart w:id="74" w:name="anchor-80"/>
      <w:r/>
      <w:bookmarkEnd w:id="74"/>
      <w:r>
        <w:rPr>
          <w:rStyle w:val="1111"/>
        </w:rPr>
        <w:t xml:space="preserve">c</w:t>
      </w:r>
      <w:r>
        <w:rPr>
          <w:rStyle w:val="1111"/>
        </w:rPr>
        <w:t xml:space="preserve">hildren or servants, and there is nothing but brabling</w:t>
      </w:r>
      <w:ins w:id="2513" w:author="derek" w:date="2026-10-12T17:54:36Z" oouserid="derek">
        <w:r>
          <w:rPr>
            <w:rStyle w:val="1095"/>
          </w:rPr>
          <w:footnoteReference w:id="15"/>
        </w:r>
      </w:ins>
      <w:r>
        <w:rPr>
          <w:rStyle w:val="1111"/>
        </w:rPr>
        <w:t xml:space="preserve"> and discontent among them, now they many times are burdened with their own discontent, and perhaps will say one to another, </w:t>
      </w:r>
      <w:ins w:id="2514" w:author="derek" w:date="2026-10-12T17:56:06Z" oouserid="derek">
        <w:r>
          <w:rPr>
            <w:rStyle w:val="1111"/>
          </w:rPr>
          <w:t xml:space="preserve">“</w:t>
        </w:r>
      </w:ins>
      <w:del w:id="2515" w:author="derek" w:date="2026-10-12T17:56:07Z" oouserid="derek">
        <w:r>
          <w:rPr>
            <w:rStyle w:val="1111"/>
          </w:rPr>
          <w:delText xml:space="preserve">t</w:delText>
        </w:r>
      </w:del>
      <w:ins w:id="2516" w:author="derek" w:date="2026-10-12T17:56:07Z" oouserid="derek">
        <w:r>
          <w:rPr>
            <w:rStyle w:val="1111"/>
          </w:rPr>
          <w:t xml:space="preserve">T</w:t>
        </w:r>
      </w:ins>
      <w:r>
        <w:rPr>
          <w:rStyle w:val="1111"/>
        </w:rPr>
        <w:t xml:space="preserve">his life is very uncomfortable for us to live thus discontented</w:t>
      </w:r>
      <w:ins w:id="2517" w:author="derek" w:date="2026-10-12T18:16:18Z" oouserid="derek">
        <w:r>
          <w:rPr>
            <w:rStyle w:val="1111"/>
          </w:rPr>
          <w:t xml:space="preserve">,</w:t>
        </w:r>
      </w:ins>
      <w:r>
        <w:rPr>
          <w:rStyle w:val="1111"/>
        </w:rPr>
        <w:t xml:space="preserve"> so as we do</w:t>
      </w:r>
      <w:ins w:id="2518" w:author="derek" w:date="2026-10-12T17:56:14Z" oouserid="derek">
        <w:r>
          <w:rPr>
            <w:rStyle w:val="1111"/>
          </w:rPr>
          <w:t xml:space="preserve">”</w:t>
        </w:r>
      </w:ins>
      <w:del w:id="2519" w:author="derek" w:date="2026-10-12T17:56:17Z" oouserid="derek">
        <w:r>
          <w:rPr>
            <w:rStyle w:val="1111"/>
          </w:rPr>
          <w:delText xml:space="preserve">;</w:delText>
        </w:r>
      </w:del>
      <w:r>
        <w:rPr>
          <w:rStyle w:val="1111"/>
        </w:rPr>
        <w:t xml:space="preserve"> </w:t>
      </w:r>
      <w:del w:id="2520" w:author="derek" w:date="2026-10-12T17:56:18Z" oouserid="derek">
        <w:r>
          <w:rPr>
            <w:rStyle w:val="1111"/>
          </w:rPr>
          <w:delText xml:space="preserve">b</w:delText>
        </w:r>
      </w:del>
      <w:ins w:id="2521" w:author="derek" w:date="2026-10-12T17:56:18Z" oouserid="derek">
        <w:r>
          <w:rPr>
            <w:rStyle w:val="1111"/>
          </w:rPr>
          <w:t xml:space="preserve">B</w:t>
        </w:r>
      </w:ins>
      <w:r>
        <w:rPr>
          <w:rStyle w:val="1111"/>
        </w:rPr>
        <w:t xml:space="preserve">ut have you ever tried this way, the husband and the wife? </w:t>
      </w:r>
      <w:del w:id="2522" w:author="derek" w:date="2026-10-12T17:56:48Z" oouserid="derek">
        <w:r>
          <w:rPr>
            <w:rStyle w:val="1111"/>
          </w:rPr>
          <w:delText xml:space="preserve">h</w:delText>
        </w:r>
      </w:del>
      <w:ins w:id="2523" w:author="derek" w:date="2026-10-12T17:56:48Z" oouserid="derek">
        <w:r>
          <w:rPr>
            <w:rStyle w:val="1111"/>
          </w:rPr>
          <w:t xml:space="preserve">H</w:t>
        </w:r>
      </w:ins>
      <w:r>
        <w:rPr>
          <w:rStyle w:val="1111"/>
        </w:rPr>
        <w:t xml:space="preserve">ave you ever got alone and said, </w:t>
      </w:r>
      <w:ins w:id="2524" w:author="derek" w:date="2026-10-12T17:56:53Z" oouserid="derek">
        <w:r>
          <w:rPr>
            <w:rStyle w:val="1111"/>
          </w:rPr>
          <w:t xml:space="preserve">“</w:t>
        </w:r>
      </w:ins>
      <w:r>
        <w:rPr>
          <w:rStyle w:val="1111"/>
        </w:rPr>
        <w:t xml:space="preserve">Come, </w:t>
      </w:r>
      <w:del w:id="2525" w:author="derek" w:date="2026-10-12T17:56:55Z" oouserid="derek">
        <w:r>
          <w:rPr>
            <w:rStyle w:val="1111"/>
          </w:rPr>
          <w:delText xml:space="preserve">O</w:delText>
        </w:r>
      </w:del>
      <w:ins w:id="2526" w:author="derek" w:date="2026-10-12T17:56:56Z" oouserid="derek">
        <w:r>
          <w:rPr>
            <w:rStyle w:val="1111"/>
          </w:rPr>
          <w:t xml:space="preserve">o</w:t>
        </w:r>
      </w:ins>
      <w:r>
        <w:rPr>
          <w:rStyle w:val="1111"/>
        </w:rPr>
        <w:t xml:space="preserve">h let us go and humble our souls before God together</w:t>
      </w:r>
      <w:del w:id="2527" w:author="derek" w:date="2026-10-12T18:26:46Z" oouserid="derek">
        <w:r>
          <w:rPr>
            <w:rStyle w:val="1111"/>
          </w:rPr>
          <w:delText xml:space="preserve">,</w:delText>
        </w:r>
      </w:del>
      <w:r>
        <w:rPr>
          <w:rStyle w:val="1111"/>
        </w:rPr>
        <w:t xml:space="preserve"> </w:t>
      </w:r>
      <w:del w:id="2528" w:author="derek" w:date="2026-10-12T18:26:48Z" oouserid="derek">
        <w:r>
          <w:rPr>
            <w:rStyle w:val="1111"/>
          </w:rPr>
          <w:delText xml:space="preserve">l</w:delText>
        </w:r>
      </w:del>
      <w:ins w:id="2529" w:author="derek" w:date="2026-10-12T18:26:48Z" oouserid="derek">
        <w:r>
          <w:rPr>
            <w:rStyle w:val="1111"/>
          </w:rPr>
          <w:t xml:space="preserve">L</w:t>
        </w:r>
      </w:ins>
      <w:r>
        <w:rPr>
          <w:rStyle w:val="1111"/>
        </w:rPr>
        <w:t xml:space="preserve">et us go into our chamber and humble our souls before God for our sin, whereby we have abused tho</w:t>
      </w:r>
      <w:r>
        <w:rPr>
          <w:rStyle w:val="1111"/>
        </w:rPr>
        <w:t xml:space="preserve">se mercies that God </w:t>
      </w:r>
      <w:del w:id="2530" w:author="derek" w:date="2026-10-12T18:17:53Z" oouserid="derek">
        <w:r>
          <w:rPr>
            <w:rStyle w:val="1111"/>
          </w:rPr>
          <w:delText xml:space="preserve">hath</w:delText>
        </w:r>
      </w:del>
      <w:ins w:id="2531" w:author="derek" w:date="2026-10-12T18:17:54Z" oouserid="derek">
        <w:r>
          <w:rPr>
            <w:rStyle w:val="1111"/>
          </w:rPr>
          <w:t xml:space="preserve">has</w:t>
        </w:r>
      </w:ins>
      <w:r>
        <w:rPr>
          <w:rStyle w:val="1111"/>
        </w:rPr>
        <w:t xml:space="preserve"> taken away from us, and we have </w:t>
      </w:r>
      <w:del w:id="2532" w:author="derek" w:date="2026-10-12T17:57:17Z" oouserid="derek">
        <w:r>
          <w:rPr>
            <w:rStyle w:val="1111"/>
          </w:rPr>
          <w:delText xml:space="preserve">provok'd</w:delText>
        </w:r>
      </w:del>
      <w:ins w:id="2533" w:author="derek" w:date="2026-10-12T17:57:19Z" oouserid="derek">
        <w:r>
          <w:rPr>
            <w:rStyle w:val="1111"/>
          </w:rPr>
          <w:t xml:space="preserve">provoked</w:t>
        </w:r>
      </w:ins>
      <w:r>
        <w:rPr>
          <w:rStyle w:val="1111"/>
        </w:rPr>
        <w:t xml:space="preserve"> God against us</w:t>
      </w:r>
      <w:del w:id="2534" w:author="derek" w:date="2026-10-12T18:18:15Z" oouserid="derek">
        <w:r>
          <w:rPr>
            <w:rStyle w:val="1111"/>
          </w:rPr>
          <w:delText xml:space="preserve">,</w:delText>
        </w:r>
      </w:del>
      <w:ins w:id="2535" w:author="derek" w:date="2026-10-12T18:18:15Z" oouserid="derek">
        <w:r>
          <w:rPr>
            <w:rStyle w:val="1111"/>
          </w:rPr>
          <w:t xml:space="preserve">.</w:t>
        </w:r>
      </w:ins>
      <w:r>
        <w:rPr>
          <w:rStyle w:val="1111"/>
        </w:rPr>
        <w:t xml:space="preserve"> </w:t>
      </w:r>
      <w:del w:id="2536" w:author="derek" w:date="2026-10-12T17:57:25Z" oouserid="derek">
        <w:r>
          <w:rPr>
            <w:rStyle w:val="1111"/>
          </w:rPr>
          <w:delText xml:space="preserve">O</w:delText>
        </w:r>
      </w:del>
      <w:ins w:id="2537" w:author="derek" w:date="2026-10-12T18:18:19Z" oouserid="derek">
        <w:r>
          <w:rPr>
            <w:rStyle w:val="1111"/>
          </w:rPr>
          <w:t xml:space="preserve">O</w:t>
        </w:r>
      </w:ins>
      <w:r>
        <w:rPr>
          <w:rStyle w:val="1111"/>
        </w:rPr>
        <w:t xml:space="preserve">h let us charge our</w:t>
      </w:r>
      <w:del w:id="2538" w:author="derek" w:date="2026-10-12T18:18:24Z" oouserid="derek">
        <w:r>
          <w:rPr>
            <w:rStyle w:val="1111"/>
          </w:rPr>
          <w:delText xml:space="preserve"> </w:delText>
        </w:r>
      </w:del>
      <w:r>
        <w:rPr>
          <w:rStyle w:val="1111"/>
        </w:rPr>
        <w:t xml:space="preserve">selves with our sin, and be humbled before the Lord together</w:t>
      </w:r>
      <w:ins w:id="2539" w:author="derek" w:date="2026-10-12T17:57:35Z" oouserid="derek">
        <w:r>
          <w:rPr>
            <w:rStyle w:val="1111"/>
          </w:rPr>
          <w:t xml:space="preserve">”</w:t>
        </w:r>
      </w:ins>
      <w:del w:id="2540" w:author="derek" w:date="2026-10-12T18:27:47Z" oouserid="derek">
        <w:r>
          <w:rPr>
            <w:rStyle w:val="1111"/>
          </w:rPr>
          <w:delText xml:space="preserve">,</w:delText>
        </w:r>
      </w:del>
      <w:r>
        <w:rPr>
          <w:rStyle w:val="1111"/>
        </w:rPr>
        <w:t xml:space="preserve"> </w:t>
      </w:r>
      <w:del w:id="2541" w:author="derek" w:date="2026-10-12T18:27:49Z" oouserid="derek">
        <w:r>
          <w:rPr>
            <w:rStyle w:val="1111"/>
          </w:rPr>
          <w:delText xml:space="preserve">h</w:delText>
        </w:r>
      </w:del>
      <w:ins w:id="2542" w:author="derek" w:date="2026-10-12T18:27:49Z" oouserid="derek">
        <w:r>
          <w:rPr>
            <w:rStyle w:val="1111"/>
          </w:rPr>
          <w:t xml:space="preserve">H</w:t>
        </w:r>
      </w:ins>
      <w:r>
        <w:rPr>
          <w:rStyle w:val="1111"/>
        </w:rPr>
        <w:t xml:space="preserve">ave you tried such a way as this is? Oh you would find the cloud would be taken away, and</w:t>
      </w:r>
      <w:r>
        <w:rPr>
          <w:rStyle w:val="1111"/>
        </w:rPr>
        <w:t xml:space="preserve"> the </w:t>
      </w:r>
      <w:del w:id="2543" w:author="derek" w:date="2026-10-12T17:57:45Z" oouserid="derek">
        <w:r>
          <w:rPr>
            <w:rStyle w:val="1111"/>
          </w:rPr>
          <w:delText xml:space="preserve">S</w:delText>
        </w:r>
      </w:del>
      <w:ins w:id="2544" w:author="derek" w:date="2026-10-12T17:57:45Z" oouserid="derek">
        <w:r>
          <w:rPr>
            <w:rStyle w:val="1111"/>
          </w:rPr>
          <w:t xml:space="preserve">s</w:t>
        </w:r>
      </w:ins>
      <w:r>
        <w:rPr>
          <w:rStyle w:val="1111"/>
        </w:rPr>
        <w:t xml:space="preserve">un would shine in upon you, and you would have a great deal more </w:t>
      </w:r>
      <w:del w:id="2545" w:author="derek" w:date="2026-10-12T17:58:01Z" oouserid="derek">
        <w:r>
          <w:rPr>
            <w:rStyle w:val="1111"/>
          </w:rPr>
          <w:delText xml:space="preserve">Conntentment</w:delText>
        </w:r>
      </w:del>
      <w:ins w:id="2546" w:author="derek" w:date="2026-10-12T17:58:03Z" oouserid="derek">
        <w:r>
          <w:rPr>
            <w:rStyle w:val="1111"/>
          </w:rPr>
          <w:t xml:space="preserve">contentment</w:t>
        </w:r>
      </w:ins>
      <w:r>
        <w:rPr>
          <w:rStyle w:val="1111"/>
        </w:rPr>
        <w:t xml:space="preserve"> than ever yet you had</w:t>
      </w:r>
      <w:del w:id="2547" w:author="derek" w:date="2026-10-12T17:58:10Z" oouserid="derek">
        <w:r>
          <w:rPr>
            <w:rStyle w:val="1111"/>
          </w:rPr>
          <w:delText xml:space="preserve">:</w:delText>
        </w:r>
      </w:del>
      <w:ins w:id="2548" w:author="derek" w:date="2026-10-12T17:58:10Z" oouserid="derek">
        <w:r>
          <w:rPr>
            <w:rStyle w:val="1111"/>
          </w:rPr>
          <w:t xml:space="preserve">.</w:t>
        </w:r>
      </w:ins>
      <w:r>
        <w:rPr>
          <w:rStyle w:val="1111"/>
        </w:rPr>
        <w:t xml:space="preserve"> If a man</w:t>
      </w:r>
      <w:ins w:id="2549" w:author="derek" w:date="2026-10-12T17:58:13Z" oouserid="derek">
        <w:r>
          <w:rPr>
            <w:rStyle w:val="1111"/>
          </w:rPr>
          <w:t xml:space="preserve">’</w:t>
        </w:r>
      </w:ins>
      <w:r>
        <w:rPr>
          <w:rStyle w:val="1111"/>
        </w:rPr>
        <w:t xml:space="preserve">s estate be broken, either by plunderers, or any other way; now how shall this man have </w:t>
      </w:r>
      <w:del w:id="2550" w:author="derek" w:date="2026-10-12T17:58:25Z" oouserid="derek">
        <w:r>
          <w:rPr>
            <w:rStyle w:val="1111"/>
          </w:rPr>
          <w:delText xml:space="preserve">C</w:delText>
        </w:r>
      </w:del>
      <w:ins w:id="2551" w:author="derek" w:date="2026-10-12T17:58:25Z" oouserid="derek">
        <w:r>
          <w:rPr>
            <w:rStyle w:val="1111"/>
          </w:rPr>
          <w:t xml:space="preserve">c</w:t>
        </w:r>
      </w:ins>
      <w:r>
        <w:rPr>
          <w:rStyle w:val="1111"/>
        </w:rPr>
        <w:t xml:space="preserve">ontentment? </w:t>
      </w:r>
      <w:ins w:id="2552" w:author="derek" w:date="2026-10-12T18:05:53Z" oouserid="derek">
        <w:r>
          <w:rPr>
            <w:rStyle w:val="1111"/>
          </w:rPr>
          <w:t xml:space="preserve">H</w:t>
        </w:r>
      </w:ins>
      <w:del w:id="2553" w:author="derek" w:date="2026-10-12T18:05:52Z" oouserid="derek">
        <w:r>
          <w:rPr>
            <w:rStyle w:val="1111"/>
          </w:rPr>
          <w:delText xml:space="preserve">h</w:delText>
        </w:r>
      </w:del>
      <w:r>
        <w:rPr>
          <w:rStyle w:val="1111"/>
        </w:rPr>
        <w:t xml:space="preserve">ow? By the breaking of his heart, God </w:t>
      </w:r>
      <w:ins w:id="2554" w:author="derek" w:date="2026-10-12T17:58:34Z" oouserid="derek">
        <w:r>
          <w:rPr>
            <w:rStyle w:val="1111"/>
          </w:rPr>
          <w:t xml:space="preserve">has</w:t>
        </w:r>
      </w:ins>
      <w:del w:id="2555" w:author="derek" w:date="2026-10-12T17:58:34Z" oouserid="derek">
        <w:r>
          <w:rPr>
            <w:rStyle w:val="1111"/>
          </w:rPr>
          <w:delText xml:space="preserve">hath</w:delText>
        </w:r>
      </w:del>
      <w:r>
        <w:rPr>
          <w:rStyle w:val="1111"/>
        </w:rPr>
        <w:t xml:space="preserve"> broken </w:t>
      </w:r>
      <w:del w:id="2556" w:author="derek" w:date="2026-10-12T17:58:42Z" oouserid="derek">
        <w:r>
          <w:rPr>
            <w:rStyle w:val="1111"/>
          </w:rPr>
          <w:delText xml:space="preserve">thy</w:delText>
        </w:r>
      </w:del>
      <w:ins w:id="2557" w:author="derek" w:date="2026-10-12T17:58:42Z" oouserid="derek">
        <w:r>
          <w:rPr>
            <w:rStyle w:val="1111"/>
          </w:rPr>
          <w:t xml:space="preserve">your</w:t>
        </w:r>
      </w:ins>
      <w:r>
        <w:rPr>
          <w:rStyle w:val="1111"/>
        </w:rPr>
        <w:t xml:space="preserve"> estate, </w:t>
      </w:r>
      <w:del w:id="2558" w:author="derek" w:date="2026-10-12T17:58:50Z" oouserid="derek">
        <w:r>
          <w:rPr>
            <w:rStyle w:val="1111"/>
          </w:rPr>
          <w:delText xml:space="preserve">O</w:delText>
        </w:r>
      </w:del>
      <w:ins w:id="2559" w:author="derek" w:date="2026-10-12T17:58:50Z" oouserid="derek">
        <w:r>
          <w:rPr>
            <w:rStyle w:val="1111"/>
          </w:rPr>
          <w:t xml:space="preserve">o</w:t>
        </w:r>
      </w:ins>
      <w:r>
        <w:rPr>
          <w:rStyle w:val="1111"/>
        </w:rPr>
        <w:t xml:space="preserve">h seek to </w:t>
      </w:r>
      <w:del w:id="2560" w:author="derek" w:date="2026-10-12T17:58:55Z" oouserid="derek">
        <w:r>
          <w:rPr>
            <w:rStyle w:val="1111"/>
          </w:rPr>
          <w:delText xml:space="preserve">h</w:delText>
        </w:r>
      </w:del>
      <w:ins w:id="2561" w:author="derek" w:date="2026-10-12T17:58:55Z" oouserid="derek">
        <w:r>
          <w:rPr>
            <w:rStyle w:val="1111"/>
          </w:rPr>
          <w:t xml:space="preserve">H</w:t>
        </w:r>
      </w:ins>
      <w:r>
        <w:rPr>
          <w:rStyle w:val="1111"/>
        </w:rPr>
        <w:t xml:space="preserve">im for the breaking of </w:t>
      </w:r>
      <w:del w:id="2562" w:author="derek" w:date="2026-10-12T17:59:01Z" oouserid="derek">
        <w:r>
          <w:rPr>
            <w:rStyle w:val="1111"/>
          </w:rPr>
          <w:delText xml:space="preserve">thy</w:delText>
        </w:r>
      </w:del>
      <w:ins w:id="2563" w:author="derek" w:date="2026-10-12T17:59:01Z" oouserid="derek">
        <w:r>
          <w:rPr>
            <w:rStyle w:val="1111"/>
          </w:rPr>
          <w:t xml:space="preserve">your</w:t>
        </w:r>
      </w:ins>
      <w:r>
        <w:rPr>
          <w:rStyle w:val="1111"/>
        </w:rPr>
        <w:t xml:space="preserve"> heart likewise</w:t>
      </w:r>
      <w:del w:id="2564" w:author="derek" w:date="2026-10-12T17:59:05Z" oouserid="derek">
        <w:r>
          <w:rPr>
            <w:rStyle w:val="1111"/>
          </w:rPr>
          <w:delText xml:space="preserve">;</w:delText>
        </w:r>
      </w:del>
      <w:ins w:id="2565" w:author="derek" w:date="2026-10-12T17:59:06Z" oouserid="derek">
        <w:r>
          <w:rPr>
            <w:rStyle w:val="1111"/>
          </w:rPr>
          <w:t xml:space="preserve">.</w:t>
        </w:r>
      </w:ins>
      <w:r>
        <w:rPr>
          <w:rStyle w:val="1111"/>
        </w:rPr>
        <w:t xml:space="preserve"> Indeed</w:t>
      </w:r>
      <w:ins w:id="2566" w:author="derek" w:date="2026-10-12T18:12:33Z" oouserid="derek">
        <w:r>
          <w:rPr>
            <w:rStyle w:val="1111"/>
          </w:rPr>
          <w:t xml:space="preserve">,</w:t>
        </w:r>
      </w:ins>
      <w:r>
        <w:rPr>
          <w:rStyle w:val="1111"/>
        </w:rPr>
        <w:t xml:space="preserve"> a broken estate</w:t>
      </w:r>
      <w:del w:id="2567" w:author="derek" w:date="2026-10-12T18:12:43Z" oouserid="derek">
        <w:r>
          <w:rPr>
            <w:rStyle w:val="1111"/>
          </w:rPr>
          <w:delText xml:space="preserve">,</w:delText>
        </w:r>
      </w:del>
      <w:r>
        <w:rPr>
          <w:rStyle w:val="1111"/>
        </w:rPr>
        <w:t xml:space="preserve"> and a whole heart</w:t>
      </w:r>
      <w:del w:id="2568" w:author="derek" w:date="2026-10-12T18:12:45Z" oouserid="derek">
        <w:r>
          <w:rPr>
            <w:rStyle w:val="1111"/>
          </w:rPr>
          <w:delText xml:space="preserve">,</w:delText>
        </w:r>
      </w:del>
      <w:ins w:id="2569" w:author="derek" w:date="2026-10-12T18:12:46Z" oouserid="derek">
        <w:r>
          <w:rPr>
            <w:rStyle w:val="1111"/>
          </w:rPr>
          <w:t xml:space="preserve"> -</w:t>
        </w:r>
      </w:ins>
      <w:r>
        <w:rPr>
          <w:rStyle w:val="1111"/>
        </w:rPr>
        <w:t xml:space="preserve"> a hard heart</w:t>
      </w:r>
      <w:del w:id="2570" w:author="derek" w:date="2026-10-12T18:12:49Z" oouserid="derek">
        <w:r>
          <w:rPr>
            <w:rStyle w:val="1111"/>
          </w:rPr>
          <w:delText xml:space="preserve">,</w:delText>
        </w:r>
      </w:del>
      <w:ins w:id="2571" w:author="derek" w:date="2026-10-12T18:12:50Z" oouserid="derek">
        <w:r>
          <w:rPr>
            <w:rStyle w:val="1111"/>
          </w:rPr>
          <w:t xml:space="preserve"> -</w:t>
        </w:r>
      </w:ins>
      <w:r>
        <w:rPr>
          <w:rStyle w:val="1111"/>
        </w:rPr>
        <w:t xml:space="preserve"> will not </w:t>
      </w:r>
      <w:del w:id="2572" w:author="derek" w:date="2026-10-12T17:59:14Z" oouserid="derek">
        <w:r>
          <w:rPr>
            <w:rStyle w:val="1111"/>
          </w:rPr>
          <w:delText xml:space="preserve">joyn</w:delText>
        </w:r>
      </w:del>
      <w:ins w:id="2573" w:author="derek" w:date="2026-10-12T17:59:15Z" oouserid="derek">
        <w:r>
          <w:rPr>
            <w:rStyle w:val="1111"/>
          </w:rPr>
          <w:t xml:space="preserve">join</w:t>
        </w:r>
      </w:ins>
      <w:r>
        <w:rPr>
          <w:rStyle w:val="1111"/>
        </w:rPr>
        <w:t xml:space="preserve"> together, there will be no </w:t>
      </w:r>
      <w:del w:id="2574" w:author="derek" w:date="2026-10-12T17:59:26Z" oouserid="derek">
        <w:r>
          <w:rPr>
            <w:rStyle w:val="1111"/>
          </w:rPr>
          <w:delText xml:space="preserve">C</w:delText>
        </w:r>
      </w:del>
      <w:ins w:id="2575" w:author="derek" w:date="2026-10-12T17:59:27Z" oouserid="derek">
        <w:r>
          <w:rPr>
            <w:rStyle w:val="1111"/>
          </w:rPr>
          <w:t xml:space="preserve">c</w:t>
        </w:r>
      </w:ins>
      <w:r>
        <w:rPr>
          <w:rStyle w:val="1111"/>
        </w:rPr>
        <w:t xml:space="preserve">ontentment; but a broken estate, and a broken heart, will so </w:t>
      </w:r>
      <w:del w:id="2576" w:author="derek" w:date="2026-10-12T17:59:46Z" oouserid="derek">
        <w:r>
          <w:rPr>
            <w:rStyle w:val="1111"/>
          </w:rPr>
          <w:delText xml:space="preserve">sute</w:delText>
        </w:r>
      </w:del>
      <w:ins w:id="2577" w:author="derek" w:date="2026-10-12T18:13:33Z" oouserid="derek">
        <w:r>
          <w:rPr>
            <w:rStyle w:val="1111"/>
          </w:rPr>
          <w:t xml:space="preserve">suit</w:t>
        </w:r>
      </w:ins>
      <w:r>
        <w:rPr>
          <w:rStyle w:val="1111"/>
        </w:rPr>
        <w:t xml:space="preserve"> together, as</w:t>
      </w:r>
      <w:r>
        <w:rPr>
          <w:rStyle w:val="1111"/>
        </w:rPr>
        <w:t xml:space="preserve"> there will be more </w:t>
      </w:r>
      <w:del w:id="2578" w:author="derek" w:date="2026-10-12T17:59:51Z" oouserid="derek">
        <w:r>
          <w:rPr>
            <w:rStyle w:val="1111"/>
          </w:rPr>
          <w:delText xml:space="preserve">C</w:delText>
        </w:r>
      </w:del>
      <w:ins w:id="2579" w:author="derek" w:date="2026-10-12T17:59:51Z" oouserid="derek">
        <w:r>
          <w:rPr>
            <w:rStyle w:val="1111"/>
          </w:rPr>
          <w:t xml:space="preserve">c</w:t>
        </w:r>
      </w:ins>
      <w:r>
        <w:rPr>
          <w:rStyle w:val="1111"/>
        </w:rPr>
        <w:t xml:space="preserve">ontentment than there was before</w:t>
      </w:r>
      <w:del w:id="2580" w:author="derek" w:date="2026-10-12T17:59:56Z" oouserid="derek">
        <w:r>
          <w:rPr>
            <w:rStyle w:val="1111"/>
          </w:rPr>
          <w:delText xml:space="preserve">;</w:delText>
        </w:r>
      </w:del>
      <w:ins w:id="2581" w:author="derek" w:date="2026-10-12T17:59:56Z" oouserid="derek">
        <w:r>
          <w:rPr>
            <w:rStyle w:val="1111"/>
          </w:rPr>
          <w:t xml:space="preserve">.</w:t>
        </w:r>
      </w:ins>
      <w:r>
        <w:rPr>
          <w:rStyle w:val="1111"/>
        </w:rPr>
        <w:t xml:space="preserve"> </w:t>
      </w:r>
      <w:del w:id="2582" w:author="derek" w:date="2026-10-12T17:59:57Z" oouserid="derek">
        <w:r>
          <w:rPr>
            <w:rStyle w:val="1111"/>
          </w:rPr>
          <w:delText xml:space="preserve">a</w:delText>
        </w:r>
      </w:del>
      <w:ins w:id="2583" w:author="derek" w:date="2026-10-12T17:59:57Z" oouserid="derek">
        <w:r>
          <w:rPr>
            <w:rStyle w:val="1111"/>
          </w:rPr>
          <w:t xml:space="preserve">A</w:t>
        </w:r>
      </w:ins>
      <w:r>
        <w:rPr>
          <w:rStyle w:val="1111"/>
        </w:rPr>
        <w:t xml:space="preserve">dd</w:t>
      </w:r>
      <w:del w:id="2584" w:author="derek" w:date="2026-10-12T17:59:58Z" oouserid="derek">
        <w:r>
          <w:rPr>
            <w:rStyle w:val="1111"/>
          </w:rPr>
          <w:delText xml:space="preserve">e</w:delText>
        </w:r>
      </w:del>
      <w:r>
        <w:rPr>
          <w:rStyle w:val="1111"/>
        </w:rPr>
        <w:t xml:space="preserve"> therefore to the breaking of </w:t>
      </w:r>
      <w:del w:id="2585" w:author="derek" w:date="2026-10-12T18:00:03Z" oouserid="derek">
        <w:r>
          <w:rPr>
            <w:rStyle w:val="1111"/>
          </w:rPr>
          <w:delText xml:space="preserve">thy</w:delText>
        </w:r>
      </w:del>
      <w:ins w:id="2586" w:author="derek" w:date="2026-10-12T18:00:03Z" oouserid="derek">
        <w:r>
          <w:rPr>
            <w:rStyle w:val="1111"/>
          </w:rPr>
          <w:t xml:space="preserve">your</w:t>
        </w:r>
      </w:ins>
      <w:r>
        <w:rPr>
          <w:rStyle w:val="1111"/>
        </w:rPr>
        <w:t xml:space="preserve"> estate, the breaking of </w:t>
      </w:r>
      <w:del w:id="2587" w:author="derek" w:date="2026-10-12T18:00:08Z" oouserid="derek">
        <w:r>
          <w:rPr>
            <w:rStyle w:val="1111"/>
          </w:rPr>
          <w:delText xml:space="preserve">thy</w:delText>
        </w:r>
      </w:del>
      <w:ins w:id="2588" w:author="derek" w:date="2026-10-12T18:00:09Z" oouserid="derek">
        <w:r>
          <w:rPr>
            <w:rStyle w:val="1111"/>
          </w:rPr>
          <w:t xml:space="preserve">your</w:t>
        </w:r>
      </w:ins>
      <w:r>
        <w:rPr>
          <w:rStyle w:val="1111"/>
        </w:rPr>
        <w:t xml:space="preserve"> heart what </w:t>
      </w:r>
      <w:del w:id="2589" w:author="derek" w:date="2026-10-12T18:00:14Z" oouserid="derek">
        <w:r>
          <w:rPr>
            <w:rStyle w:val="1111"/>
          </w:rPr>
          <w:delText xml:space="preserve">thou</w:delText>
        </w:r>
      </w:del>
      <w:ins w:id="2590" w:author="derek" w:date="2026-10-12T18:00:16Z" oouserid="derek">
        <w:r>
          <w:rPr>
            <w:rStyle w:val="1111"/>
          </w:rPr>
          <w:t xml:space="preserve">you</w:t>
        </w:r>
      </w:ins>
      <w:r>
        <w:rPr>
          <w:rStyle w:val="1111"/>
        </w:rPr>
        <w:t xml:space="preserve"> </w:t>
      </w:r>
      <w:del w:id="2591" w:author="derek" w:date="2026-10-12T18:00:22Z" oouserid="derek">
        <w:r>
          <w:rPr>
            <w:rStyle w:val="1111"/>
          </w:rPr>
          <w:delText xml:space="preserve">canst</w:delText>
        </w:r>
      </w:del>
      <w:ins w:id="2592" w:author="derek" w:date="2026-10-12T18:14:58Z" oouserid="derek">
        <w:r>
          <w:rPr>
            <w:rStyle w:val="1111"/>
          </w:rPr>
          <w:t xml:space="preserve">can</w:t>
        </w:r>
      </w:ins>
      <w:r>
        <w:rPr>
          <w:rStyle w:val="1111"/>
        </w:rPr>
        <w:t xml:space="preserve">, and that is the way to be </w:t>
      </w:r>
      <w:del w:id="2593" w:author="derek" w:date="2026-10-12T18:00:59Z" oouserid="derek">
        <w:r>
          <w:rPr>
            <w:rStyle w:val="1111"/>
          </w:rPr>
          <w:delText xml:space="preserve">C</w:delText>
        </w:r>
      </w:del>
      <w:ins w:id="2594" w:author="derek" w:date="2026-10-12T18:00:59Z" oouserid="derek">
        <w:r>
          <w:rPr>
            <w:rStyle w:val="1111"/>
          </w:rPr>
          <w:t xml:space="preserve">c</w:t>
        </w:r>
      </w:ins>
      <w:r>
        <w:rPr>
          <w:rStyle w:val="1111"/>
        </w:rPr>
        <w:t xml:space="preserve">ontented in a Christian manner, which is the </w:t>
      </w:r>
      <w:del w:id="2595" w:author="derek" w:date="2026-10-12T18:01:03Z" oouserid="derek">
        <w:r>
          <w:rPr>
            <w:rStyle w:val="1111"/>
          </w:rPr>
          <w:delText xml:space="preserve">T</w:delText>
        </w:r>
      </w:del>
      <w:ins w:id="2596" w:author="derek" w:date="2026-10-12T18:01:03Z" oouserid="derek">
        <w:r>
          <w:rPr>
            <w:rStyle w:val="1111"/>
          </w:rPr>
          <w:t xml:space="preserve">t</w:t>
        </w:r>
      </w:ins>
      <w:r>
        <w:rPr>
          <w:rStyle w:val="1111"/>
        </w:rPr>
        <w:t xml:space="preserve">hird </w:t>
      </w:r>
      <w:del w:id="2597" w:author="derek" w:date="2026-10-12T18:01:07Z" oouserid="derek">
        <w:r>
          <w:rPr>
            <w:rStyle w:val="1111"/>
          </w:rPr>
          <w:delText xml:space="preserve">M</w:delText>
        </w:r>
      </w:del>
      <w:ins w:id="2598" w:author="derek" w:date="2026-10-12T18:01:07Z" oouserid="derek">
        <w:r>
          <w:rPr>
            <w:rStyle w:val="1111"/>
          </w:rPr>
          <w:t xml:space="preserve">m</w:t>
        </w:r>
      </w:ins>
      <w:r>
        <w:rPr>
          <w:rStyle w:val="1111"/>
        </w:rPr>
        <w:t xml:space="preserve">ystery in Christian </w:t>
      </w:r>
      <w:del w:id="2599" w:author="derek" w:date="2026-10-12T18:01:11Z" oouserid="derek">
        <w:r>
          <w:rPr>
            <w:rStyle w:val="1111"/>
          </w:rPr>
          <w:delText xml:space="preserve">Contentation</w:delText>
        </w:r>
      </w:del>
      <w:ins w:id="2600" w:author="derek" w:date="2026-10-12T18:01:13Z" oouserid="derek">
        <w:r>
          <w:rPr>
            <w:rStyle w:val="1111"/>
          </w:rPr>
          <w:t xml:space="preserve">contentment</w:t>
        </w:r>
      </w:ins>
      <w:r>
        <w:rPr>
          <w:rStyle w:val="1111"/>
        </w:rPr>
        <w:t xml:space="preserve">.</w:t>
      </w:r>
      <w:r/>
    </w:p>
    <w:p>
      <w:pPr>
        <w:pStyle w:val="1132"/>
        <w:pBdr/>
        <w:spacing/>
        <w:ind/>
        <w:rPr/>
      </w:pPr>
      <w:r/>
      <w:bookmarkStart w:id="75" w:name="W34-34-article_2"/>
      <w:r/>
      <w:bookmarkEnd w:id="75"/>
      <w:r>
        <w:rPr>
          <w:rStyle w:val="1111"/>
        </w:rPr>
        <w:t xml:space="preserve">The fourth thing is this, </w:t>
      </w:r>
      <w:del w:id="2601" w:author="derek" w:date="2026-10-12T18:31:46Z" oouserid="derek">
        <w:r>
          <w:rPr>
            <w:rStyle w:val="1111"/>
          </w:rPr>
          <w:delText xml:space="preserve">I</w:delText>
        </w:r>
      </w:del>
      <w:ins w:id="2602" w:author="derek" w:date="2026-10-12T18:31:46Z" oouserid="derek">
        <w:r>
          <w:rPr>
            <w:rStyle w:val="1111"/>
          </w:rPr>
          <w:t xml:space="preserve">i</w:t>
        </w:r>
      </w:ins>
      <w:r>
        <w:rPr>
          <w:rStyle w:val="1111"/>
        </w:rPr>
        <w:t xml:space="preserve">t is not so much the removing of the affliction that is upon us, as the changing of the affliction, the </w:t>
      </w:r>
      <w:del w:id="2603" w:author="derek" w:date="2026-10-12T18:31:55Z" oouserid="derek">
        <w:r>
          <w:rPr>
            <w:rStyle w:val="1111"/>
          </w:rPr>
          <w:delText xml:space="preserve">M</w:delText>
        </w:r>
      </w:del>
      <w:ins w:id="2604" w:author="derek" w:date="2026-10-12T18:31:55Z" oouserid="derek">
        <w:r>
          <w:rPr>
            <w:rStyle w:val="1111"/>
          </w:rPr>
          <w:t xml:space="preserve">m</w:t>
        </w:r>
      </w:ins>
      <w:r>
        <w:rPr>
          <w:rStyle w:val="1111"/>
        </w:rPr>
        <w:t xml:space="preserve">etamorphosing of the affliction, when it is quite turned and changed into another thing</w:t>
      </w:r>
      <w:del w:id="2605" w:author="derek" w:date="2026-10-12T18:32:11Z" oouserid="derek">
        <w:r>
          <w:rPr>
            <w:rStyle w:val="1111"/>
          </w:rPr>
          <w:delText xml:space="preserve">:</w:delText>
        </w:r>
      </w:del>
      <w:ins w:id="2606" w:author="derek" w:date="2026-10-12T18:32:11Z" oouserid="derek">
        <w:r>
          <w:rPr>
            <w:rStyle w:val="1111"/>
          </w:rPr>
          <w:t xml:space="preserve">.</w:t>
        </w:r>
      </w:ins>
      <w:r>
        <w:rPr>
          <w:rStyle w:val="1111"/>
        </w:rPr>
        <w:t xml:space="preserve"> I mean</w:t>
      </w:r>
      <w:del w:id="2607" w:author="derek" w:date="2026-10-12T18:32:14Z" oouserid="derek">
        <w:r>
          <w:rPr>
            <w:rStyle w:val="1111"/>
          </w:rPr>
          <w:delText xml:space="preserve">e</w:delText>
        </w:r>
      </w:del>
      <w:r>
        <w:rPr>
          <w:rStyle w:val="1111"/>
        </w:rPr>
        <w:t xml:space="preserve"> in regard of the use of it, though for </w:t>
      </w:r>
      <w:r>
        <w:rPr>
          <w:rStyle w:val="1111"/>
        </w:rPr>
        <w:t xml:space="preserve">the matter the affliction abide stil</w:t>
      </w:r>
      <w:ins w:id="2608" w:author="derek" w:date="2026-10-12T18:32:24Z" oouserid="derek">
        <w:r>
          <w:rPr>
            <w:rStyle w:val="1111"/>
          </w:rPr>
          <w:t xml:space="preserve">l</w:t>
        </w:r>
      </w:ins>
      <w:r>
        <w:rPr>
          <w:rStyle w:val="1111"/>
        </w:rPr>
        <w:t xml:space="preserve">. The way of Contentment to a carnal heart it's only the removing of the affliction, </w:t>
      </w:r>
      <w:del w:id="2609" w:author="derek" w:date="2026-10-12T18:32:35Z" oouserid="derek">
        <w:r>
          <w:rPr>
            <w:rStyle w:val="1111"/>
          </w:rPr>
          <w:delText xml:space="preserve">O</w:delText>
        </w:r>
      </w:del>
      <w:ins w:id="2610" w:author="derek" w:date="2026-10-12T18:32:35Z" oouserid="derek">
        <w:r>
          <w:rPr>
            <w:rStyle w:val="1111"/>
          </w:rPr>
          <w:t xml:space="preserve">o</w:t>
        </w:r>
      </w:ins>
      <w:r>
        <w:rPr>
          <w:rStyle w:val="1111"/>
        </w:rPr>
        <w:t xml:space="preserve">h that it may be gone</w:t>
      </w:r>
      <w:del w:id="2611" w:author="derek" w:date="2026-10-12T18:32:42Z" oouserid="derek">
        <w:r>
          <w:rPr>
            <w:rStyle w:val="1111"/>
          </w:rPr>
          <w:delText xml:space="preserve">;</w:delText>
        </w:r>
      </w:del>
      <w:ins w:id="2612" w:author="derek" w:date="2026-10-12T18:32:42Z" oouserid="derek">
        <w:r>
          <w:rPr>
            <w:rStyle w:val="1111"/>
          </w:rPr>
          <w:t xml:space="preserve">.</w:t>
        </w:r>
      </w:ins>
      <w:r>
        <w:rPr>
          <w:rStyle w:val="1111"/>
        </w:rPr>
        <w:t xml:space="preserve"> </w:t>
      </w:r>
      <w:del w:id="2613" w:author="derek" w:date="2026-10-12T18:32:44Z" oouserid="derek">
        <w:r>
          <w:rPr>
            <w:rStyle w:val="1111"/>
          </w:rPr>
          <w:delText xml:space="preserve">n</w:delText>
        </w:r>
      </w:del>
      <w:ins w:id="2614" w:author="derek" w:date="2026-10-12T18:33:15Z" oouserid="derek">
        <w:r>
          <w:rPr>
            <w:rStyle w:val="1111"/>
          </w:rPr>
          <w:t xml:space="preserve">”N</w:t>
        </w:r>
      </w:ins>
      <w:r>
        <w:rPr>
          <w:rStyle w:val="1111"/>
        </w:rPr>
        <w:t xml:space="preserve">o</w:t>
      </w:r>
      <w:ins w:id="2615" w:author="derek" w:date="2026-10-12T18:33:17Z" oouserid="derek">
        <w:r>
          <w:rPr>
            <w:rStyle w:val="1111"/>
          </w:rPr>
          <w:t xml:space="preserve">”</w:t>
        </w:r>
      </w:ins>
      <w:r>
        <w:rPr>
          <w:rStyle w:val="1111"/>
        </w:rPr>
        <w:t xml:space="preserve"> but </w:t>
      </w:r>
      <w:del w:id="2616" w:author="derek" w:date="2026-10-12T18:33:21Z" oouserid="derek">
        <w:r>
          <w:rPr>
            <w:rStyle w:val="1111"/>
          </w:rPr>
          <w:delText xml:space="preserve">saith</w:delText>
        </w:r>
      </w:del>
      <w:ins w:id="2617" w:author="derek" w:date="2026-10-12T18:33:21Z" oouserid="derek">
        <w:r>
          <w:rPr>
            <w:rStyle w:val="1111"/>
          </w:rPr>
          <w:t xml:space="preserve">says</w:t>
        </w:r>
      </w:ins>
      <w:r>
        <w:rPr>
          <w:rStyle w:val="1111"/>
        </w:rPr>
        <w:t xml:space="preserve"> a gracious heart, God </w:t>
      </w:r>
      <w:del w:id="2618" w:author="derek" w:date="2026-10-12T18:32:51Z" oouserid="derek">
        <w:r>
          <w:rPr>
            <w:rStyle w:val="1111"/>
          </w:rPr>
          <w:delText xml:space="preserve">hath</w:delText>
        </w:r>
      </w:del>
      <w:ins w:id="2619" w:author="derek" w:date="2026-10-12T18:32:51Z" oouserid="derek">
        <w:r>
          <w:rPr>
            <w:rStyle w:val="1111"/>
          </w:rPr>
          <w:t xml:space="preserve">has</w:t>
        </w:r>
      </w:ins>
      <w:r>
        <w:rPr>
          <w:rStyle w:val="1111"/>
        </w:rPr>
        <w:t xml:space="preserve"> taught me a way for </w:t>
      </w:r>
      <w:del w:id="2620" w:author="derek" w:date="2026-10-12T18:32:56Z" oouserid="derek">
        <w:r>
          <w:rPr>
            <w:rStyle w:val="1111"/>
          </w:rPr>
          <w:delText xml:space="preserve">C</w:delText>
        </w:r>
      </w:del>
      <w:ins w:id="2621" w:author="derek" w:date="2026-10-12T18:32:56Z" oouserid="derek">
        <w:r>
          <w:rPr>
            <w:rStyle w:val="1111"/>
          </w:rPr>
          <w:t xml:space="preserve">c</w:t>
        </w:r>
      </w:ins>
      <w:r>
        <w:rPr>
          <w:rStyle w:val="1111"/>
        </w:rPr>
        <w:t xml:space="preserve">ontentment though the affliction shall continue s</w:t>
      </w:r>
      <w:r>
        <w:rPr>
          <w:rStyle w:val="1111"/>
        </w:rPr>
        <w:t xml:space="preserve">till for the matter of it</w:t>
      </w:r>
      <w:del w:id="2622" w:author="derek" w:date="2026-10-12T18:33:43Z" oouserid="derek">
        <w:r>
          <w:rPr>
            <w:rStyle w:val="1111"/>
          </w:rPr>
          <w:delText xml:space="preserve">;</w:delText>
        </w:r>
      </w:del>
      <w:ins w:id="2623" w:author="derek" w:date="2026-10-12T18:33:43Z" oouserid="derek">
        <w:r>
          <w:rPr>
            <w:rStyle w:val="1111"/>
          </w:rPr>
          <w:t xml:space="preserve">.</w:t>
        </w:r>
      </w:ins>
      <w:r>
        <w:rPr>
          <w:rStyle w:val="1111"/>
        </w:rPr>
        <w:t xml:space="preserve"> </w:t>
      </w:r>
      <w:del w:id="2624" w:author="derek" w:date="2026-10-12T18:33:45Z" oouserid="derek">
        <w:r>
          <w:rPr>
            <w:rStyle w:val="1111"/>
          </w:rPr>
          <w:delText xml:space="preserve">b</w:delText>
        </w:r>
      </w:del>
      <w:ins w:id="2625" w:author="derek" w:date="2026-10-12T18:33:45Z" oouserid="derek">
        <w:r>
          <w:rPr>
            <w:rStyle w:val="1111"/>
          </w:rPr>
          <w:t xml:space="preserve">B</w:t>
        </w:r>
      </w:ins>
      <w:r>
        <w:rPr>
          <w:rStyle w:val="1111"/>
        </w:rPr>
        <w:t xml:space="preserve">ut there is a </w:t>
      </w:r>
      <w:del w:id="2626" w:author="derek" w:date="2026-10-12T18:33:51Z" oouserid="derek">
        <w:r>
          <w:rPr>
            <w:rStyle w:val="1111"/>
          </w:rPr>
          <w:delText xml:space="preserve">vertue</w:delText>
        </w:r>
      </w:del>
      <w:ins w:id="2627" w:author="derek" w:date="2026-10-12T18:33:52Z" oouserid="derek">
        <w:r>
          <w:rPr>
            <w:rStyle w:val="1111"/>
          </w:rPr>
          <w:t xml:space="preserve">virtue</w:t>
        </w:r>
      </w:ins>
      <w:r>
        <w:rPr>
          <w:rStyle w:val="1111"/>
        </w:rPr>
        <w:t xml:space="preserve"> of grace to turn this affliction into good; it takes away but only the sting and </w:t>
      </w:r>
      <w:del w:id="2628" w:author="derek" w:date="2026-10-12T18:34:03Z" oouserid="derek">
        <w:r>
          <w:rPr>
            <w:rStyle w:val="1111"/>
          </w:rPr>
          <w:delText xml:space="preserve">poyson</w:delText>
        </w:r>
      </w:del>
      <w:ins w:id="2629" w:author="derek" w:date="2026-10-12T18:34:09Z" oouserid="derek">
        <w:r>
          <w:rPr>
            <w:rStyle w:val="1111"/>
          </w:rPr>
          <w:t xml:space="preserve">poison</w:t>
        </w:r>
      </w:ins>
      <w:r>
        <w:rPr>
          <w:rStyle w:val="1111"/>
        </w:rPr>
        <w:t xml:space="preserve"> of it</w:t>
      </w:r>
      <w:del w:id="2630" w:author="derek" w:date="2026-10-12T18:34:12Z" oouserid="derek">
        <w:r>
          <w:rPr>
            <w:rStyle w:val="1111"/>
          </w:rPr>
          <w:delText xml:space="preserve">;</w:delText>
        </w:r>
      </w:del>
      <w:ins w:id="2631" w:author="derek" w:date="2026-10-12T18:34:12Z" oouserid="derek">
        <w:r>
          <w:rPr>
            <w:rStyle w:val="1111"/>
          </w:rPr>
          <w:t xml:space="preserve">.</w:t>
        </w:r>
      </w:ins>
      <w:r>
        <w:rPr>
          <w:rStyle w:val="1111"/>
        </w:rPr>
        <w:t xml:space="preserve"> As now, </w:t>
      </w:r>
      <w:del w:id="2632" w:author="derek" w:date="2026-10-12T18:34:15Z" oouserid="derek">
        <w:r>
          <w:rPr>
            <w:rStyle w:val="1111"/>
          </w:rPr>
          <w:delText xml:space="preserve">S</w:delText>
        </w:r>
      </w:del>
      <w:ins w:id="2633" w:author="derek" w:date="2026-10-12T18:34:15Z" oouserid="derek">
        <w:r>
          <w:rPr>
            <w:rStyle w:val="1111"/>
          </w:rPr>
          <w:t xml:space="preserve">s</w:t>
        </w:r>
      </w:ins>
      <w:r>
        <w:rPr>
          <w:rStyle w:val="1111"/>
        </w:rPr>
        <w:t xml:space="preserve">uppose poverty, </w:t>
      </w:r>
      <w:del w:id="2634" w:author="derek" w:date="2026-10-12T18:34:19Z" oouserid="derek">
        <w:r>
          <w:rPr>
            <w:rStyle w:val="1111"/>
          </w:rPr>
          <w:delText xml:space="preserve">A</w:delText>
        </w:r>
      </w:del>
      <w:ins w:id="2635" w:author="derek" w:date="2026-10-12T18:34:19Z" oouserid="derek">
        <w:r>
          <w:rPr>
            <w:rStyle w:val="1111"/>
          </w:rPr>
          <w:t xml:space="preserve">a</w:t>
        </w:r>
      </w:ins>
      <w:r>
        <w:rPr>
          <w:rStyle w:val="1111"/>
        </w:rPr>
        <w:t xml:space="preserve"> man</w:t>
      </w:r>
      <w:ins w:id="2636" w:author="derek" w:date="2026-10-12T18:34:21Z" oouserid="derek">
        <w:r>
          <w:rPr>
            <w:rStyle w:val="1111"/>
          </w:rPr>
          <w:t xml:space="preserve">’</w:t>
        </w:r>
      </w:ins>
      <w:r>
        <w:rPr>
          <w:rStyle w:val="1111"/>
        </w:rPr>
        <w:t xml:space="preserve">s estate is lost; well, is there no way to be contented till your estate be made </w:t>
      </w:r>
      <w:r/>
    </w:p>
    <w:p>
      <w:pPr>
        <w:pStyle w:val="1132"/>
        <w:pBdr/>
        <w:spacing/>
        <w:ind/>
        <w:rPr/>
      </w:pPr>
      <w:r/>
      <w:bookmarkStart w:id="75" w:name="anchor-81"/>
      <w:r/>
      <w:bookmarkEnd w:id="75"/>
      <w:r>
        <w:rPr>
          <w:rStyle w:val="1111"/>
        </w:rPr>
        <w:t xml:space="preserve">Page</w:t>
      </w:r>
      <w:r>
        <w:rPr>
          <w:rStyle w:val="1111"/>
        </w:rPr>
        <w:t xml:space="preserve"> 34</w:t>
      </w:r>
      <w:r/>
    </w:p>
    <w:p>
      <w:pPr>
        <w:pStyle w:val="1132"/>
        <w:pBdr/>
        <w:spacing/>
        <w:ind/>
        <w:rPr/>
      </w:pPr>
      <w:r/>
      <w:bookmarkStart w:id="76" w:name="anchor-82"/>
      <w:r/>
      <w:bookmarkEnd w:id="76"/>
      <w:r>
        <w:rPr>
          <w:rStyle w:val="1111"/>
        </w:rPr>
        <w:t xml:space="preserve">up again? Till your poverty be removed? Yes, certainly Christianity would teach </w:t>
      </w:r>
      <w:del w:id="2637" w:author="derek" w:date="2026-10-13T14:45:49Z" oouserid="derek">
        <w:r>
          <w:rPr>
            <w:rStyle w:val="1111"/>
          </w:rPr>
          <w:delText xml:space="preserve">C</w:delText>
        </w:r>
      </w:del>
      <w:ins w:id="2638" w:author="derek" w:date="2026-10-13T14:45:49Z" oouserid="derek">
        <w:r>
          <w:rPr>
            <w:rStyle w:val="1111"/>
          </w:rPr>
          <w:t xml:space="preserve">c</w:t>
        </w:r>
      </w:ins>
      <w:r>
        <w:rPr>
          <w:rStyle w:val="1111"/>
        </w:rPr>
        <w:t xml:space="preserve">ontentment, though poverty continues yet it will teach you how to turn your poverty to s</w:t>
      </w:r>
      <w:r>
        <w:rPr>
          <w:rStyle w:val="1111"/>
        </w:rPr>
        <w:t xml:space="preserve">piritual riches; that you shall be poor still for your outward estate; but this shall be altered, whereas before it was once a natural evil to you, it comes now to be turned into a spiritual benefit to you; and so you come to be content. It is a speech of </w:t>
      </w:r>
      <w:r>
        <w:rPr>
          <w:rStyle w:val="1111"/>
        </w:rPr>
        <w:t xml:space="preserve">Ambrose</w:t>
      </w:r>
      <w:ins w:id="2639" w:author="derek" w:date="2026-10-14T15:40:19Z" oouserid="derek">
        <w:r>
          <w:rPr>
            <w:rStyle w:val="1095"/>
          </w:rPr>
          <w:footnoteReference w:id="16"/>
        </w:r>
      </w:ins>
      <w:r>
        <w:rPr>
          <w:rStyle w:val="1111"/>
        </w:rPr>
        <w:t xml:space="preserve">,</w:t>
      </w:r>
      <w:r>
        <w:rPr>
          <w:rStyle w:val="1111"/>
        </w:rPr>
        <w:t xml:space="preserve"> </w:t>
      </w:r>
      <w:ins w:id="2640" w:author="derek" w:date="2026-10-14T15:40:39Z" oouserid="derek">
        <w:r>
          <w:rPr>
            <w:rStyle w:val="1111"/>
          </w:rPr>
          <w:t xml:space="preserve">e</w:t>
        </w:r>
      </w:ins>
      <w:del w:id="2641" w:author="derek" w:date="2026-10-14T15:40:39Z" oouserid="derek">
        <w:r>
          <w:rPr>
            <w:rStyle w:val="1111"/>
          </w:rPr>
          <w:delText xml:space="preserve">E</w:delText>
        </w:r>
      </w:del>
      <w:r>
        <w:rPr>
          <w:rStyle w:val="1111"/>
        </w:rPr>
        <w:t xml:space="preserve">ven </w:t>
      </w:r>
      <w:r>
        <w:rPr>
          <w:rStyle w:val="1111"/>
        </w:rPr>
        <w:t xml:space="preserve">poverty it</w:t>
      </w:r>
      <w:del w:id="2642" w:author="derek" w:date="2026-10-14T15:40:44Z" oouserid="derek">
        <w:r>
          <w:rPr>
            <w:rStyle w:val="1111"/>
          </w:rPr>
          <w:delText xml:space="preserve">'s </w:delText>
        </w:r>
      </w:del>
      <w:r>
        <w:rPr>
          <w:rStyle w:val="1111"/>
        </w:rPr>
        <w:t xml:space="preserve">self it is riches </w:t>
      </w:r>
      <w:del w:id="2643" w:author="derek" w:date="2026-10-14T15:40:55Z" oouserid="derek">
        <w:r>
          <w:rPr>
            <w:rStyle w:val="1111"/>
          </w:rPr>
          <w:delText xml:space="preserve">un</w:delText>
        </w:r>
      </w:del>
      <w:r>
        <w:rPr>
          <w:rStyle w:val="1111"/>
        </w:rPr>
        <w:t xml:space="preserve">to holy men</w:t>
      </w:r>
      <w:r>
        <w:rPr>
          <w:rStyle w:val="1111"/>
        </w:rPr>
        <w:t xml:space="preserve">: </w:t>
      </w:r>
      <w:del w:id="2644" w:author="derek" w:date="2026-10-14T15:42:30Z" oouserid="derek">
        <w:r>
          <w:rPr>
            <w:rStyle w:val="1111"/>
          </w:rPr>
          <w:delText xml:space="preserve">G</w:delText>
        </w:r>
      </w:del>
      <w:ins w:id="2645" w:author="derek" w:date="2026-10-14T15:42:30Z" oouserid="derek">
        <w:r>
          <w:rPr>
            <w:rStyle w:val="1111"/>
          </w:rPr>
          <w:t xml:space="preserve">g</w:t>
        </w:r>
      </w:ins>
      <w:r>
        <w:rPr>
          <w:rStyle w:val="1111"/>
        </w:rPr>
        <w:t xml:space="preserve">odly men do make their poverty turn to be riches, they get more riches out of their poverty then ever they get out of their revenues</w:t>
      </w:r>
      <w:del w:id="2646" w:author="derek" w:date="2026-10-14T15:41:15Z" oouserid="derek">
        <w:r>
          <w:rPr>
            <w:rStyle w:val="1111"/>
          </w:rPr>
          <w:delText xml:space="preserve">,</w:delText>
        </w:r>
      </w:del>
      <w:r>
        <w:rPr>
          <w:rStyle w:val="1111"/>
        </w:rPr>
        <w:t xml:space="preserve"> </w:t>
      </w:r>
      <w:del w:id="2647" w:author="derek" w:date="2026-10-14T15:41:17Z" oouserid="derek">
        <w:r>
          <w:rPr>
            <w:rStyle w:val="1111"/>
          </w:rPr>
          <w:delText xml:space="preserve">o</w:delText>
        </w:r>
      </w:del>
      <w:ins w:id="2648" w:author="derek" w:date="2026-10-14T15:41:17Z" oouserid="derek">
        <w:r>
          <w:rPr>
            <w:rStyle w:val="1111"/>
          </w:rPr>
          <w:t xml:space="preserve">O</w:t>
        </w:r>
      </w:ins>
      <w:r>
        <w:rPr>
          <w:rStyle w:val="1111"/>
        </w:rPr>
        <w:t xml:space="preserve">ut of all their trading in this </w:t>
      </w:r>
      <w:r>
        <w:rPr>
          <w:rStyle w:val="1111"/>
        </w:rPr>
        <w:t xml:space="preserve">world they never had such incomes as they have had out of their poverty</w:t>
      </w:r>
      <w:del w:id="2649" w:author="derek" w:date="2026-10-14T15:41:27Z" oouserid="derek">
        <w:r>
          <w:rPr>
            <w:rStyle w:val="1111"/>
          </w:rPr>
          <w:delText xml:space="preserve">;</w:delText>
        </w:r>
      </w:del>
      <w:ins w:id="2650" w:author="derek" w:date="2026-10-14T15:41:27Z" oouserid="derek">
        <w:r>
          <w:rPr>
            <w:rStyle w:val="1111"/>
          </w:rPr>
          <w:t xml:space="preserve">.</w:t>
        </w:r>
      </w:ins>
      <w:r>
        <w:rPr>
          <w:rStyle w:val="1111"/>
        </w:rPr>
        <w:t xml:space="preserve"> </w:t>
      </w:r>
      <w:del w:id="2651" w:author="derek" w:date="2026-10-14T15:41:29Z" oouserid="derek">
        <w:r>
          <w:rPr>
            <w:rStyle w:val="1111"/>
          </w:rPr>
          <w:delText xml:space="preserve">t</w:delText>
        </w:r>
      </w:del>
      <w:ins w:id="2652" w:author="derek" w:date="2026-10-14T15:41:29Z" oouserid="derek">
        <w:r>
          <w:rPr>
            <w:rStyle w:val="1111"/>
          </w:rPr>
          <w:t xml:space="preserve">T</w:t>
        </w:r>
      </w:ins>
      <w:r>
        <w:rPr>
          <w:rStyle w:val="1111"/>
        </w:rPr>
        <w:t xml:space="preserve">his a carnal</w:t>
      </w:r>
      <w:del w:id="2653" w:author="derek" w:date="2026-10-14T15:41:33Z" oouserid="derek">
        <w:r>
          <w:rPr>
            <w:rStyle w:val="1111"/>
          </w:rPr>
          <w:delText xml:space="preserve">l</w:delText>
        </w:r>
      </w:del>
      <w:r>
        <w:rPr>
          <w:rStyle w:val="1111"/>
        </w:rPr>
        <w:t xml:space="preserve"> heart will think strange that a man shall make poverty to be the most gainful</w:t>
      </w:r>
      <w:del w:id="2654" w:author="derek" w:date="2026-10-14T15:41:43Z" oouserid="derek">
        <w:r>
          <w:rPr>
            <w:rStyle w:val="1111"/>
          </w:rPr>
          <w:delText xml:space="preserve">l</w:delText>
        </w:r>
      </w:del>
      <w:r>
        <w:rPr>
          <w:rStyle w:val="1111"/>
        </w:rPr>
        <w:t xml:space="preserve"> trade that ever he had in the world</w:t>
      </w:r>
      <w:del w:id="2655" w:author="derek" w:date="2026-10-14T15:41:49Z" oouserid="derek">
        <w:r>
          <w:rPr>
            <w:rStyle w:val="1111"/>
          </w:rPr>
          <w:delText xml:space="preserve">;</w:delText>
        </w:r>
      </w:del>
      <w:ins w:id="2656" w:author="derek" w:date="2026-10-14T15:41:49Z" oouserid="derek">
        <w:r>
          <w:rPr>
            <w:rStyle w:val="1111"/>
          </w:rPr>
          <w:t xml:space="preserve">.</w:t>
        </w:r>
      </w:ins>
      <w:r>
        <w:rPr>
          <w:rStyle w:val="1111"/>
        </w:rPr>
        <w:t xml:space="preserve"> I am </w:t>
      </w:r>
      <w:del w:id="2657" w:author="derek" w:date="2026-10-14T15:41:53Z" oouserid="derek">
        <w:r>
          <w:rPr>
            <w:rStyle w:val="1111"/>
          </w:rPr>
          <w:delText xml:space="preserve">perswaded</w:delText>
        </w:r>
      </w:del>
      <w:ins w:id="2658" w:author="derek" w:date="2026-10-14T15:41:56Z" oouserid="derek">
        <w:r>
          <w:rPr>
            <w:rStyle w:val="1111"/>
          </w:rPr>
          <w:t xml:space="preserve">persuaded</w:t>
        </w:r>
      </w:ins>
      <w:r>
        <w:rPr>
          <w:rStyle w:val="1111"/>
        </w:rPr>
        <w:t xml:space="preserve"> that many Christians have found it s</w:t>
      </w:r>
      <w:r>
        <w:rPr>
          <w:rStyle w:val="1111"/>
        </w:rPr>
        <w:t xml:space="preserve">o, that they have got more good by their poverty than ever they got by all their riches</w:t>
      </w:r>
      <w:del w:id="2659" w:author="derek" w:date="2026-10-14T15:42:08Z" oouserid="derek">
        <w:r>
          <w:rPr>
            <w:rStyle w:val="1111"/>
          </w:rPr>
          <w:delText xml:space="preserve">,</w:delText>
        </w:r>
      </w:del>
      <w:ins w:id="2660" w:author="derek" w:date="2026-10-14T15:42:08Z" oouserid="derek">
        <w:r>
          <w:rPr>
            <w:rStyle w:val="1111"/>
          </w:rPr>
          <w:t xml:space="preserve">.</w:t>
        </w:r>
      </w:ins>
      <w:r>
        <w:rPr>
          <w:rStyle w:val="1111"/>
        </w:rPr>
        <w:t xml:space="preserve"> </w:t>
      </w:r>
      <w:del w:id="2661" w:author="derek" w:date="2026-10-14T15:42:10Z" oouserid="derek">
        <w:r>
          <w:rPr>
            <w:rStyle w:val="1111"/>
          </w:rPr>
          <w:delText xml:space="preserve">y</w:delText>
        </w:r>
      </w:del>
      <w:ins w:id="2662" w:author="derek" w:date="2026-10-14T15:42:10Z" oouserid="derek">
        <w:r>
          <w:rPr>
            <w:rStyle w:val="1111"/>
          </w:rPr>
          <w:t xml:space="preserve">Y</w:t>
        </w:r>
      </w:ins>
      <w:r>
        <w:rPr>
          <w:rStyle w:val="1111"/>
        </w:rPr>
        <w:t xml:space="preserve">ou find it in Scripture, therefore think not this strange that I am speaking of, you do not find any one </w:t>
      </w:r>
      <w:del w:id="2663" w:author="derek" w:date="2026-10-14T15:42:26Z" oouserid="derek">
        <w:r>
          <w:rPr>
            <w:rStyle w:val="1111"/>
          </w:rPr>
          <w:delText xml:space="preserve">G</w:delText>
        </w:r>
      </w:del>
      <w:ins w:id="2664" w:author="derek" w:date="2026-10-14T15:42:26Z" oouserid="derek">
        <w:r>
          <w:rPr>
            <w:rStyle w:val="1111"/>
          </w:rPr>
          <w:t xml:space="preserve">g</w:t>
        </w:r>
      </w:ins>
      <w:r>
        <w:rPr>
          <w:rStyle w:val="1111"/>
        </w:rPr>
        <w:t xml:space="preserve">odly man that came out of an affliction worse than when he </w:t>
      </w:r>
      <w:r>
        <w:rPr>
          <w:rStyle w:val="1111"/>
        </w:rPr>
        <w:t xml:space="preserve">came into it, though for a while he was shaken, yet at last he was better for an affliction</w:t>
      </w:r>
      <w:del w:id="2665" w:author="derek" w:date="2026-10-14T15:43:28Z" oouserid="derek">
        <w:r>
          <w:rPr>
            <w:rStyle w:val="1111"/>
          </w:rPr>
          <w:delText xml:space="preserve">;</w:delText>
        </w:r>
      </w:del>
      <w:ins w:id="2666" w:author="derek" w:date="2026-10-14T15:43:28Z" oouserid="derek">
        <w:r>
          <w:rPr>
            <w:rStyle w:val="1111"/>
          </w:rPr>
          <w:t xml:space="preserve">.</w:t>
        </w:r>
      </w:ins>
      <w:r>
        <w:rPr>
          <w:rStyle w:val="1111"/>
        </w:rPr>
        <w:t xml:space="preserve"> </w:t>
      </w:r>
      <w:del w:id="2667" w:author="derek" w:date="2026-10-14T15:43:30Z" oouserid="derek">
        <w:r>
          <w:rPr>
            <w:rStyle w:val="1111"/>
          </w:rPr>
          <w:delText xml:space="preserve">b</w:delText>
        </w:r>
      </w:del>
      <w:ins w:id="2668" w:author="derek" w:date="2026-10-14T15:43:30Z" oouserid="derek">
        <w:r>
          <w:rPr>
            <w:rStyle w:val="1111"/>
          </w:rPr>
          <w:t xml:space="preserve">B</w:t>
        </w:r>
      </w:ins>
      <w:r>
        <w:rPr>
          <w:rStyle w:val="1111"/>
        </w:rPr>
        <w:t xml:space="preserve">ut a great many </w:t>
      </w:r>
      <w:del w:id="2669" w:author="derek" w:date="2026-10-14T15:43:34Z" oouserid="derek">
        <w:r>
          <w:rPr>
            <w:rStyle w:val="1111"/>
          </w:rPr>
          <w:delText xml:space="preserve">G</w:delText>
        </w:r>
      </w:del>
      <w:ins w:id="2670" w:author="derek" w:date="2026-10-14T15:43:34Z" oouserid="derek">
        <w:r>
          <w:rPr>
            <w:rStyle w:val="1111"/>
          </w:rPr>
          <w:t xml:space="preserve">g</w:t>
        </w:r>
      </w:ins>
      <w:r>
        <w:rPr>
          <w:rStyle w:val="1111"/>
        </w:rPr>
        <w:t xml:space="preserve">odly men you find have been worse for their prosperity, scarce one </w:t>
      </w:r>
      <w:del w:id="2671" w:author="derek" w:date="2026-10-14T15:43:41Z" oouserid="derek">
        <w:r>
          <w:rPr>
            <w:rStyle w:val="1111"/>
          </w:rPr>
          <w:delText xml:space="preserve">G</w:delText>
        </w:r>
      </w:del>
      <w:ins w:id="2672" w:author="derek" w:date="2026-10-14T15:43:41Z" oouserid="derek">
        <w:r>
          <w:rPr>
            <w:rStyle w:val="1111"/>
          </w:rPr>
          <w:t xml:space="preserve">g</w:t>
        </w:r>
      </w:ins>
      <w:r>
        <w:rPr>
          <w:rStyle w:val="1111"/>
        </w:rPr>
        <w:t xml:space="preserve">odly man that you read</w:t>
      </w:r>
      <w:del w:id="2673" w:author="derek" w:date="2026-10-14T15:43:45Z" oouserid="derek">
        <w:r>
          <w:rPr>
            <w:rStyle w:val="1111"/>
          </w:rPr>
          <w:delText xml:space="preserve">e</w:delText>
        </w:r>
      </w:del>
      <w:r>
        <w:rPr>
          <w:rStyle w:val="1111"/>
        </w:rPr>
        <w:t xml:space="preserve"> in Scripture of but was worse for prosperity (except </w:t>
      </w:r>
      <w:r>
        <w:rPr>
          <w:rStyle w:val="1111"/>
        </w:rPr>
        <w:t xml:space="preserve">Daniel</w:t>
      </w:r>
      <w:r>
        <w:rPr>
          <w:rStyle w:val="1111"/>
        </w:rPr>
        <w:t xml:space="preserve"> and </w:t>
      </w:r>
      <w:r>
        <w:rPr>
          <w:rStyle w:val="1111"/>
        </w:rPr>
        <w:t xml:space="preserve">Nehemiah,</w:t>
      </w:r>
      <w:r>
        <w:rPr>
          <w:rStyle w:val="1111"/>
        </w:rPr>
        <w:t xml:space="preserve"> I do not read</w:t>
      </w:r>
      <w:del w:id="2674" w:author="derek" w:date="2026-10-14T15:44:44Z" oouserid="derek">
        <w:r>
          <w:rPr>
            <w:rStyle w:val="1111"/>
          </w:rPr>
          <w:delText xml:space="preserve">e</w:delText>
        </w:r>
      </w:del>
      <w:r>
        <w:rPr>
          <w:rStyle w:val="1111"/>
        </w:rPr>
        <w:t xml:space="preserve"> of any hurt they got by their</w:t>
      </w:r>
      <w:r>
        <w:rPr>
          <w:rStyle w:val="1111"/>
        </w:rPr>
        <w:t xml:space="preserve"> prosperity that they had) scarce (I think) is any one example of any </w:t>
      </w:r>
      <w:del w:id="2675" w:author="derek" w:date="2026-10-14T15:44:54Z" oouserid="derek">
        <w:r>
          <w:rPr>
            <w:rStyle w:val="1111"/>
          </w:rPr>
          <w:delText xml:space="preserve">G</w:delText>
        </w:r>
      </w:del>
      <w:ins w:id="2676" w:author="derek" w:date="2026-10-14T15:44:54Z" oouserid="derek">
        <w:r>
          <w:rPr>
            <w:rStyle w:val="1111"/>
          </w:rPr>
          <w:t xml:space="preserve">g</w:t>
        </w:r>
      </w:ins>
      <w:r>
        <w:rPr>
          <w:rStyle w:val="1111"/>
        </w:rPr>
        <w:t xml:space="preserve">odly man, but was rather worse for his prosperity than better</w:t>
      </w:r>
      <w:del w:id="2677" w:author="derek" w:date="2026-10-14T15:45:00Z" oouserid="derek">
        <w:r>
          <w:rPr>
            <w:rStyle w:val="1111"/>
          </w:rPr>
          <w:delText xml:space="preserve">;</w:delText>
        </w:r>
      </w:del>
      <w:ins w:id="2678" w:author="derek" w:date="2026-10-14T15:45:01Z" oouserid="derek">
        <w:r>
          <w:rPr>
            <w:rStyle w:val="1111"/>
          </w:rPr>
          <w:t xml:space="preserve">.</w:t>
        </w:r>
      </w:ins>
      <w:r>
        <w:rPr>
          <w:rStyle w:val="1111"/>
        </w:rPr>
        <w:t xml:space="preserve"> </w:t>
      </w:r>
      <w:del w:id="2679" w:author="derek" w:date="2026-10-14T15:45:02Z" oouserid="derek">
        <w:r>
          <w:rPr>
            <w:rStyle w:val="1111"/>
          </w:rPr>
          <w:delText xml:space="preserve">s</w:delText>
        </w:r>
      </w:del>
      <w:ins w:id="2680" w:author="derek" w:date="2026-10-14T15:45:02Z" oouserid="derek">
        <w:r>
          <w:rPr>
            <w:rStyle w:val="1111"/>
          </w:rPr>
          <w:t xml:space="preserve">S</w:t>
        </w:r>
      </w:ins>
      <w:r>
        <w:rPr>
          <w:rStyle w:val="1111"/>
        </w:rPr>
        <w:t xml:space="preserve">o that you see it's no such strange thing, neither to one that is gracious that they shall get good by their affliction</w:t>
      </w:r>
      <w:del w:id="2681" w:author="derek" w:date="2026-10-14T15:45:33Z" oouserid="derek">
        <w:r>
          <w:rPr>
            <w:rStyle w:val="1111"/>
          </w:rPr>
          <w:delText xml:space="preserve">:</w:delText>
        </w:r>
      </w:del>
      <w:ins w:id="2682" w:author="derek" w:date="2026-10-14T15:45:33Z" oouserid="derek">
        <w:r>
          <w:rPr>
            <w:rStyle w:val="1111"/>
          </w:rPr>
          <w:t xml:space="preserve">.</w:t>
        </w:r>
      </w:ins>
      <w:r>
        <w:rPr>
          <w:rStyle w:val="1111"/>
        </w:rPr>
        <w:t xml:space="preserve"> </w:t>
      </w:r>
      <w:r>
        <w:rPr>
          <w:rStyle w:val="1111"/>
        </w:rPr>
        <w:t xml:space="preserve">Luther</w:t>
      </w:r>
      <w:r>
        <w:rPr>
          <w:rStyle w:val="1111"/>
        </w:rPr>
        <w:t xml:space="preserve"> </w:t>
      </w:r>
      <w:del w:id="2683" w:author="derek" w:date="2026-10-14T15:45:38Z" oouserid="derek">
        <w:r>
          <w:rPr>
            <w:rStyle w:val="1111"/>
          </w:rPr>
          <w:delText xml:space="preserve">hath</w:delText>
        </w:r>
      </w:del>
      <w:ins w:id="2684" w:author="derek" w:date="2026-10-14T15:45:38Z" oouserid="derek">
        <w:r>
          <w:rPr>
            <w:rStyle w:val="1111"/>
          </w:rPr>
          <w:t xml:space="preserve">had</w:t>
        </w:r>
      </w:ins>
      <w:r>
        <w:rPr>
          <w:rStyle w:val="1111"/>
        </w:rPr>
        <w:t xml:space="preserve"> such an expression in his </w:t>
      </w:r>
      <w:del w:id="2685" w:author="derek" w:date="2026-10-14T15:45:42Z" oouserid="derek">
        <w:r>
          <w:rPr>
            <w:rStyle w:val="1111"/>
          </w:rPr>
          <w:delText xml:space="preserve">C</w:delText>
        </w:r>
      </w:del>
      <w:ins w:id="2686" w:author="derek" w:date="2026-10-14T15:45:42Z" oouserid="derek">
        <w:r>
          <w:rPr>
            <w:rStyle w:val="1111"/>
          </w:rPr>
          <w:t xml:space="preserve">c</w:t>
        </w:r>
      </w:ins>
      <w:r>
        <w:rPr>
          <w:rStyle w:val="1111"/>
        </w:rPr>
        <w:t xml:space="preserve">omment upon the 5</w:t>
      </w:r>
      <w:ins w:id="2687" w:author="derek" w:date="2026-10-14T15:45:54Z" oouserid="derek">
        <w:r>
          <w:rPr>
            <w:rStyle w:val="1111"/>
          </w:rPr>
          <w:t xml:space="preserve">th</w:t>
        </w:r>
      </w:ins>
      <w:del w:id="2688" w:author="derek" w:date="2026-10-14T15:45:47Z" oouserid="derek">
        <w:r>
          <w:rPr>
            <w:rStyle w:val="1111"/>
          </w:rPr>
          <w:delText xml:space="preserve">.</w:delText>
        </w:r>
      </w:del>
      <w:r>
        <w:rPr>
          <w:rStyle w:val="1111"/>
        </w:rPr>
        <w:t xml:space="preserve"> </w:t>
      </w:r>
      <w:del w:id="2689" w:author="derek" w:date="2026-10-14T15:45:52Z" oouserid="derek">
        <w:r>
          <w:rPr>
            <w:rStyle w:val="1111"/>
          </w:rPr>
          <w:delText xml:space="preserve">C</w:delText>
        </w:r>
      </w:del>
      <w:ins w:id="2690" w:author="derek" w:date="2026-10-14T15:45:52Z" oouserid="derek">
        <w:r>
          <w:rPr>
            <w:rStyle w:val="1111"/>
          </w:rPr>
          <w:t xml:space="preserve">c</w:t>
        </w:r>
      </w:ins>
      <w:r>
        <w:rPr>
          <w:rStyle w:val="1111"/>
        </w:rPr>
        <w:t xml:space="preserve">hap</w:t>
      </w:r>
      <w:ins w:id="2691" w:author="derek" w:date="2026-10-14T15:45:49Z" oouserid="derek">
        <w:r>
          <w:rPr>
            <w:rStyle w:val="1111"/>
          </w:rPr>
          <w:t xml:space="preserve">ter</w:t>
        </w:r>
      </w:ins>
      <w:r>
        <w:rPr>
          <w:rStyle w:val="1111"/>
        </w:rPr>
        <w:t xml:space="preserve">. of the </w:t>
      </w:r>
      <w:r>
        <w:rPr>
          <w:rStyle w:val="1111"/>
        </w:rPr>
        <w:t xml:space="preserve">Galatians</w:t>
      </w:r>
      <w:r>
        <w:rPr>
          <w:rStyle w:val="1111"/>
        </w:rPr>
        <w:t xml:space="preserve">; in the 17</w:t>
      </w:r>
      <w:ins w:id="2692" w:author="derek" w:date="2026-10-14T15:46:02Z" oouserid="derek">
        <w:r>
          <w:rPr>
            <w:rStyle w:val="1111"/>
          </w:rPr>
          <w:t xml:space="preserve">th</w:t>
        </w:r>
      </w:ins>
      <w:del w:id="2693" w:author="derek" w:date="2026-10-14T15:46:02Z" oouserid="derek">
        <w:r>
          <w:rPr>
            <w:rStyle w:val="1111"/>
          </w:rPr>
          <w:delText xml:space="preserve">.</w:delText>
        </w:r>
      </w:del>
      <w:r>
        <w:rPr>
          <w:rStyle w:val="1111"/>
        </w:rPr>
        <w:t xml:space="preserve"> verse in his </w:t>
      </w:r>
      <w:del w:id="2694" w:author="derek" w:date="2026-10-14T15:46:06Z" oouserid="derek">
        <w:r>
          <w:rPr>
            <w:rStyle w:val="1111"/>
          </w:rPr>
          <w:delText xml:space="preserve">C</w:delText>
        </w:r>
      </w:del>
      <w:ins w:id="2695" w:author="derek" w:date="2026-10-14T15:46:06Z" oouserid="derek">
        <w:r>
          <w:rPr>
            <w:rStyle w:val="1111"/>
          </w:rPr>
          <w:t xml:space="preserve">c</w:t>
        </w:r>
      </w:ins>
      <w:r>
        <w:rPr>
          <w:rStyle w:val="1111"/>
        </w:rPr>
        <w:t xml:space="preserve">omment upon that place </w:t>
      </w:r>
      <w:del w:id="2696" w:author="derek" w:date="2026-10-14T15:46:11Z" oouserid="derek">
        <w:r>
          <w:rPr>
            <w:rStyle w:val="1111"/>
          </w:rPr>
          <w:delText xml:space="preserve">saith</w:delText>
        </w:r>
      </w:del>
      <w:ins w:id="2697" w:author="derek" w:date="2026-10-14T15:46:11Z" oouserid="derek">
        <w:r>
          <w:rPr>
            <w:rStyle w:val="1111"/>
          </w:rPr>
          <w:t xml:space="preserve">said</w:t>
        </w:r>
      </w:ins>
      <w:r>
        <w:rPr>
          <w:rStyle w:val="1111"/>
        </w:rPr>
        <w:t xml:space="preserve">, </w:t>
      </w:r>
      <w:ins w:id="2698" w:author="derek" w:date="2026-10-14T15:46:14Z" oouserid="derek">
        <w:r>
          <w:rPr>
            <w:rStyle w:val="1111"/>
          </w:rPr>
          <w:t xml:space="preserve">“</w:t>
        </w:r>
      </w:ins>
      <w:r>
        <w:rPr>
          <w:rStyle w:val="1111"/>
        </w:rPr>
        <w:t xml:space="preserve">A Christian become</w:t>
      </w:r>
      <w:del w:id="2699" w:author="derek" w:date="2026-10-14T15:46:43Z" oouserid="derek">
        <w:r>
          <w:rPr>
            <w:rStyle w:val="1111"/>
          </w:rPr>
          <w:delText xml:space="preserve">th</w:delText>
        </w:r>
      </w:del>
      <w:ins w:id="2700" w:author="derek" w:date="2026-10-14T15:46:43Z" oouserid="derek">
        <w:r>
          <w:rPr>
            <w:rStyle w:val="1111"/>
          </w:rPr>
          <w:t xml:space="preserve">s</w:t>
        </w:r>
      </w:ins>
      <w:r>
        <w:rPr>
          <w:rStyle w:val="1111"/>
        </w:rPr>
        <w:t xml:space="preserve"> a mighty worker and a wonderful creator,</w:t>
      </w:r>
      <w:r>
        <w:rPr>
          <w:rStyle w:val="1111"/>
        </w:rPr>
        <w:t xml:space="preserve"> that is</w:t>
      </w:r>
      <w:ins w:id="2701" w:author="derek" w:date="2026-10-14T15:46:24Z" oouserid="derek">
        <w:r>
          <w:rPr>
            <w:rStyle w:val="1111"/>
          </w:rPr>
          <w:t xml:space="preserve">”,</w:t>
        </w:r>
      </w:ins>
      <w:r>
        <w:rPr>
          <w:rStyle w:val="1111"/>
        </w:rPr>
        <w:t xml:space="preserve"> (saith he) </w:t>
      </w:r>
      <w:ins w:id="2702" w:author="derek" w:date="2026-10-14T15:46:27Z" oouserid="derek">
        <w:r>
          <w:rPr>
            <w:rStyle w:val="1111"/>
          </w:rPr>
          <w:t xml:space="preserve">“</w:t>
        </w:r>
      </w:ins>
      <w:r>
        <w:rPr>
          <w:rStyle w:val="1111"/>
        </w:rPr>
        <w:t xml:space="preserve">to create out of heaviness</w:t>
      </w:r>
      <w:del w:id="2703" w:author="derek" w:date="2026-10-14T15:46:34Z" oouserid="derek">
        <w:r>
          <w:rPr>
            <w:rStyle w:val="1111"/>
          </w:rPr>
          <w:delText xml:space="preserve">e</w:delText>
        </w:r>
      </w:del>
      <w:r>
        <w:rPr>
          <w:rStyle w:val="1111"/>
        </w:rPr>
        <w:t xml:space="preserve"> joy, out of terro</w:t>
      </w:r>
      <w:del w:id="2704" w:author="derek" w:date="2026-10-14T15:46:47Z" oouserid="derek">
        <w:r>
          <w:rPr>
            <w:rStyle w:val="1111"/>
          </w:rPr>
          <w:delText xml:space="preserve">u</w:delText>
        </w:r>
      </w:del>
      <w:r>
        <w:rPr>
          <w:rStyle w:val="1111"/>
        </w:rPr>
        <w:t xml:space="preserve">r comfort, out of sin righteousness</w:t>
      </w:r>
      <w:del w:id="2705" w:author="derek" w:date="2026-10-14T15:46:52Z" oouserid="derek">
        <w:r>
          <w:rPr>
            <w:rStyle w:val="1111"/>
          </w:rPr>
          <w:delText xml:space="preserve">e</w:delText>
        </w:r>
      </w:del>
      <w:r>
        <w:rPr>
          <w:rStyle w:val="1111"/>
        </w:rPr>
        <w:t xml:space="preserve">, out of death life, and brings light out of darkness</w:t>
      </w:r>
      <w:del w:id="2706" w:author="derek" w:date="2026-10-14T15:46:59Z" oouserid="derek">
        <w:r>
          <w:rPr>
            <w:rStyle w:val="1111"/>
          </w:rPr>
          <w:delText xml:space="preserve">e</w:delText>
        </w:r>
      </w:del>
      <w:ins w:id="2707" w:author="derek" w:date="2026-10-14T15:47:02Z" oouserid="derek">
        <w:r>
          <w:rPr>
            <w:rStyle w:val="1111"/>
          </w:rPr>
          <w:t xml:space="preserve">”</w:t>
        </w:r>
      </w:ins>
      <w:r>
        <w:rPr>
          <w:rStyle w:val="1111"/>
        </w:rPr>
        <w:t xml:space="preserve">. It was God</w:t>
      </w:r>
      <w:ins w:id="2708" w:author="derek" w:date="2026-10-14T15:47:28Z" oouserid="derek">
        <w:r>
          <w:rPr>
            <w:rStyle w:val="1111"/>
          </w:rPr>
          <w:t xml:space="preserve">’</w:t>
        </w:r>
      </w:ins>
      <w:r>
        <w:rPr>
          <w:rStyle w:val="1111"/>
        </w:rPr>
        <w:t xml:space="preserve">s prerogative and great power, </w:t>
      </w:r>
      <w:del w:id="2709" w:author="derek" w:date="2026-10-14T15:47:35Z" oouserid="derek">
        <w:r>
          <w:rPr>
            <w:rStyle w:val="1111"/>
          </w:rPr>
          <w:delText xml:space="preserve">h</w:delText>
        </w:r>
      </w:del>
      <w:ins w:id="2710" w:author="derek" w:date="2026-10-14T15:47:35Z" oouserid="derek">
        <w:r>
          <w:rPr>
            <w:rStyle w:val="1111"/>
          </w:rPr>
          <w:t xml:space="preserve">H</w:t>
        </w:r>
      </w:ins>
      <w:r>
        <w:rPr>
          <w:rStyle w:val="1111"/>
        </w:rPr>
        <w:t xml:space="preserve">i</w:t>
      </w:r>
      <w:r>
        <w:rPr>
          <w:rStyle w:val="1111"/>
        </w:rPr>
        <w:t xml:space="preserve">s creating power to command the light to shine out of darkness</w:t>
      </w:r>
      <w:del w:id="2711" w:author="derek" w:date="2026-10-14T15:47:56Z" oouserid="derek">
        <w:r>
          <w:rPr>
            <w:rStyle w:val="1111"/>
          </w:rPr>
          <w:delText xml:space="preserve">e</w:delText>
        </w:r>
      </w:del>
      <w:r>
        <w:rPr>
          <w:rStyle w:val="1111"/>
        </w:rPr>
        <w:t xml:space="preserve">; now a Christian is partaker of the divine nature, so the scripture </w:t>
      </w:r>
      <w:del w:id="2712" w:author="derek" w:date="2026-10-14T15:48:04Z" oouserid="derek">
        <w:r>
          <w:rPr>
            <w:rStyle w:val="1111"/>
          </w:rPr>
          <w:delText xml:space="preserve">saith</w:delText>
        </w:r>
      </w:del>
      <w:ins w:id="2713" w:author="derek" w:date="2026-10-14T15:48:05Z" oouserid="derek">
        <w:r>
          <w:rPr>
            <w:rStyle w:val="1111"/>
          </w:rPr>
          <w:t xml:space="preserve">says</w:t>
        </w:r>
      </w:ins>
      <w:r>
        <w:rPr>
          <w:rStyle w:val="1111"/>
        </w:rPr>
        <w:t xml:space="preserve">, </w:t>
      </w:r>
      <w:del w:id="2714" w:author="derek" w:date="2026-10-14T15:48:08Z" oouserid="derek">
        <w:r>
          <w:rPr>
            <w:rStyle w:val="1111"/>
          </w:rPr>
          <w:delText xml:space="preserve">G</w:delText>
        </w:r>
      </w:del>
      <w:ins w:id="2715" w:author="derek" w:date="2026-10-14T15:48:08Z" oouserid="derek">
        <w:r>
          <w:rPr>
            <w:rStyle w:val="1111"/>
          </w:rPr>
          <w:t xml:space="preserve">g</w:t>
        </w:r>
      </w:ins>
      <w:r>
        <w:rPr>
          <w:rStyle w:val="1111"/>
        </w:rPr>
        <w:t xml:space="preserve">race it is part of the </w:t>
      </w:r>
      <w:del w:id="2716" w:author="derek" w:date="2026-10-14T15:48:11Z" oouserid="derek">
        <w:r>
          <w:rPr>
            <w:rStyle w:val="1111"/>
          </w:rPr>
          <w:delText xml:space="preserve">D</w:delText>
        </w:r>
      </w:del>
      <w:ins w:id="2717" w:author="derek" w:date="2026-10-14T15:48:11Z" oouserid="derek">
        <w:r>
          <w:rPr>
            <w:rStyle w:val="1111"/>
          </w:rPr>
          <w:t xml:space="preserve">d</w:t>
        </w:r>
      </w:ins>
      <w:r>
        <w:rPr>
          <w:rStyle w:val="1111"/>
        </w:rPr>
        <w:t xml:space="preserve">ivine </w:t>
      </w:r>
      <w:del w:id="2718" w:author="derek" w:date="2026-10-14T15:48:13Z" oouserid="derek">
        <w:r>
          <w:rPr>
            <w:rStyle w:val="1111"/>
          </w:rPr>
          <w:delText xml:space="preserve">N</w:delText>
        </w:r>
      </w:del>
      <w:ins w:id="2719" w:author="derek" w:date="2026-10-14T15:48:14Z" oouserid="derek">
        <w:r>
          <w:rPr>
            <w:rStyle w:val="1111"/>
          </w:rPr>
          <w:t xml:space="preserve">n</w:t>
        </w:r>
      </w:ins>
      <w:r>
        <w:rPr>
          <w:rStyle w:val="1111"/>
        </w:rPr>
        <w:t xml:space="preserve">ature, and being part of the </w:t>
      </w:r>
      <w:del w:id="2720" w:author="derek" w:date="2026-10-14T15:48:20Z" oouserid="derek">
        <w:r>
          <w:rPr>
            <w:rStyle w:val="1111"/>
          </w:rPr>
          <w:delText xml:space="preserve">D</w:delText>
        </w:r>
      </w:del>
      <w:ins w:id="2721" w:author="derek" w:date="2026-10-14T15:48:20Z" oouserid="derek">
        <w:r>
          <w:rPr>
            <w:rStyle w:val="1111"/>
          </w:rPr>
          <w:t xml:space="preserve">d</w:t>
        </w:r>
      </w:ins>
      <w:r>
        <w:rPr>
          <w:rStyle w:val="1111"/>
        </w:rPr>
        <w:t xml:space="preserve">ivine </w:t>
      </w:r>
      <w:del w:id="2722" w:author="derek" w:date="2026-10-14T15:48:22Z" oouserid="derek">
        <w:r>
          <w:rPr>
            <w:rStyle w:val="1111"/>
          </w:rPr>
          <w:delText xml:space="preserve">N</w:delText>
        </w:r>
      </w:del>
      <w:ins w:id="2723" w:author="derek" w:date="2026-10-14T15:48:23Z" oouserid="derek">
        <w:r>
          <w:rPr>
            <w:rStyle w:val="1111"/>
          </w:rPr>
          <w:t xml:space="preserve">n</w:t>
        </w:r>
      </w:ins>
      <w:r>
        <w:rPr>
          <w:rStyle w:val="1111"/>
        </w:rPr>
        <w:t xml:space="preserve">ature it </w:t>
      </w:r>
      <w:del w:id="2724" w:author="derek" w:date="2026-10-14T15:48:27Z" oouserid="derek">
        <w:r>
          <w:rPr>
            <w:rStyle w:val="1111"/>
          </w:rPr>
          <w:delText xml:space="preserve">hath</w:delText>
        </w:r>
      </w:del>
      <w:ins w:id="2725" w:author="derek" w:date="2026-10-14T15:48:27Z" oouserid="derek">
        <w:r>
          <w:rPr>
            <w:rStyle w:val="1111"/>
          </w:rPr>
          <w:t xml:space="preserve">has</w:t>
        </w:r>
      </w:ins>
      <w:r>
        <w:rPr>
          <w:rStyle w:val="1111"/>
        </w:rPr>
        <w:t xml:space="preserve"> an impression of God</w:t>
      </w:r>
      <w:ins w:id="2726" w:author="derek" w:date="2026-10-14T15:48:33Z" oouserid="derek">
        <w:r>
          <w:rPr>
            <w:rStyle w:val="1111"/>
          </w:rPr>
          <w:t xml:space="preserve">’</w:t>
        </w:r>
      </w:ins>
      <w:r>
        <w:rPr>
          <w:rStyle w:val="1111"/>
        </w:rPr>
        <w:t xml:space="preserve">s </w:t>
      </w:r>
      <w:del w:id="2727" w:author="derek" w:date="2026-10-14T15:48:35Z" oouserid="derek">
        <w:r>
          <w:rPr>
            <w:rStyle w:val="1111"/>
          </w:rPr>
          <w:delText xml:space="preserve">O</w:delText>
        </w:r>
      </w:del>
      <w:ins w:id="2728" w:author="derek" w:date="2026-10-14T15:48:35Z" oouserid="derek">
        <w:r>
          <w:rPr>
            <w:rStyle w:val="1111"/>
          </w:rPr>
          <w:t xml:space="preserve">o</w:t>
        </w:r>
      </w:ins>
      <w:r>
        <w:rPr>
          <w:rStyle w:val="1111"/>
        </w:rPr>
        <w:t xml:space="preserve">mnipotent </w:t>
      </w:r>
      <w:r/>
    </w:p>
    <w:p>
      <w:pPr>
        <w:pStyle w:val="1132"/>
        <w:pBdr/>
        <w:spacing/>
        <w:ind/>
        <w:rPr/>
      </w:pPr>
      <w:r/>
      <w:bookmarkStart w:id="77" w:name="anchor-83"/>
      <w:r/>
      <w:bookmarkEnd w:id="77"/>
      <w:r>
        <w:rPr>
          <w:rStyle w:val="1111"/>
        </w:rPr>
        <w:t xml:space="preserve">Page</w:t>
      </w:r>
      <w:r>
        <w:rPr>
          <w:rStyle w:val="1111"/>
        </w:rPr>
        <w:t xml:space="preserve"> 35</w:t>
      </w:r>
      <w:r/>
    </w:p>
    <w:p>
      <w:pPr>
        <w:pStyle w:val="1132"/>
        <w:pBdr/>
        <w:spacing/>
        <w:ind/>
        <w:rPr/>
      </w:pPr>
      <w:r/>
      <w:bookmarkStart w:id="78" w:name="anchor-84"/>
      <w:r/>
      <w:bookmarkEnd w:id="78"/>
      <w:r>
        <w:rPr>
          <w:rStyle w:val="1111"/>
        </w:rPr>
        <w:t xml:space="preserve">power that is, to create light out of darkenss</w:t>
      </w:r>
      <w:del w:id="2729" w:author="derek" w:date="2026-10-14T15:48:46Z" oouserid="derek">
        <w:r>
          <w:rPr>
            <w:rStyle w:val="1111"/>
          </w:rPr>
          <w:delText xml:space="preserve">e</w:delText>
        </w:r>
      </w:del>
      <w:r>
        <w:rPr>
          <w:rStyle w:val="1111"/>
        </w:rPr>
        <w:t xml:space="preserve">, to being good out of evil</w:t>
      </w:r>
      <w:del w:id="2730" w:author="derek" w:date="2026-10-14T15:48:52Z" oouserid="derek">
        <w:r>
          <w:rPr>
            <w:rStyle w:val="1111"/>
          </w:rPr>
          <w:delText xml:space="preserve">l</w:delText>
        </w:r>
      </w:del>
      <w:r>
        <w:rPr>
          <w:rStyle w:val="1111"/>
        </w:rPr>
        <w:t xml:space="preserve">, now by this way a Christian comes to be content. God </w:t>
      </w:r>
      <w:del w:id="2731" w:author="derek" w:date="2026-10-14T15:49:14Z" oouserid="derek">
        <w:r>
          <w:rPr>
            <w:rStyle w:val="1111"/>
          </w:rPr>
          <w:delText xml:space="preserve">hath</w:delText>
        </w:r>
      </w:del>
      <w:ins w:id="2732" w:author="derek" w:date="2026-10-14T15:49:15Z" oouserid="derek">
        <w:r>
          <w:rPr>
            <w:rStyle w:val="1111"/>
          </w:rPr>
          <w:t xml:space="preserve">has</w:t>
        </w:r>
      </w:ins>
      <w:r>
        <w:rPr>
          <w:rStyle w:val="1111"/>
        </w:rPr>
        <w:t xml:space="preserve"> given a Christian such a </w:t>
      </w:r>
      <w:del w:id="2733" w:author="derek" w:date="2026-10-14T15:49:21Z" oouserid="derek">
        <w:r>
          <w:rPr>
            <w:rStyle w:val="1111"/>
          </w:rPr>
          <w:delText xml:space="preserve">vertue</w:delText>
        </w:r>
      </w:del>
      <w:ins w:id="2734" w:author="derek" w:date="2026-10-14T15:49:22Z" oouserid="derek">
        <w:r>
          <w:rPr>
            <w:rStyle w:val="1111"/>
          </w:rPr>
          <w:t xml:space="preserve">virtue</w:t>
        </w:r>
      </w:ins>
      <w:r>
        <w:rPr>
          <w:rStyle w:val="1111"/>
        </w:rPr>
        <w:t xml:space="preserve">, as can turn affliction into </w:t>
      </w:r>
      <w:del w:id="2735" w:author="derek" w:date="2026-10-14T15:49:29Z" oouserid="derek">
        <w:r>
          <w:rPr>
            <w:rStyle w:val="1111"/>
          </w:rPr>
          <w:delText xml:space="preserve">mercyes</w:delText>
        </w:r>
      </w:del>
      <w:ins w:id="2736" w:author="derek" w:date="2026-10-14T15:49:30Z" oouserid="derek">
        <w:r>
          <w:rPr>
            <w:rStyle w:val="1111"/>
          </w:rPr>
          <w:t xml:space="preserve">mercies</w:t>
        </w:r>
      </w:ins>
      <w:r>
        <w:rPr>
          <w:rStyle w:val="1111"/>
        </w:rPr>
        <w:t xml:space="preserve">, can turn darkeness</w:t>
      </w:r>
      <w:del w:id="2737" w:author="derek" w:date="2026-10-14T15:49:34Z" oouserid="derek">
        <w:r>
          <w:rPr>
            <w:rStyle w:val="1111"/>
          </w:rPr>
          <w:delText xml:space="preserve">e</w:delText>
        </w:r>
      </w:del>
      <w:r>
        <w:rPr>
          <w:rStyle w:val="1111"/>
        </w:rPr>
        <w:t xml:space="preserve"> into light</w:t>
      </w:r>
      <w:del w:id="2738" w:author="derek" w:date="2026-10-14T15:49:42Z" oouserid="derek">
        <w:r>
          <w:rPr>
            <w:rStyle w:val="1111"/>
          </w:rPr>
          <w:delText xml:space="preserve">;</w:delText>
        </w:r>
      </w:del>
      <w:r>
        <w:rPr>
          <w:rStyle w:val="1111"/>
        </w:rPr>
        <w:t xml:space="preserve"> </w:t>
      </w:r>
      <w:del w:id="2739" w:author="derek" w:date="2026-10-14T15:49:44Z" oouserid="derek">
        <w:r>
          <w:rPr>
            <w:rStyle w:val="1111"/>
          </w:rPr>
          <w:delText xml:space="preserve">i</w:delText>
        </w:r>
      </w:del>
      <w:ins w:id="2740" w:author="derek" w:date="2026-10-14T15:49:44Z" oouserid="derek">
        <w:r>
          <w:rPr>
            <w:rStyle w:val="1111"/>
          </w:rPr>
          <w:t xml:space="preserve">I</w:t>
        </w:r>
      </w:ins>
      <w:r>
        <w:rPr>
          <w:rStyle w:val="1111"/>
        </w:rPr>
        <w:t xml:space="preserve">f a man had the power that Christ had when the water pots were fil</w:t>
      </w:r>
      <w:ins w:id="2741" w:author="derek" w:date="2026-10-14T15:49:54Z" oouserid="derek">
        <w:r>
          <w:rPr>
            <w:rStyle w:val="1111"/>
          </w:rPr>
          <w:t xml:space="preserve">led</w:t>
        </w:r>
      </w:ins>
      <w:del w:id="2742" w:author="derek" w:date="2026-10-14T15:49:56Z" oouserid="derek">
        <w:r>
          <w:rPr>
            <w:rStyle w:val="1111"/>
          </w:rPr>
          <w:delText xml:space="preserve">'d</w:delText>
        </w:r>
      </w:del>
      <w:r>
        <w:rPr>
          <w:rStyle w:val="1111"/>
        </w:rPr>
        <w:t xml:space="preserve">, he could by a word turn the water into wine</w:t>
      </w:r>
      <w:del w:id="2743" w:author="derek" w:date="2026-10-14T15:50:06Z" oouserid="derek">
        <w:r>
          <w:rPr>
            <w:rStyle w:val="1111"/>
          </w:rPr>
          <w:delText xml:space="preserve">;</w:delText>
        </w:r>
      </w:del>
      <w:ins w:id="2744" w:author="derek" w:date="2026-10-14T15:50:06Z" oouserid="derek">
        <w:r>
          <w:rPr>
            <w:rStyle w:val="1111"/>
          </w:rPr>
          <w:t xml:space="preserve">.</w:t>
        </w:r>
      </w:ins>
      <w:r>
        <w:rPr>
          <w:rStyle w:val="1111"/>
        </w:rPr>
        <w:t xml:space="preserve"> </w:t>
      </w:r>
      <w:del w:id="2745" w:author="derek" w:date="2026-10-14T15:50:08Z" oouserid="derek">
        <w:r>
          <w:rPr>
            <w:rStyle w:val="1111"/>
          </w:rPr>
          <w:delText xml:space="preserve">i</w:delText>
        </w:r>
      </w:del>
      <w:ins w:id="2746" w:author="derek" w:date="2026-10-14T15:50:08Z" oouserid="derek">
        <w:r>
          <w:rPr>
            <w:rStyle w:val="1111"/>
          </w:rPr>
          <w:t xml:space="preserve">I</w:t>
        </w:r>
      </w:ins>
      <w:r>
        <w:rPr>
          <w:rStyle w:val="1111"/>
        </w:rPr>
        <w:t xml:space="preserve">f you that have nothing but water to drink, yet if you had a power t</w:t>
      </w:r>
      <w:r>
        <w:rPr>
          <w:rStyle w:val="1111"/>
        </w:rPr>
        <w:t xml:space="preserve">o turn it into wine then you may be contented</w:t>
      </w:r>
      <w:del w:id="2747" w:author="derek" w:date="2026-10-14T15:50:24Z" oouserid="derek">
        <w:r>
          <w:rPr>
            <w:rStyle w:val="1111"/>
          </w:rPr>
          <w:delText xml:space="preserve">:</w:delText>
        </w:r>
      </w:del>
      <w:ins w:id="2748" w:author="derek" w:date="2026-10-14T15:50:24Z" oouserid="derek">
        <w:r>
          <w:rPr>
            <w:rStyle w:val="1111"/>
          </w:rPr>
          <w:t xml:space="preserve">.</w:t>
        </w:r>
      </w:ins>
      <w:r>
        <w:rPr>
          <w:rStyle w:val="1111"/>
        </w:rPr>
        <w:t xml:space="preserve"> Certainly a Christian </w:t>
      </w:r>
      <w:del w:id="2749" w:author="derek" w:date="2026-10-14T15:50:29Z" oouserid="derek">
        <w:r>
          <w:rPr>
            <w:rStyle w:val="1111"/>
          </w:rPr>
          <w:delText xml:space="preserve">hath</w:delText>
        </w:r>
      </w:del>
      <w:ins w:id="2750" w:author="derek" w:date="2026-10-14T15:50:29Z" oouserid="derek">
        <w:r>
          <w:rPr>
            <w:rStyle w:val="1111"/>
          </w:rPr>
          <w:t xml:space="preserve">has</w:t>
        </w:r>
      </w:ins>
      <w:r>
        <w:rPr>
          <w:rStyle w:val="1111"/>
        </w:rPr>
        <w:t xml:space="preserve"> received this power from God, to work thus miraculously; it is the nature of grace to turn water into wine, that is, to turn the water of your affliction, into the wine of heavenly</w:t>
      </w:r>
      <w:r>
        <w:rPr>
          <w:rStyle w:val="1111"/>
        </w:rPr>
        <w:t xml:space="preserve"> consolation. If you understand this in a carnal way, I know it will be ridiculous</w:t>
      </w:r>
      <w:del w:id="2751" w:author="derek" w:date="2026-10-14T15:50:56Z" oouserid="derek">
        <w:r>
          <w:rPr>
            <w:rStyle w:val="1111"/>
          </w:rPr>
          <w:delText xml:space="preserve">rediculous</w:delText>
        </w:r>
      </w:del>
      <w:r>
        <w:rPr>
          <w:rStyle w:val="1111"/>
        </w:rPr>
        <w:t xml:space="preserve"> for a </w:t>
      </w:r>
      <w:ins w:id="2752" w:author="derek" w:date="2026-10-14T15:51:00Z" oouserid="derek">
        <w:r>
          <w:rPr>
            <w:rStyle w:val="1111"/>
          </w:rPr>
          <w:t xml:space="preserve">m</w:t>
        </w:r>
      </w:ins>
      <w:del w:id="2753" w:author="derek" w:date="2026-10-14T15:50:59Z" oouserid="derek">
        <w:r>
          <w:rPr>
            <w:rStyle w:val="1111"/>
          </w:rPr>
          <w:delText xml:space="preserve">M</w:delText>
        </w:r>
      </w:del>
      <w:r>
        <w:rPr>
          <w:rStyle w:val="1111"/>
        </w:rPr>
        <w:t xml:space="preserve">inister to speak thus before you, and many carnal people are ready to make such expressions as these to be r</w:t>
      </w:r>
      <w:del w:id="2754" w:author="derek" w:date="2026-10-14T15:51:28Z" oouserid="derek">
        <w:r>
          <w:rPr>
            <w:rStyle w:val="1111"/>
          </w:rPr>
          <w:delText xml:space="preserve">e</w:delText>
        </w:r>
      </w:del>
      <w:ins w:id="2755" w:author="derek" w:date="2026-10-14T15:51:28Z" oouserid="derek">
        <w:r>
          <w:rPr>
            <w:rStyle w:val="1111"/>
          </w:rPr>
          <w:t xml:space="preserve">i</w:t>
        </w:r>
      </w:ins>
      <w:r>
        <w:rPr>
          <w:rStyle w:val="1111"/>
        </w:rPr>
        <w:t xml:space="preserve">diculous, understanding them in a carnal way</w:t>
      </w:r>
      <w:del w:id="2756" w:author="derek" w:date="2026-10-14T15:52:04Z" oouserid="derek">
        <w:r>
          <w:rPr>
            <w:rStyle w:val="1111"/>
          </w:rPr>
          <w:delText xml:space="preserve">:</w:delText>
        </w:r>
      </w:del>
      <w:ins w:id="2757" w:author="derek" w:date="2026-10-14T15:52:04Z" oouserid="derek">
        <w:r>
          <w:rPr>
            <w:rStyle w:val="1111"/>
          </w:rPr>
          <w:t xml:space="preserve">.</w:t>
        </w:r>
      </w:ins>
      <w:r>
        <w:rPr>
          <w:rStyle w:val="1111"/>
        </w:rPr>
        <w:t xml:space="preserve"> Just as </w:t>
      </w:r>
      <w:r>
        <w:rPr>
          <w:rStyle w:val="1111"/>
        </w:rPr>
        <w:t xml:space="preserve">Nicodemus</w:t>
      </w:r>
      <w:r>
        <w:rPr>
          <w:rStyle w:val="1111"/>
        </w:rPr>
        <w:t xml:space="preserve"> in the 3</w:t>
      </w:r>
      <w:del w:id="2758" w:author="derek" w:date="2026-10-14T15:52:09Z" oouserid="derek">
        <w:r>
          <w:rPr>
            <w:rStyle w:val="1111"/>
          </w:rPr>
          <w:delText xml:space="preserve">.</w:delText>
        </w:r>
      </w:del>
      <w:r>
        <w:rPr>
          <w:rStyle w:val="1111"/>
        </w:rPr>
        <w:t xml:space="preserve"> of </w:t>
      </w:r>
      <w:r>
        <w:rPr>
          <w:rStyle w:val="1111"/>
        </w:rPr>
        <w:t xml:space="preserve">John, </w:t>
      </w:r>
      <w:ins w:id="2759" w:author="derek" w:date="2026-10-14T15:52:16Z" oouserid="derek">
        <w:r>
          <w:rPr>
            <w:rStyle w:val="1111"/>
          </w:rPr>
          <w:t xml:space="preserve">“</w:t>
        </w:r>
      </w:ins>
      <w:r>
        <w:rPr>
          <w:rStyle w:val="1111"/>
        </w:rPr>
        <w:t xml:space="preserve">What can a man be born when he is old, can be enter the second time into his mothers womb and be born?</w:t>
      </w:r>
      <w:ins w:id="2760" w:author="derek" w:date="2026-10-14T15:52:23Z" oouserid="derek">
        <w:r>
          <w:rPr>
            <w:rStyle w:val="1111"/>
          </w:rPr>
          <w:t xml:space="preserve">”</w:t>
        </w:r>
      </w:ins>
      <w:r>
        <w:rPr>
          <w:rStyle w:val="1111"/>
        </w:rPr>
        <w:t xml:space="preserve"> So when we speak of grace that it can turn water into wine, and turn poverty into riches, and make poverty a gainful trade, </w:t>
      </w:r>
      <w:del w:id="2761" w:author="derek" w:date="2026-10-14T15:55:28Z" oouserid="derek">
        <w:r>
          <w:rPr>
            <w:rStyle w:val="1111"/>
          </w:rPr>
          <w:delText xml:space="preserve">saith</w:delText>
        </w:r>
      </w:del>
      <w:ins w:id="2762" w:author="derek" w:date="2026-10-14T15:55:30Z" oouserid="derek">
        <w:r>
          <w:rPr>
            <w:rStyle w:val="1111"/>
          </w:rPr>
          <w:t xml:space="preserve">says</w:t>
        </w:r>
      </w:ins>
      <w:r>
        <w:rPr>
          <w:rStyle w:val="1111"/>
        </w:rPr>
        <w:t xml:space="preserve"> a carnal heart, </w:t>
      </w:r>
      <w:del w:id="2763" w:author="derek" w:date="2026-10-14T15:55:35Z" oouserid="derek">
        <w:r>
          <w:rPr>
            <w:rStyle w:val="1111"/>
          </w:rPr>
          <w:delText xml:space="preserve">L</w:delText>
        </w:r>
      </w:del>
      <w:ins w:id="2764" w:author="derek" w:date="2026-10-14T15:55:35Z" oouserid="derek">
        <w:r>
          <w:rPr>
            <w:rStyle w:val="1111"/>
          </w:rPr>
          <w:t xml:space="preserve">l</w:t>
        </w:r>
      </w:ins>
      <w:r>
        <w:rPr>
          <w:rStyle w:val="1111"/>
        </w:rPr>
        <w:t xml:space="preserve">et them have that trade if they will, and </w:t>
      </w:r>
      <w:r>
        <w:rPr>
          <w:rStyle w:val="1111"/>
        </w:rPr>
        <w:t xml:space="preserve">let them have water to drink, and see if they can turn it into wine</w:t>
      </w:r>
      <w:del w:id="2765" w:author="derek" w:date="2026-10-14T15:55:49Z" oouserid="derek">
        <w:r>
          <w:rPr>
            <w:rStyle w:val="1111"/>
          </w:rPr>
          <w:delText xml:space="preserve">:</w:delText>
        </w:r>
      </w:del>
      <w:ins w:id="2766" w:author="derek" w:date="2026-10-14T15:55:49Z" oouserid="derek">
        <w:r>
          <w:rPr>
            <w:rStyle w:val="1111"/>
          </w:rPr>
          <w:t xml:space="preserve">.</w:t>
        </w:r>
      </w:ins>
      <w:r>
        <w:rPr>
          <w:rStyle w:val="1111"/>
        </w:rPr>
        <w:t xml:space="preserve"> Oh take heed </w:t>
      </w:r>
      <w:del w:id="2767" w:author="derek" w:date="2026-10-14T15:55:57Z" oouserid="derek">
        <w:r>
          <w:rPr>
            <w:rStyle w:val="1111"/>
          </w:rPr>
          <w:delText xml:space="preserve">thou</w:delText>
        </w:r>
      </w:del>
      <w:ins w:id="2768" w:author="derek" w:date="2026-10-14T15:55:57Z" oouserid="derek">
        <w:r>
          <w:rPr>
            <w:rStyle w:val="1111"/>
          </w:rPr>
          <w:t xml:space="preserve">you</w:t>
        </w:r>
      </w:ins>
      <w:r>
        <w:rPr>
          <w:rStyle w:val="1111"/>
        </w:rPr>
        <w:t xml:space="preserve"> speak</w:t>
      </w:r>
      <w:del w:id="2769" w:author="derek" w:date="2026-10-14T15:56:00Z" oouserid="derek">
        <w:r>
          <w:rPr>
            <w:rStyle w:val="1111"/>
          </w:rPr>
          <w:delText xml:space="preserve">est</w:delText>
        </w:r>
      </w:del>
      <w:r>
        <w:rPr>
          <w:rStyle w:val="1111"/>
        </w:rPr>
        <w:t xml:space="preserve"> not in a scornful way of the </w:t>
      </w:r>
      <w:del w:id="2770" w:author="derek" w:date="2026-10-14T15:56:05Z" oouserid="derek">
        <w:r>
          <w:rPr>
            <w:rStyle w:val="1111"/>
          </w:rPr>
          <w:delText xml:space="preserve">waies</w:delText>
        </w:r>
      </w:del>
      <w:ins w:id="2771" w:author="derek" w:date="2026-10-14T15:56:05Z" oouserid="derek">
        <w:r>
          <w:rPr>
            <w:rStyle w:val="1111"/>
          </w:rPr>
          <w:t xml:space="preserve">ways</w:t>
        </w:r>
      </w:ins>
      <w:r>
        <w:rPr>
          <w:rStyle w:val="1111"/>
        </w:rPr>
        <w:t xml:space="preserve"> of God; grace </w:t>
      </w:r>
      <w:del w:id="2772" w:author="derek" w:date="2026-10-14T15:56:12Z" oouserid="derek">
        <w:r>
          <w:rPr>
            <w:rStyle w:val="1111"/>
          </w:rPr>
          <w:delText xml:space="preserve">hath</w:delText>
        </w:r>
      </w:del>
      <w:ins w:id="2773" w:author="derek" w:date="2026-10-14T15:56:12Z" oouserid="derek">
        <w:r>
          <w:rPr>
            <w:rStyle w:val="1111"/>
          </w:rPr>
          <w:t xml:space="preserve">has</w:t>
        </w:r>
      </w:ins>
      <w:r>
        <w:rPr>
          <w:rStyle w:val="1111"/>
        </w:rPr>
        <w:t xml:space="preserve"> the power to turn afflictions into mercies. Two men shall have one affliction, and to one man it shall be </w:t>
      </w:r>
      <w:r>
        <w:rPr>
          <w:rStyle w:val="1111"/>
        </w:rPr>
        <w:t xml:space="preserve">as gall and wormwood, and it shall be wine, and honey, and delightfulness, and joy, and advantage, and riches, to another. This is the mystery of </w:t>
      </w:r>
      <w:ins w:id="2774" w:author="derek" w:date="2026-10-14T15:56:58Z" oouserid="derek">
        <w:r>
          <w:rPr>
            <w:rStyle w:val="1111"/>
          </w:rPr>
          <w:t xml:space="preserve">c</w:t>
        </w:r>
      </w:ins>
      <w:del w:id="2775" w:author="derek" w:date="2026-10-14T15:56:58Z" oouserid="derek">
        <w:r>
          <w:rPr>
            <w:rStyle w:val="1111"/>
          </w:rPr>
          <w:delText xml:space="preserve">C</w:delText>
        </w:r>
      </w:del>
      <w:r>
        <w:rPr>
          <w:rStyle w:val="1111"/>
        </w:rPr>
        <w:t xml:space="preserve">ontentment, not so much by removing the evil, as by </w:t>
      </w:r>
      <w:del w:id="2776" w:author="derek" w:date="2026-10-14T15:57:06Z" oouserid="derek">
        <w:r>
          <w:rPr>
            <w:rStyle w:val="1111"/>
          </w:rPr>
          <w:delText xml:space="preserve">M</w:delText>
        </w:r>
      </w:del>
      <w:ins w:id="2777" w:author="derek" w:date="2026-10-14T15:57:06Z" oouserid="derek">
        <w:r>
          <w:rPr>
            <w:rStyle w:val="1111"/>
          </w:rPr>
          <w:t xml:space="preserve">m</w:t>
        </w:r>
      </w:ins>
      <w:r>
        <w:rPr>
          <w:rStyle w:val="1111"/>
        </w:rPr>
        <w:t xml:space="preserve">etamorphosing the evil by changing the evil into good.</w:t>
      </w:r>
      <w:r/>
    </w:p>
    <w:p>
      <w:pPr>
        <w:pStyle w:val="1132"/>
        <w:pBdr/>
        <w:spacing/>
        <w:ind/>
        <w:rPr>
          <w:ins w:id="2778" w:author="derek" w:date="2026-10-14T16:13:55Z" oouserid="derek"/>
          <w:rStyle w:val="1111"/>
        </w:rPr>
      </w:pPr>
      <w:r/>
      <w:bookmarkStart w:id="79" w:name="W36-36-article_2"/>
      <w:r/>
      <w:bookmarkEnd w:id="79"/>
      <w:r>
        <w:rPr>
          <w:rStyle w:val="1111"/>
        </w:rPr>
        <w:t xml:space="preserve">The </w:t>
      </w:r>
      <w:del w:id="2779" w:author="derek" w:date="2026-10-14T15:57:13Z" oouserid="derek">
        <w:r>
          <w:rPr>
            <w:rStyle w:val="1111"/>
          </w:rPr>
          <w:delText xml:space="preserve">F</w:delText>
        </w:r>
      </w:del>
      <w:ins w:id="2780" w:author="derek" w:date="2026-10-14T15:57:13Z" oouserid="derek">
        <w:r>
          <w:rPr>
            <w:rStyle w:val="1111"/>
          </w:rPr>
          <w:t xml:space="preserve">f</w:t>
        </w:r>
      </w:ins>
      <w:r>
        <w:rPr>
          <w:rStyle w:val="1111"/>
        </w:rPr>
        <w:t xml:space="preserve">ifth thing is this, </w:t>
      </w:r>
      <w:r>
        <w:rPr>
          <w:rStyle w:val="1111"/>
        </w:rPr>
        <w:t xml:space="preserve">A </w:t>
      </w:r>
      <w:del w:id="2781" w:author="derek" w:date="2026-10-14T15:57:25Z" oouserid="derek">
        <w:r>
          <w:rPr>
            <w:rStyle w:val="1111"/>
          </w:rPr>
          <w:delText xml:space="preserve">Christain</w:delText>
        </w:r>
      </w:del>
      <w:ins w:id="2782" w:author="derek" w:date="2026-10-14T15:57:28Z" oouserid="derek">
        <w:r>
          <w:rPr>
            <w:rStyle w:val="1111"/>
          </w:rPr>
          <w:t xml:space="preserve">Christian</w:t>
        </w:r>
      </w:ins>
      <w:r>
        <w:rPr>
          <w:rStyle w:val="1111"/>
        </w:rPr>
        <w:t xml:space="preserve"> comes to this </w:t>
      </w:r>
      <w:del w:id="2783" w:author="derek" w:date="2026-10-14T15:57:31Z" oouserid="derek">
        <w:r>
          <w:rPr>
            <w:rStyle w:val="1111"/>
          </w:rPr>
          <w:delText xml:space="preserve">C</w:delText>
        </w:r>
      </w:del>
      <w:ins w:id="2784" w:author="derek" w:date="2026-10-14T15:57:31Z" oouserid="derek">
        <w:r>
          <w:rPr>
            <w:rStyle w:val="1111"/>
          </w:rPr>
          <w:t xml:space="preserve">c</w:t>
        </w:r>
      </w:ins>
      <w:r>
        <w:rPr>
          <w:rStyle w:val="1111"/>
        </w:rPr>
        <w:t xml:space="preserve">ontentment by making up the wants of his condition, by the performance of the work of his condition.</w:t>
      </w:r>
      <w:r>
        <w:rPr>
          <w:rStyle w:val="1111"/>
        </w:rPr>
        <w:t xml:space="preserve"> This is the way of </w:t>
      </w:r>
      <w:del w:id="2785" w:author="derek" w:date="2026-10-14T15:57:44Z" oouserid="derek">
        <w:r>
          <w:rPr>
            <w:rStyle w:val="1111"/>
          </w:rPr>
          <w:delText xml:space="preserve">C</w:delText>
        </w:r>
      </w:del>
      <w:ins w:id="2786" w:author="derek" w:date="2026-10-14T15:57:44Z" oouserid="derek">
        <w:r>
          <w:rPr>
            <w:rStyle w:val="1111"/>
          </w:rPr>
          <w:t xml:space="preserve">c</w:t>
        </w:r>
      </w:ins>
      <w:r>
        <w:rPr>
          <w:rStyle w:val="1111"/>
        </w:rPr>
        <w:t xml:space="preserve">ontentment. There is such a condition that I am in, many wants, I want this and the other comfort, well, how shall I come to be satisfied </w:t>
      </w:r>
      <w:r>
        <w:rPr>
          <w:rStyle w:val="1111"/>
        </w:rPr>
        <w:t xml:space="preserve">and content? A carnal heart thinks this, </w:t>
      </w:r>
      <w:ins w:id="2787" w:author="derek" w:date="2026-10-14T15:58:04Z" oouserid="derek">
        <w:r>
          <w:rPr>
            <w:rStyle w:val="1111"/>
          </w:rPr>
          <w:t xml:space="preserve">“</w:t>
        </w:r>
      </w:ins>
      <w:r>
        <w:rPr>
          <w:rStyle w:val="1111"/>
        </w:rPr>
        <w:t xml:space="preserve">I must have my wants made up or else it is impossible that I should be content</w:t>
      </w:r>
      <w:ins w:id="2788" w:author="derek" w:date="2026-10-14T15:58:10Z" oouserid="derek">
        <w:r>
          <w:rPr>
            <w:rStyle w:val="1111"/>
          </w:rPr>
          <w:t xml:space="preserve">”</w:t>
        </w:r>
      </w:ins>
      <w:del w:id="2789" w:author="derek" w:date="2026-10-14T15:58:12Z" oouserid="derek">
        <w:r>
          <w:rPr>
            <w:rStyle w:val="1111"/>
          </w:rPr>
          <w:delText xml:space="preserve">:</w:delText>
        </w:r>
      </w:del>
      <w:r>
        <w:rPr>
          <w:rStyle w:val="1111"/>
        </w:rPr>
        <w:t xml:space="preserve"> No, but </w:t>
      </w:r>
      <w:del w:id="2790" w:author="derek" w:date="2026-10-14T16:12:38Z" oouserid="derek">
        <w:r>
          <w:rPr>
            <w:rStyle w:val="1111"/>
          </w:rPr>
          <w:delText xml:space="preserve">saith</w:delText>
        </w:r>
      </w:del>
      <w:ins w:id="2791" w:author="derek" w:date="2026-10-14T16:12:38Z" oouserid="derek">
        <w:r>
          <w:rPr>
            <w:rStyle w:val="1111"/>
          </w:rPr>
          <w:t xml:space="preserve">says</w:t>
        </w:r>
      </w:ins>
      <w:r>
        <w:rPr>
          <w:rStyle w:val="1111"/>
        </w:rPr>
        <w:t xml:space="preserve"> a gracious heart, </w:t>
      </w:r>
      <w:ins w:id="2792" w:author="derek" w:date="2026-10-14T16:13:55Z" oouserid="derek">
        <w:r>
          <w:rPr>
            <w:rStyle w:val="1111"/>
          </w:rPr>
        </w:r>
      </w:ins>
      <w:ins w:id="2793" w:author="derek" w:date="2026-10-14T16:13:55Z" oouserid="derek">
        <w:r>
          <w:rPr>
            <w:rStyle w:val="1111"/>
          </w:rPr>
        </w:r>
      </w:ins>
    </w:p>
    <w:p w14:paraId="3C734A51">
      <w:pPr>
        <w:pStyle w:val="1132"/>
        <w:pBdr/>
        <w:spacing/>
        <w:ind w:left="709"/>
        <w:rPr>
          <w:ins w:id="2794" w:author=""/>
        </w:rPr>
        <w:pPrChange w:author="derek" w:date="2026-10-14T16:15:09Z" w:id="2795" oouserid="derek">
          <w:pPr>
            <w:pStyle w:val="1132"/>
            <w:pBdr/>
            <w:spacing/>
            <w:ind/>
          </w:pPr>
        </w:pPrChange>
      </w:pPr>
      <w:r>
        <w:rPr>
          <w:rStyle w:val="1111"/>
        </w:rPr>
      </w:r>
      <w:r>
        <w:rPr>
          <w:rStyle w:val="1111"/>
          <w:i/>
          <w:iCs/>
          <w:rPrChange w:id="2796" w:author="derek" w:date="2026-10-14T16:14:21Z" oouserid="derek">
            <w:rPr/>
          </w:rPrChange>
        </w:rPr>
        <w:t xml:space="preserve">What is the duty of the condition God </w:t>
      </w:r>
      <w:del w:id="2797" w:author="derek" w:date="2026-10-14T16:12:45Z" oouserid="derek">
        <w:r>
          <w:rPr>
            <w:rStyle w:val="1111"/>
            <w:i/>
            <w:iCs/>
            <w:rPrChange w:id="2798" w:author="derek" w:date="2026-10-14T16:14:21Z" oouserid="derek">
              <w:rPr/>
            </w:rPrChange>
          </w:rPr>
          <w:delText xml:space="preserve">hath</w:delText>
        </w:r>
      </w:del>
      <w:ins w:id="2799" w:author="derek" w:date="2026-10-14T16:12:45Z" oouserid="derek">
        <w:r>
          <w:rPr>
            <w:rStyle w:val="1111"/>
            <w:i/>
            <w:iCs/>
            <w:rPrChange w:id="2800" w:author="derek" w:date="2026-10-14T16:14:21Z" oouserid="derek">
              <w:rPr/>
            </w:rPrChange>
          </w:rPr>
          <w:t xml:space="preserve">has</w:t>
        </w:r>
      </w:ins>
      <w:r>
        <w:rPr>
          <w:rStyle w:val="1111"/>
          <w:i/>
          <w:iCs/>
          <w:rPrChange w:id="2801" w:author="derek" w:date="2026-10-14T16:14:21Z" oouserid="derek">
            <w:rPr/>
          </w:rPrChange>
        </w:rPr>
        <w:t xml:space="preserve"> put me into? Indeed my condition is changed, I was not long </w:t>
      </w:r>
      <w:r>
        <w:rPr>
          <w:i/>
          <w:iCs/>
          <w:rPrChange w:id="2802" w:author="derek" w:date="2026-10-14T16:14:21Z" oouserid="derek">
            <w:rPr/>
          </w:rPrChange>
        </w:rPr>
      </w:r>
      <w:ins w:id="2803">
        <w:r/>
      </w:ins>
    </w:p>
    <w:p>
      <w:pPr>
        <w:pStyle w:val="1132"/>
        <w:pBdr/>
        <w:spacing/>
        <w:ind w:left="0"/>
        <w:rPr/>
        <w:pPrChange w:author="derek" w:date="2026-10-14T16:15:21Z" w:id="2804" oouserid="derek">
          <w:pPr>
            <w:pStyle w:val="1132"/>
            <w:pBdr/>
            <w:spacing/>
            <w:ind/>
          </w:pPr>
        </w:pPrChange>
      </w:pPr>
      <w:r/>
      <w:bookmarkStart w:id="79" w:name="anchor-85"/>
      <w:r/>
      <w:bookmarkEnd w:id="79"/>
      <w:r>
        <w:rPr>
          <w:rStyle w:val="1111"/>
        </w:rPr>
        <w:t xml:space="preserve">Page</w:t>
      </w:r>
      <w:r>
        <w:rPr>
          <w:rStyle w:val="1111"/>
        </w:rPr>
        <w:t xml:space="preserve"> 36</w:t>
      </w:r>
      <w:r/>
    </w:p>
    <w:p>
      <w:pPr>
        <w:pStyle w:val="1132"/>
        <w:pBdr/>
        <w:spacing/>
        <w:ind w:left="709"/>
        <w:rPr>
          <w:ins w:id="2805" w:author="derek" w:date="2026-10-14T16:14:06Z" oouserid="derek"/>
          <w:rStyle w:val="1111"/>
        </w:rPr>
        <w:pPrChange w:author="derek" w:date="2026-10-14T16:15:09Z" w:id="2806" oouserid="derek">
          <w:pPr>
            <w:pStyle w:val="1132"/>
            <w:pBdr/>
            <w:spacing/>
            <w:ind/>
          </w:pPr>
        </w:pPrChange>
      </w:pPr>
      <w:r>
        <w:rPr>
          <w:i/>
          <w:iCs/>
          <w:rPrChange w:id="2807" w:author="derek" w:date="2026-10-14T16:14:15Z" oouserid="derek">
            <w:rPr/>
          </w:rPrChange>
        </w:rPr>
      </w:r>
      <w:bookmarkStart w:id="80" w:name="anchor-86"/>
      <w:r>
        <w:rPr>
          <w:i/>
          <w:iCs/>
          <w:rPrChange w:id="2808" w:author="derek" w:date="2026-10-14T16:14:15Z" oouserid="derek">
            <w:rPr/>
          </w:rPrChange>
        </w:rPr>
      </w:r>
      <w:bookmarkEnd w:id="80"/>
      <w:r>
        <w:rPr>
          <w:rStyle w:val="1111"/>
          <w:i/>
          <w:iCs/>
          <w:rPrChange w:id="2809" w:author="derek" w:date="2026-10-14T16:14:15Z" oouserid="derek">
            <w:rPr/>
          </w:rPrChange>
        </w:rPr>
        <w:t xml:space="preserve">since in a prosperous condition, but God </w:t>
      </w:r>
      <w:del w:id="2810" w:author="derek" w:date="2026-10-14T16:13:02Z" oouserid="derek">
        <w:r>
          <w:rPr>
            <w:rStyle w:val="1111"/>
            <w:i/>
            <w:iCs/>
            <w:rPrChange w:id="2811" w:author="derek" w:date="2026-10-14T16:14:15Z" oouserid="derek">
              <w:rPr/>
            </w:rPrChange>
          </w:rPr>
          <w:delText xml:space="preserve">hath</w:delText>
        </w:r>
      </w:del>
      <w:ins w:id="2812" w:author="derek" w:date="2026-10-14T16:13:02Z" oouserid="derek">
        <w:r>
          <w:rPr>
            <w:rStyle w:val="1111"/>
            <w:i/>
            <w:iCs/>
            <w:rPrChange w:id="2813" w:author="derek" w:date="2026-10-14T16:14:15Z" oouserid="derek">
              <w:rPr/>
            </w:rPrChange>
          </w:rPr>
          <w:t xml:space="preserve">has</w:t>
        </w:r>
      </w:ins>
      <w:r>
        <w:rPr>
          <w:rStyle w:val="1111"/>
          <w:i/>
          <w:iCs/>
          <w:rPrChange w:id="2814" w:author="derek" w:date="2026-10-14T16:14:15Z" oouserid="derek">
            <w:rPr/>
          </w:rPrChange>
        </w:rPr>
        <w:t xml:space="preserve"> changed my condition: the Lord </w:t>
      </w:r>
      <w:del w:id="2815" w:author="derek" w:date="2026-10-14T16:13:09Z" oouserid="derek">
        <w:r>
          <w:rPr>
            <w:rStyle w:val="1111"/>
            <w:i/>
            <w:iCs/>
            <w:rPrChange w:id="2816" w:author="derek" w:date="2026-10-14T16:14:15Z" oouserid="derek">
              <w:rPr/>
            </w:rPrChange>
          </w:rPr>
          <w:delText xml:space="preserve">hath</w:delText>
        </w:r>
      </w:del>
      <w:ins w:id="2817" w:author="derek" w:date="2026-10-14T16:13:09Z" oouserid="derek">
        <w:r>
          <w:rPr>
            <w:rStyle w:val="1111"/>
            <w:i/>
            <w:iCs/>
            <w:rPrChange w:id="2818" w:author="derek" w:date="2026-10-14T16:14:15Z" oouserid="derek">
              <w:rPr/>
            </w:rPrChange>
          </w:rPr>
          <w:t xml:space="preserve">has</w:t>
        </w:r>
      </w:ins>
      <w:r>
        <w:rPr>
          <w:rStyle w:val="1111"/>
          <w:i/>
          <w:iCs/>
          <w:rPrChange w:id="2819" w:author="derek" w:date="2026-10-14T16:14:15Z" oouserid="derek">
            <w:rPr/>
          </w:rPrChange>
        </w:rPr>
        <w:t xml:space="preserve"> called me no more </w:t>
      </w:r>
      <w:r>
        <w:rPr>
          <w:rStyle w:val="1111"/>
          <w:i/>
          <w:iCs/>
          <w:rPrChange w:id="2820" w:author="derek" w:date="2026-10-14T16:14:15Z" oouserid="derek">
            <w:rPr/>
          </w:rPrChange>
        </w:rPr>
        <w:t xml:space="preserve">Naomi,</w:t>
      </w:r>
      <w:r>
        <w:rPr>
          <w:rStyle w:val="1111"/>
          <w:i/>
          <w:iCs/>
          <w:rPrChange w:id="2821" w:author="derek" w:date="2026-10-14T16:14:15Z" oouserid="derek">
            <w:rPr/>
          </w:rPrChange>
        </w:rPr>
        <w:t xml:space="preserve"> but </w:t>
      </w:r>
      <w:r>
        <w:rPr>
          <w:rStyle w:val="1111"/>
          <w:i/>
          <w:iCs/>
          <w:rPrChange w:id="2822" w:author="derek" w:date="2026-10-14T16:14:15Z" oouserid="derek">
            <w:rPr/>
          </w:rPrChange>
        </w:rPr>
        <w:t xml:space="preserve">Mara</w:t>
      </w:r>
      <w:del w:id="2823" w:author="derek" w:date="2026-10-14T15:59:49Z" oouserid="derek">
        <w:r>
          <w:rPr>
            <w:rStyle w:val="1111"/>
            <w:i/>
            <w:iCs/>
            <w:rPrChange w:id="2824" w:author="derek" w:date="2026-10-14T16:14:15Z" oouserid="derek">
              <w:rPr/>
            </w:rPrChange>
          </w:rPr>
          <w:delText xml:space="preserve">h</w:delText>
        </w:r>
      </w:del>
      <w:r>
        <w:rPr>
          <w:rStyle w:val="1111"/>
          <w:i/>
          <w:iCs/>
          <w:rPrChange w:id="2825" w:author="derek" w:date="2026-10-14T16:14:15Z" oouserid="derek">
            <w:rPr/>
          </w:rPrChange>
        </w:rPr>
        <w:t xml:space="preserve">; Now what am I to do? </w:t>
      </w:r>
      <w:del w:id="2826" w:author="derek" w:date="2026-10-14T16:13:18Z" oouserid="derek">
        <w:r>
          <w:rPr>
            <w:rStyle w:val="1111"/>
            <w:i/>
            <w:iCs/>
            <w:rPrChange w:id="2827" w:author="derek" w:date="2026-10-14T16:14:15Z" oouserid="derek">
              <w:rPr/>
            </w:rPrChange>
          </w:rPr>
          <w:delText xml:space="preserve">w</w:delText>
        </w:r>
      </w:del>
      <w:ins w:id="2828" w:author="derek" w:date="2026-10-14T16:13:18Z" oouserid="derek">
        <w:r>
          <w:rPr>
            <w:rStyle w:val="1111"/>
            <w:i/>
            <w:iCs/>
            <w:rPrChange w:id="2829" w:author="derek" w:date="2026-10-14T16:14:15Z" oouserid="derek">
              <w:rPr/>
            </w:rPrChange>
          </w:rPr>
          <w:t xml:space="preserve">W</w:t>
        </w:r>
      </w:ins>
      <w:r>
        <w:rPr>
          <w:rStyle w:val="1111"/>
          <w:i/>
          <w:iCs/>
          <w:rPrChange w:id="2830" w:author="derek" w:date="2026-10-14T16:14:15Z" oouserid="derek">
            <w:rPr/>
          </w:rPrChange>
        </w:rPr>
        <w:t xml:space="preserve">hat can I think now, are those duties that God requires of me in the condition that he </w:t>
      </w:r>
      <w:del w:id="2831" w:author="derek" w:date="2026-10-14T16:13:29Z" oouserid="derek">
        <w:r>
          <w:rPr>
            <w:rStyle w:val="1111"/>
            <w:i/>
            <w:iCs/>
            <w:rPrChange w:id="2832" w:author="derek" w:date="2026-10-14T16:14:15Z" oouserid="derek">
              <w:rPr/>
            </w:rPrChange>
          </w:rPr>
          <w:delText xml:space="preserve">hath</w:delText>
        </w:r>
      </w:del>
      <w:ins w:id="2833" w:author="derek" w:date="2026-10-14T16:13:29Z" oouserid="derek">
        <w:r>
          <w:rPr>
            <w:rStyle w:val="1111"/>
            <w:i/>
            <w:iCs/>
            <w:rPrChange w:id="2834" w:author="derek" w:date="2026-10-14T16:14:15Z" oouserid="derek">
              <w:rPr/>
            </w:rPrChange>
          </w:rPr>
          <w:t xml:space="preserve">has</w:t>
        </w:r>
      </w:ins>
      <w:r>
        <w:rPr>
          <w:rStyle w:val="1111"/>
          <w:i/>
          <w:iCs/>
          <w:rPrChange w:id="2835" w:author="derek" w:date="2026-10-14T16:14:15Z" oouserid="derek">
            <w:rPr/>
          </w:rPrChange>
        </w:rPr>
        <w:t xml:space="preserve"> now put me into? </w:t>
      </w:r>
      <w:del w:id="2836" w:author="derek" w:date="2026-10-14T16:13:34Z" oouserid="derek">
        <w:r>
          <w:rPr>
            <w:rStyle w:val="1111"/>
            <w:i/>
            <w:iCs/>
            <w:rPrChange w:id="2837" w:author="derek" w:date="2026-10-14T16:14:15Z" oouserid="derek">
              <w:rPr/>
            </w:rPrChange>
          </w:rPr>
          <w:delText xml:space="preserve">a</w:delText>
        </w:r>
      </w:del>
      <w:ins w:id="2838" w:author="derek" w:date="2026-10-14T16:13:34Z" oouserid="derek">
        <w:r>
          <w:rPr>
            <w:rStyle w:val="1111"/>
            <w:i/>
            <w:iCs/>
            <w:rPrChange w:id="2839" w:author="derek" w:date="2026-10-14T16:14:15Z" oouserid="derek">
              <w:rPr/>
            </w:rPrChange>
          </w:rPr>
          <w:t xml:space="preserve">A</w:t>
        </w:r>
      </w:ins>
      <w:r>
        <w:rPr>
          <w:rStyle w:val="1111"/>
          <w:i/>
          <w:iCs/>
          <w:rPrChange w:id="2840" w:author="derek" w:date="2026-10-14T16:14:15Z" oouserid="derek">
            <w:rPr/>
          </w:rPrChange>
        </w:rPr>
        <w:t xml:space="preserve">nd let me put forth my streng</w:t>
      </w:r>
      <w:r>
        <w:rPr>
          <w:rStyle w:val="1111"/>
          <w:i/>
          <w:iCs/>
          <w:rPrChange w:id="2841" w:author="derek" w:date="2026-10-14T16:14:15Z" oouserid="derek">
            <w:rPr/>
          </w:rPrChange>
        </w:rPr>
        <w:t xml:space="preserve">th, in the performance of the duties of my present condition.</w:t>
      </w:r>
      <w:r>
        <w:rPr>
          <w:rStyle w:val="1111"/>
        </w:rPr>
        <w:t xml:space="preserve"> </w:t>
      </w:r>
      <w:ins w:id="2842" w:author="derek" w:date="2026-10-14T16:14:06Z" oouserid="derek">
        <w:r>
          <w:rPr>
            <w:rStyle w:val="1111"/>
          </w:rPr>
        </w:r>
      </w:ins>
      <w:ins w:id="2843" w:author="derek" w:date="2026-10-14T16:14:06Z" oouserid="derek">
        <w:r>
          <w:rPr>
            <w:rStyle w:val="1111"/>
          </w:rPr>
        </w:r>
      </w:ins>
    </w:p>
    <w:p w14:paraId="79D98B0C">
      <w:pPr>
        <w:pStyle w:val="1132"/>
        <w:pBdr/>
        <w:spacing/>
        <w:ind/>
        <w:rPr>
          <w:ins w:id="2844" w:author="derek" w:date="2026-10-14T18:03:27Z" oouserid="derek"/>
          <w:rStyle w:val="1111"/>
        </w:rPr>
      </w:pPr>
      <w:r>
        <w:rPr>
          <w:rStyle w:val="1111"/>
        </w:rPr>
        <w:t xml:space="preserve">Others they spend their thoughts in those things that shall disturb and disquiet them, and so they grow more and more discontented</w:t>
      </w:r>
      <w:del w:id="2845" w:author="derek" w:date="2026-10-14T17:46:21Z" oouserid="derek">
        <w:r>
          <w:rPr>
            <w:rStyle w:val="1111"/>
          </w:rPr>
          <w:delText xml:space="preserve">;</w:delText>
        </w:r>
      </w:del>
      <w:ins w:id="2846" w:author="derek" w:date="2026-10-14T17:46:21Z" oouserid="derek">
        <w:r>
          <w:rPr>
            <w:rStyle w:val="1111"/>
          </w:rPr>
          <w:t xml:space="preserve">.</w:t>
        </w:r>
      </w:ins>
      <w:r>
        <w:rPr>
          <w:rStyle w:val="1111"/>
        </w:rPr>
        <w:t xml:space="preserve"> </w:t>
      </w:r>
      <w:del w:id="2847" w:author="derek" w:date="2026-10-14T17:46:23Z" oouserid="derek">
        <w:r>
          <w:rPr>
            <w:rStyle w:val="1111"/>
          </w:rPr>
          <w:delText xml:space="preserve">y</w:delText>
        </w:r>
      </w:del>
      <w:ins w:id="2848" w:author="derek" w:date="2026-10-14T17:46:25Z" oouserid="derek">
        <w:r>
          <w:rPr>
            <w:rStyle w:val="1111"/>
          </w:rPr>
          <w:t xml:space="preserve">Y</w:t>
        </w:r>
      </w:ins>
      <w:r>
        <w:rPr>
          <w:rStyle w:val="1111"/>
        </w:rPr>
        <w:t xml:space="preserve">ea, but let me spend my thoughts in thinking what my duty is,</w:t>
      </w:r>
      <w:r>
        <w:rPr>
          <w:rStyle w:val="1111"/>
        </w:rPr>
        <w:t xml:space="preserve"> what is the duty of my present condition which I am in</w:t>
      </w:r>
      <w:del w:id="2849" w:author="derek" w:date="2026-10-14T17:46:36Z" oouserid="derek">
        <w:r>
          <w:rPr>
            <w:rStyle w:val="1111"/>
          </w:rPr>
          <w:delText xml:space="preserve">:</w:delText>
        </w:r>
      </w:del>
      <w:ins w:id="2850" w:author="derek" w:date="2026-10-14T17:46:36Z" oouserid="derek">
        <w:r>
          <w:rPr>
            <w:rStyle w:val="1111"/>
          </w:rPr>
          <w:t xml:space="preserve">.</w:t>
        </w:r>
      </w:ins>
      <w:r>
        <w:rPr>
          <w:rStyle w:val="1111"/>
        </w:rPr>
        <w:t xml:space="preserve"> </w:t>
      </w:r>
      <w:ins w:id="2851" w:author="derek" w:date="2026-10-14T17:47:01Z" oouserid="derek">
        <w:r>
          <w:rPr>
            <w:rStyle w:val="1111"/>
          </w:rPr>
          <w:t xml:space="preserve">“</w:t>
        </w:r>
      </w:ins>
      <w:r>
        <w:rPr>
          <w:rStyle w:val="1111"/>
        </w:rPr>
        <w:t xml:space="preserve">O</w:t>
      </w:r>
      <w:ins w:id="2852" w:author="derek" w:date="2026-10-14T17:47:03Z" oouserid="derek">
        <w:r>
          <w:rPr>
            <w:rStyle w:val="1111"/>
          </w:rPr>
          <w:t xml:space="preserve">”</w:t>
        </w:r>
      </w:ins>
      <w:r>
        <w:rPr>
          <w:rStyle w:val="1111"/>
        </w:rPr>
        <w:t xml:space="preserve"> </w:t>
      </w:r>
      <w:del w:id="2853" w:author="derek" w:date="2026-10-14T17:46:40Z" oouserid="derek">
        <w:r>
          <w:rPr>
            <w:rStyle w:val="1111"/>
          </w:rPr>
          <w:delText xml:space="preserve">saith</w:delText>
        </w:r>
      </w:del>
      <w:ins w:id="2854" w:author="derek" w:date="2026-10-14T17:46:41Z" oouserid="derek">
        <w:r>
          <w:rPr>
            <w:rStyle w:val="1111"/>
          </w:rPr>
          <w:t xml:space="preserve">says</w:t>
        </w:r>
      </w:ins>
      <w:r>
        <w:rPr>
          <w:rStyle w:val="1111"/>
        </w:rPr>
        <w:t xml:space="preserve"> a man whose condition is changed and he </w:t>
      </w:r>
      <w:del w:id="2855" w:author="derek" w:date="2026-10-14T17:46:47Z" oouserid="derek">
        <w:r>
          <w:rPr>
            <w:rStyle w:val="1111"/>
          </w:rPr>
          <w:delText xml:space="preserve">hath</w:delText>
        </w:r>
      </w:del>
      <w:ins w:id="2856" w:author="derek" w:date="2026-10-14T17:46:47Z" oouserid="derek">
        <w:r>
          <w:rPr>
            <w:rStyle w:val="1111"/>
          </w:rPr>
          <w:t xml:space="preserve">has</w:t>
        </w:r>
      </w:ins>
      <w:r>
        <w:rPr>
          <w:rStyle w:val="1111"/>
        </w:rPr>
        <w:t xml:space="preserve"> lost his estate, </w:t>
      </w:r>
      <w:ins w:id="2857" w:author="derek" w:date="2026-10-14T18:03:27Z" oouserid="derek">
        <w:r>
          <w:rPr>
            <w:rStyle w:val="1111"/>
          </w:rPr>
        </w:r>
      </w:ins>
      <w:ins w:id="2858" w:author="derek" w:date="2026-10-14T18:03:27Z" oouserid="derek">
        <w:r>
          <w:rPr>
            <w:rStyle w:val="1111"/>
          </w:rPr>
        </w:r>
      </w:ins>
    </w:p>
    <w:p w14:paraId="11E55C38">
      <w:pPr>
        <w:pStyle w:val="1132"/>
        <w:pBdr/>
        <w:spacing/>
        <w:ind w:left="709"/>
        <w:rPr>
          <w:ins w:id="2859" w:author="derek" w:date="2026-10-14T18:04:00Z" oouserid="derek"/>
          <w:rStyle w:val="1111"/>
        </w:rPr>
        <w:pPrChange w:author="derek" w:date="2026-10-14T18:04:20Z" w:id="2860" oouserid="derek">
          <w:pPr>
            <w:pStyle w:val="1132"/>
            <w:pBdr/>
            <w:spacing/>
            <w:ind/>
          </w:pPr>
        </w:pPrChange>
      </w:pPr>
      <w:r>
        <w:rPr>
          <w:rStyle w:val="1111"/>
        </w:rPr>
      </w:r>
      <w:del w:id="2861" w:author="derek" w:date="2026-10-14T17:46:51Z" oouserid="derek">
        <w:r>
          <w:rPr>
            <w:rStyle w:val="1111"/>
            <w:i/>
            <w:iCs/>
            <w:rPrChange w:id="2862" w:author="derek" w:date="2026-10-14T18:04:17Z" oouserid="derek">
              <w:rPr/>
            </w:rPrChange>
          </w:rPr>
          <w:delText xml:space="preserve">H</w:delText>
        </w:r>
      </w:del>
      <w:ins w:id="2863" w:author="derek" w:date="2026-10-14T17:46:51Z" oouserid="derek">
        <w:r>
          <w:rPr>
            <w:rStyle w:val="1111"/>
            <w:i/>
            <w:iCs/>
            <w:rPrChange w:id="2864" w:author="derek" w:date="2026-10-14T18:04:17Z" oouserid="derek">
              <w:rPr/>
            </w:rPrChange>
          </w:rPr>
          <w:t xml:space="preserve">h</w:t>
        </w:r>
      </w:ins>
      <w:r>
        <w:rPr>
          <w:rStyle w:val="1111"/>
          <w:i/>
          <w:iCs/>
          <w:rPrChange w:id="2865" w:author="derek" w:date="2026-10-14T18:04:17Z" oouserid="derek">
            <w:rPr/>
          </w:rPrChange>
        </w:rPr>
        <w:t xml:space="preserve">ad I but my estate as I had heretofore, how would I use it to his glory!</w:t>
      </w:r>
      <w:r>
        <w:rPr>
          <w:rStyle w:val="1111"/>
          <w:i/>
          <w:iCs/>
          <w:rPrChange w:id="2866" w:author="derek" w:date="2026-10-14T18:04:17Z" oouserid="derek">
            <w:rPr/>
          </w:rPrChange>
        </w:rPr>
        <w:t xml:space="preserve"> But God </w:t>
      </w:r>
      <w:del w:id="2867" w:author="derek" w:date="2026-10-14T17:47:25Z" oouserid="derek">
        <w:r>
          <w:rPr>
            <w:rStyle w:val="1111"/>
            <w:i/>
            <w:iCs/>
            <w:rPrChange w:id="2868" w:author="derek" w:date="2026-10-14T18:04:17Z" oouserid="derek">
              <w:rPr/>
            </w:rPrChange>
          </w:rPr>
          <w:delText xml:space="preserve">hath</w:delText>
        </w:r>
      </w:del>
      <w:ins w:id="2869" w:author="derek" w:date="2026-10-14T17:47:25Z" oouserid="derek">
        <w:r>
          <w:rPr>
            <w:rStyle w:val="1111"/>
            <w:i/>
            <w:iCs/>
            <w:rPrChange w:id="2870" w:author="derek" w:date="2026-10-14T18:04:17Z" oouserid="derek">
              <w:rPr/>
            </w:rPrChange>
          </w:rPr>
          <w:t xml:space="preserve">has</w:t>
        </w:r>
      </w:ins>
      <w:r>
        <w:rPr>
          <w:rStyle w:val="1111"/>
          <w:i/>
          <w:iCs/>
          <w:rPrChange w:id="2871" w:author="derek" w:date="2026-10-14T18:04:17Z" oouserid="derek">
            <w:rPr/>
          </w:rPrChange>
        </w:rPr>
        <w:t xml:space="preserve"> made me to see that I did not hono</w:t>
      </w:r>
      <w:del w:id="2872" w:author="derek" w:date="2026-10-14T18:03:44Z" oouserid="derek">
        <w:r>
          <w:rPr>
            <w:rStyle w:val="1111"/>
            <w:i/>
            <w:iCs/>
            <w:rPrChange w:id="2873" w:author="derek" w:date="2026-10-14T18:04:17Z" oouserid="derek">
              <w:rPr/>
            </w:rPrChange>
          </w:rPr>
          <w:delText xml:space="preserve">u</w:delText>
        </w:r>
      </w:del>
      <w:r>
        <w:rPr>
          <w:rStyle w:val="1111"/>
          <w:i/>
          <w:iCs/>
          <w:rPrChange w:id="2874" w:author="derek" w:date="2026-10-14T18:04:17Z" oouserid="derek">
            <w:rPr/>
          </w:rPrChange>
        </w:rPr>
        <w:t xml:space="preserve">r </w:t>
      </w:r>
      <w:del w:id="2875" w:author="derek" w:date="2026-10-14T18:03:49Z" oouserid="derek">
        <w:r>
          <w:rPr>
            <w:rStyle w:val="1111"/>
            <w:i/>
            <w:iCs/>
            <w:rPrChange w:id="2876" w:author="derek" w:date="2026-10-14T18:04:17Z" oouserid="derek">
              <w:rPr/>
            </w:rPrChange>
          </w:rPr>
          <w:delText xml:space="preserve">h</w:delText>
        </w:r>
      </w:del>
      <w:ins w:id="2877" w:author="derek" w:date="2026-10-14T18:03:49Z" oouserid="derek">
        <w:r>
          <w:rPr>
            <w:rStyle w:val="1111"/>
            <w:i/>
            <w:iCs/>
            <w:rPrChange w:id="2878" w:author="derek" w:date="2026-10-14T18:04:17Z" oouserid="derek">
              <w:rPr/>
            </w:rPrChange>
          </w:rPr>
          <w:t xml:space="preserve">H</w:t>
        </w:r>
      </w:ins>
      <w:r>
        <w:rPr>
          <w:rStyle w:val="1111"/>
          <w:i/>
          <w:iCs/>
          <w:rPrChange w:id="2879" w:author="derek" w:date="2026-10-14T18:04:17Z" oouserid="derek">
            <w:rPr/>
          </w:rPrChange>
        </w:rPr>
        <w:t xml:space="preserve">im </w:t>
      </w:r>
      <w:r>
        <w:rPr>
          <w:rStyle w:val="1111"/>
          <w:i/>
          <w:iCs/>
          <w:rPrChange w:id="2880" w:author="derek" w:date="2026-10-14T18:04:17Z" oouserid="derek">
            <w:rPr/>
          </w:rPrChange>
        </w:rPr>
        <w:t xml:space="preserve">with my estate as I ought to have done: Oh had I it again, I would do better than ever I did!</w:t>
      </w:r>
      <w:r>
        <w:rPr>
          <w:rStyle w:val="1111"/>
          <w:i/>
          <w:iCs/>
          <w:rPrChange w:id="2881" w:author="derek" w:date="2026-10-14T18:04:17Z" oouserid="derek">
            <w:rPr/>
          </w:rPrChange>
        </w:rPr>
        <w:t xml:space="preserve"> </w:t>
      </w:r>
      <w:ins w:id="2882" w:author="derek" w:date="2026-10-14T18:04:00Z" oouserid="derek">
        <w:r>
          <w:rPr>
            <w:rStyle w:val="1111"/>
          </w:rPr>
        </w:r>
      </w:ins>
      <w:ins w:id="2883" w:author="derek" w:date="2026-10-14T18:04:00Z" oouserid="derek">
        <w:r>
          <w:rPr>
            <w:rStyle w:val="1111"/>
          </w:rPr>
        </w:r>
      </w:ins>
    </w:p>
    <w:p w14:paraId="13B9A6F7">
      <w:pPr>
        <w:pStyle w:val="1132"/>
        <w:pBdr/>
        <w:spacing/>
        <w:ind/>
        <w:rPr>
          <w:ins w:id="2884" w:author=""/>
        </w:rPr>
      </w:pPr>
      <w:del w:id="2885" w:author="derek" w:date="2026-10-14T18:04:27Z" oouserid="derek">
        <w:r>
          <w:rPr>
            <w:rStyle w:val="1111"/>
          </w:rPr>
          <w:delText xml:space="preserve">b</w:delText>
        </w:r>
      </w:del>
      <w:ins w:id="2886" w:author="derek" w:date="2026-10-14T18:04:28Z" oouserid="derek">
        <w:r>
          <w:rPr>
            <w:rStyle w:val="1111"/>
          </w:rPr>
          <w:t xml:space="preserve">B</w:t>
        </w:r>
      </w:ins>
      <w:r>
        <w:rPr>
          <w:rStyle w:val="1111"/>
        </w:rPr>
        <w:t xml:space="preserve">ut this may be but a temptation, therefore you should rather think, </w:t>
      </w:r>
      <w:del w:id="2887" w:author="derek" w:date="2026-10-14T18:04:38Z" oouserid="derek">
        <w:r>
          <w:rPr>
            <w:rStyle w:val="1111"/>
          </w:rPr>
          <w:delText xml:space="preserve">W</w:delText>
        </w:r>
      </w:del>
      <w:ins w:id="2888" w:author="derek" w:date="2026-10-14T18:04:38Z" oouserid="derek">
        <w:r>
          <w:rPr>
            <w:rStyle w:val="1111"/>
          </w:rPr>
          <w:t xml:space="preserve">w</w:t>
        </w:r>
      </w:ins>
      <w:r>
        <w:rPr>
          <w:rStyle w:val="1111"/>
        </w:rPr>
        <w:t xml:space="preserve">hat </w:t>
      </w:r>
      <w:del w:id="2889" w:author="derek" w:date="2026-10-14T18:04:41Z" oouserid="derek">
        <w:r>
          <w:rPr>
            <w:rStyle w:val="1111"/>
          </w:rPr>
          <w:delText xml:space="preserve">doth</w:delText>
        </w:r>
      </w:del>
      <w:ins w:id="2890" w:author="derek" w:date="2026-10-14T18:04:41Z" oouserid="derek">
        <w:r>
          <w:rPr>
            <w:rStyle w:val="1111"/>
          </w:rPr>
          <w:t xml:space="preserve">does</w:t>
        </w:r>
      </w:ins>
      <w:r>
        <w:rPr>
          <w:rStyle w:val="1111"/>
        </w:rPr>
        <w:t xml:space="preserve"> God require of me in the condition I am now brought into? And </w:t>
      </w:r>
      <w:del w:id="2891" w:author="derek" w:date="2026-10-14T18:04:49Z" oouserid="derek">
        <w:r>
          <w:rPr>
            <w:rStyle w:val="1111"/>
          </w:rPr>
          <w:delText xml:space="preserve">thou</w:delText>
        </w:r>
      </w:del>
      <w:ins w:id="2892" w:author="derek" w:date="2026-10-14T18:04:49Z" oouserid="derek">
        <w:r>
          <w:rPr>
            <w:rStyle w:val="1111"/>
          </w:rPr>
          <w:t xml:space="preserve">you</w:t>
        </w:r>
      </w:ins>
      <w:r>
        <w:rPr>
          <w:rStyle w:val="1111"/>
        </w:rPr>
        <w:t xml:space="preserve"> should</w:t>
      </w:r>
      <w:del w:id="2893" w:author="derek" w:date="2026-10-14T18:04:52Z" oouserid="derek">
        <w:r>
          <w:rPr>
            <w:rStyle w:val="1111"/>
          </w:rPr>
          <w:delText xml:space="preserve">est</w:delText>
        </w:r>
      </w:del>
      <w:r>
        <w:rPr>
          <w:rStyle w:val="1111"/>
        </w:rPr>
        <w:t xml:space="preserve"> labo</w:t>
      </w:r>
      <w:r>
        <w:rPr>
          <w:rStyle w:val="1111"/>
        </w:rPr>
        <w:t xml:space="preserve">ur to bring </w:t>
      </w:r>
      <w:del w:id="2894" w:author="derek" w:date="2026-10-14T18:04:56Z" oouserid="derek">
        <w:r>
          <w:rPr>
            <w:rStyle w:val="1111"/>
          </w:rPr>
          <w:delText xml:space="preserve">thy</w:delText>
        </w:r>
      </w:del>
      <w:ins w:id="2895" w:author="derek" w:date="2026-10-14T18:04:57Z" oouserid="derek">
        <w:r>
          <w:rPr>
            <w:rStyle w:val="1111"/>
          </w:rPr>
          <w:t xml:space="preserve">your</w:t>
        </w:r>
      </w:ins>
      <w:r>
        <w:rPr>
          <w:rStyle w:val="1111"/>
        </w:rPr>
        <w:t xml:space="preserve"> heart to quiet and </w:t>
      </w:r>
      <w:del w:id="2896" w:author="derek" w:date="2026-10-14T18:05:01Z" oouserid="derek">
        <w:r>
          <w:rPr>
            <w:rStyle w:val="1111"/>
          </w:rPr>
          <w:delText xml:space="preserve">C</w:delText>
        </w:r>
      </w:del>
      <w:ins w:id="2897" w:author="derek" w:date="2026-10-14T18:05:01Z" oouserid="derek">
        <w:r>
          <w:rPr>
            <w:rStyle w:val="1111"/>
          </w:rPr>
          <w:t xml:space="preserve">c</w:t>
        </w:r>
      </w:ins>
      <w:r>
        <w:rPr>
          <w:rStyle w:val="1111"/>
        </w:rPr>
        <w:t xml:space="preserve">ontent</w:t>
      </w:r>
      <w:del w:id="2898" w:author="derek" w:date="2026-10-14T18:05:08Z" oouserid="derek">
        <w:r>
          <w:rPr>
            <w:rStyle w:val="1111"/>
          </w:rPr>
          <w:delText xml:space="preserve">n</w:delText>
        </w:r>
      </w:del>
      <w:ins w:id="2899" w:author="derek" w:date="2026-10-14T18:05:09Z" oouserid="derek">
        <w:r>
          <w:rPr>
            <w:rStyle w:val="1111"/>
          </w:rPr>
          <w:t xml:space="preserve">m</w:t>
        </w:r>
      </w:ins>
      <w:r>
        <w:rPr>
          <w:rStyle w:val="1111"/>
        </w:rPr>
        <w:t xml:space="preserve">ent, by setting </w:t>
      </w:r>
      <w:del w:id="2900" w:author="derek" w:date="2026-10-14T18:05:29Z" oouserid="derek">
        <w:r>
          <w:rPr>
            <w:rStyle w:val="1111"/>
          </w:rPr>
          <w:delText xml:space="preserve">thy</w:delText>
        </w:r>
      </w:del>
      <w:ins w:id="2901" w:author="derek" w:date="2026-10-14T18:05:30Z" oouserid="derek">
        <w:r>
          <w:rPr>
            <w:rStyle w:val="1111"/>
          </w:rPr>
          <w:t xml:space="preserve">your</w:t>
        </w:r>
      </w:ins>
      <w:r>
        <w:rPr>
          <w:rStyle w:val="1111"/>
        </w:rPr>
        <w:t xml:space="preserve"> soul on work about the duties of </w:t>
      </w:r>
      <w:del w:id="2902" w:author="derek" w:date="2026-10-14T18:05:35Z" oouserid="derek">
        <w:r>
          <w:rPr>
            <w:rStyle w:val="1111"/>
          </w:rPr>
          <w:delText xml:space="preserve">thy</w:delText>
        </w:r>
      </w:del>
      <w:ins w:id="2903" w:author="derek" w:date="2026-10-14T18:05:35Z" oouserid="derek">
        <w:r>
          <w:rPr>
            <w:rStyle w:val="1111"/>
          </w:rPr>
          <w:t xml:space="preserve">your</w:t>
        </w:r>
      </w:ins>
      <w:r>
        <w:rPr>
          <w:rStyle w:val="1111"/>
        </w:rPr>
        <w:t xml:space="preserve"> present condition</w:t>
      </w:r>
      <w:del w:id="2904" w:author="derek" w:date="2026-10-14T18:05:46Z" oouserid="derek">
        <w:r>
          <w:rPr>
            <w:rStyle w:val="1111"/>
          </w:rPr>
          <w:delText xml:space="preserve">:</w:delText>
        </w:r>
      </w:del>
      <w:ins w:id="2905" w:author="derek" w:date="2026-10-14T18:05:46Z" oouserid="derek">
        <w:r>
          <w:rPr>
            <w:rStyle w:val="1111"/>
          </w:rPr>
          <w:t xml:space="preserve">.</w:t>
        </w:r>
      </w:ins>
      <w:r>
        <w:rPr>
          <w:rStyle w:val="1111"/>
        </w:rPr>
        <w:t xml:space="preserve"> And the truth is, I know nothing more available for the quieting of a Christian </w:t>
      </w:r>
      <w:del w:id="2906" w:author="derek" w:date="2026-10-14T18:05:52Z" oouserid="derek">
        <w:r>
          <w:rPr>
            <w:rStyle w:val="1111"/>
          </w:rPr>
          <w:delText xml:space="preserve">S</w:delText>
        </w:r>
      </w:del>
      <w:ins w:id="2907" w:author="derek" w:date="2026-10-14T18:05:52Z" oouserid="derek">
        <w:r>
          <w:rPr>
            <w:rStyle w:val="1111"/>
          </w:rPr>
          <w:t xml:space="preserve">s</w:t>
        </w:r>
      </w:ins>
      <w:r>
        <w:rPr>
          <w:rStyle w:val="1111"/>
        </w:rPr>
        <w:t xml:space="preserve">oul, and getting </w:t>
      </w:r>
      <w:del w:id="2908" w:author="derek" w:date="2026-10-14T18:05:56Z" oouserid="derek">
        <w:r>
          <w:rPr>
            <w:rStyle w:val="1111"/>
          </w:rPr>
          <w:delText xml:space="preserve">C</w:delText>
        </w:r>
      </w:del>
      <w:ins w:id="2909" w:author="derek" w:date="2026-10-14T18:05:57Z" oouserid="derek">
        <w:r>
          <w:rPr>
            <w:rStyle w:val="1111"/>
          </w:rPr>
          <w:t xml:space="preserve">c</w:t>
        </w:r>
      </w:ins>
      <w:r>
        <w:rPr>
          <w:rStyle w:val="1111"/>
        </w:rPr>
        <w:t xml:space="preserve">ontentment then this, </w:t>
      </w:r>
      <w:del w:id="2910" w:author="derek" w:date="2026-10-14T18:06:00Z" oouserid="derek">
        <w:r>
          <w:rPr>
            <w:rStyle w:val="1111"/>
          </w:rPr>
          <w:delText xml:space="preserve">T</w:delText>
        </w:r>
      </w:del>
      <w:ins w:id="2911" w:author="derek" w:date="2026-10-14T18:06:01Z" oouserid="derek">
        <w:r>
          <w:rPr>
            <w:rStyle w:val="1111"/>
          </w:rPr>
          <w:t xml:space="preserve">t</w:t>
        </w:r>
      </w:ins>
      <w:r>
        <w:rPr>
          <w:rStyle w:val="1111"/>
        </w:rPr>
        <w:t xml:space="preserve">he setting </w:t>
      </w:r>
      <w:del w:id="2912" w:author="derek" w:date="2026-10-14T18:06:06Z" oouserid="derek">
        <w:r>
          <w:rPr>
            <w:rStyle w:val="1111"/>
          </w:rPr>
          <w:delText xml:space="preserve">thy</w:delText>
        </w:r>
      </w:del>
      <w:ins w:id="2913" w:author="derek" w:date="2026-10-14T18:06:06Z" oouserid="derek">
        <w:r>
          <w:rPr>
            <w:rStyle w:val="1111"/>
          </w:rPr>
          <w:t xml:space="preserve">your</w:t>
        </w:r>
      </w:ins>
      <w:r>
        <w:rPr>
          <w:rStyle w:val="1111"/>
        </w:rPr>
        <w:t xml:space="preserve"> heart on work about the duties of the very present condition that now </w:t>
      </w:r>
      <w:del w:id="2914" w:author="derek" w:date="2026-10-14T18:06:15Z" oouserid="derek">
        <w:r>
          <w:rPr>
            <w:rStyle w:val="1111"/>
          </w:rPr>
          <w:delText xml:space="preserve">thou</w:delText>
        </w:r>
      </w:del>
      <w:ins w:id="2915" w:author="derek" w:date="2026-10-14T18:06:16Z" oouserid="derek">
        <w:r>
          <w:rPr>
            <w:rStyle w:val="1111"/>
          </w:rPr>
          <w:t xml:space="preserve">you</w:t>
        </w:r>
      </w:ins>
      <w:r>
        <w:rPr>
          <w:rStyle w:val="1111"/>
        </w:rPr>
        <w:t xml:space="preserve"> </w:t>
      </w:r>
      <w:del w:id="2916" w:author="derek" w:date="2026-10-14T18:06:19Z" oouserid="derek">
        <w:r>
          <w:rPr>
            <w:rStyle w:val="1111"/>
          </w:rPr>
          <w:delText xml:space="preserve">art</w:delText>
        </w:r>
      </w:del>
      <w:ins w:id="2917" w:author="derek" w:date="2026-10-14T18:06:20Z" oouserid="derek">
        <w:r>
          <w:rPr>
            <w:rStyle w:val="1111"/>
          </w:rPr>
          <w:t xml:space="preserve">are</w:t>
        </w:r>
      </w:ins>
      <w:r>
        <w:rPr>
          <w:rStyle w:val="1111"/>
        </w:rPr>
        <w:t xml:space="preserve"> in, and take heed of </w:t>
      </w:r>
      <w:del w:id="2918" w:author="derek" w:date="2026-10-14T18:06:26Z" oouserid="derek">
        <w:r>
          <w:rPr>
            <w:rStyle w:val="1111"/>
          </w:rPr>
          <w:delText xml:space="preserve">thy</w:delText>
        </w:r>
      </w:del>
      <w:ins w:id="2919" w:author="derek" w:date="2026-10-14T18:06:26Z" oouserid="derek">
        <w:r>
          <w:rPr>
            <w:rStyle w:val="1111"/>
          </w:rPr>
          <w:t xml:space="preserve">your</w:t>
        </w:r>
      </w:ins>
      <w:r>
        <w:rPr>
          <w:rStyle w:val="1111"/>
        </w:rPr>
        <w:t xml:space="preserve"> thoughts about other conditions as a </w:t>
      </w:r>
      <w:del w:id="2920" w:author="derek" w:date="2026-10-14T18:06:57Z" oouserid="derek">
        <w:r>
          <w:rPr>
            <w:rStyle w:val="1111"/>
          </w:rPr>
          <w:delText xml:space="preserve">meer</w:delText>
        </w:r>
      </w:del>
      <w:ins w:id="2921" w:author="derek" w:date="2026-10-14T18:06:57Z" oouserid="derek">
        <w:r>
          <w:rPr>
            <w:rStyle w:val="1111"/>
          </w:rPr>
          <w:t xml:space="preserve">mere</w:t>
        </w:r>
      </w:ins>
      <w:r>
        <w:rPr>
          <w:rStyle w:val="1111"/>
        </w:rPr>
        <w:t xml:space="preserve"> temptation. I cannot compare the folly of men and women that think to get </w:t>
      </w:r>
      <w:del w:id="2922" w:author="derek" w:date="2026-10-14T18:07:16Z" oouserid="derek">
        <w:r>
          <w:rPr>
            <w:rStyle w:val="1111"/>
          </w:rPr>
          <w:delText xml:space="preserve">C</w:delText>
        </w:r>
      </w:del>
      <w:ins w:id="2923" w:author="derek" w:date="2026-10-14T18:07:16Z" oouserid="derek">
        <w:r>
          <w:rPr>
            <w:rStyle w:val="1111"/>
          </w:rPr>
          <w:t xml:space="preserve">c</w:t>
        </w:r>
      </w:ins>
      <w:r>
        <w:rPr>
          <w:rStyle w:val="1111"/>
        </w:rPr>
        <w:t xml:space="preserve">ontentment with their musing abo</w:t>
      </w:r>
      <w:r>
        <w:rPr>
          <w:rStyle w:val="1111"/>
        </w:rPr>
        <w:t xml:space="preserve">ut other conditions better than to the way of </w:t>
      </w:r>
      <w:del w:id="2924" w:author="derek" w:date="2026-10-14T18:07:25Z" oouserid="derek">
        <w:r>
          <w:rPr>
            <w:rStyle w:val="1111"/>
          </w:rPr>
          <w:delText xml:space="preserve">C</w:delText>
        </w:r>
      </w:del>
      <w:ins w:id="2925" w:author="derek" w:date="2026-10-14T18:07:25Z" oouserid="derek">
        <w:r>
          <w:rPr>
            <w:rStyle w:val="1111"/>
          </w:rPr>
          <w:t xml:space="preserve">c</w:t>
        </w:r>
      </w:ins>
      <w:r>
        <w:rPr>
          <w:rStyle w:val="1111"/>
        </w:rPr>
        <w:t xml:space="preserve">hildren</w:t>
      </w:r>
      <w:del w:id="2926" w:author="derek" w:date="2026-10-14T18:07:44Z" oouserid="derek">
        <w:r>
          <w:rPr>
            <w:rStyle w:val="1111"/>
          </w:rPr>
          <w:delText xml:space="preserve">;</w:delText>
        </w:r>
      </w:del>
      <w:ins w:id="2927" w:author="derek" w:date="2026-10-14T18:07:44Z" oouserid="derek">
        <w:r>
          <w:rPr>
            <w:rStyle w:val="1111"/>
          </w:rPr>
          <w:t xml:space="preserve">.</w:t>
        </w:r>
      </w:ins>
      <w:r>
        <w:rPr>
          <w:rStyle w:val="1111"/>
        </w:rPr>
        <w:t xml:space="preserve"> </w:t>
      </w:r>
      <w:del w:id="2928" w:author="derek" w:date="2026-10-14T18:07:46Z" oouserid="derek">
        <w:r>
          <w:rPr>
            <w:rStyle w:val="1111"/>
          </w:rPr>
          <w:delText xml:space="preserve">p</w:delText>
        </w:r>
      </w:del>
      <w:ins w:id="2929" w:author="derek" w:date="2026-10-14T18:07:46Z" oouserid="derek">
        <w:r>
          <w:rPr>
            <w:rStyle w:val="1111"/>
          </w:rPr>
          <w:t xml:space="preserve">P</w:t>
        </w:r>
      </w:ins>
      <w:r>
        <w:rPr>
          <w:rStyle w:val="1111"/>
        </w:rPr>
        <w:t xml:space="preserve">erhaps they are gotten upon a hill, and they look a good way off and see another hill, and they think if they were on the top of that, then they were able to touch the clouds with their fingers</w:t>
      </w:r>
      <w:del w:id="2930" w:author="derek" w:date="2026-10-14T18:08:01Z" oouserid="derek">
        <w:r>
          <w:rPr>
            <w:rStyle w:val="1111"/>
          </w:rPr>
          <w:delText xml:space="preserve">;</w:delText>
        </w:r>
      </w:del>
      <w:ins w:id="2931" w:author="derek" w:date="2026-10-14T18:08:01Z" oouserid="derek">
        <w:r>
          <w:rPr>
            <w:rStyle w:val="1111"/>
          </w:rPr>
          <w:t xml:space="preserve">.</w:t>
        </w:r>
      </w:ins>
      <w:r>
        <w:rPr>
          <w:rStyle w:val="1111"/>
        </w:rPr>
        <w:t xml:space="preserve"> </w:t>
      </w:r>
      <w:del w:id="2932" w:author="derek" w:date="2026-10-14T18:08:03Z" oouserid="derek">
        <w:r>
          <w:rPr>
            <w:rStyle w:val="1111"/>
          </w:rPr>
          <w:delText xml:space="preserve">b</w:delText>
        </w:r>
      </w:del>
      <w:ins w:id="2933" w:author="derek" w:date="2026-10-14T18:08:03Z" oouserid="derek">
        <w:r>
          <w:rPr>
            <w:rStyle w:val="1111"/>
          </w:rPr>
          <w:t xml:space="preserve">B</w:t>
        </w:r>
      </w:ins>
      <w:r>
        <w:rPr>
          <w:rStyle w:val="1111"/>
        </w:rPr>
        <w:t xml:space="preserve">ut </w:t>
      </w:r>
      <w:r>
        <w:rPr>
          <w:rStyle w:val="1111"/>
        </w:rPr>
        <w:t xml:space="preserve">when they are on the top of that hill</w:t>
      </w:r>
      <w:ins w:id="2934" w:author="derek" w:date="2026-10-14T18:08:08Z" oouserid="derek">
        <w:r>
          <w:rPr>
            <w:rStyle w:val="1111"/>
          </w:rPr>
          <w:t xml:space="preserve">,</w:t>
        </w:r>
      </w:ins>
      <w:del w:id="2935" w:author="derek" w:date="2026-10-14T18:08:09Z" oouserid="derek">
        <w:r>
          <w:rPr>
            <w:rStyle w:val="1111"/>
          </w:rPr>
          <w:delText xml:space="preserve">;</w:delText>
        </w:r>
      </w:del>
      <w:r>
        <w:rPr>
          <w:rStyle w:val="1111"/>
        </w:rPr>
        <w:t xml:space="preserve"> alas then they are as far from the clouds, as they were before: So it is with many that think, </w:t>
      </w:r>
      <w:del w:id="2936" w:author="derek" w:date="2026-10-14T18:08:20Z" oouserid="derek">
        <w:r>
          <w:rPr>
            <w:rStyle w:val="1111"/>
          </w:rPr>
          <w:delText xml:space="preserve">I</w:delText>
        </w:r>
      </w:del>
      <w:ins w:id="2937" w:author="derek" w:date="2026-10-14T18:08:20Z" oouserid="derek">
        <w:r>
          <w:rPr>
            <w:rStyle w:val="1111"/>
          </w:rPr>
          <w:t xml:space="preserve">i</w:t>
        </w:r>
      </w:ins>
      <w:r>
        <w:rPr>
          <w:rStyle w:val="1111"/>
        </w:rPr>
        <w:t xml:space="preserve">f they were in such a condition, then I should have </w:t>
      </w:r>
      <w:del w:id="2938" w:author="derek" w:date="2026-10-14T18:08:24Z" oouserid="derek">
        <w:r>
          <w:rPr>
            <w:rStyle w:val="1111"/>
          </w:rPr>
          <w:delText xml:space="preserve">C</w:delText>
        </w:r>
      </w:del>
      <w:ins w:id="2939" w:author="derek" w:date="2026-10-14T18:08:25Z" oouserid="derek">
        <w:r>
          <w:rPr>
            <w:rStyle w:val="1111"/>
          </w:rPr>
          <w:t xml:space="preserve">c</w:t>
        </w:r>
      </w:ins>
      <w:r>
        <w:rPr>
          <w:rStyle w:val="1111"/>
        </w:rPr>
        <w:t xml:space="preserve">ontentment; and perhaps they get into that condition, then they are </w:t>
      </w:r>
      <w:r>
        <w:rPr>
          <w:rStyle w:val="1111"/>
        </w:rPr>
        <w:t xml:space="preserve">as far from </w:t>
      </w:r>
      <w:del w:id="2940" w:author="derek" w:date="2026-10-14T18:08:31Z" oouserid="derek">
        <w:r>
          <w:rPr>
            <w:rStyle w:val="1111"/>
          </w:rPr>
          <w:delText xml:space="preserve">C</w:delText>
        </w:r>
      </w:del>
      <w:ins w:id="2941" w:author="derek" w:date="2026-10-14T18:08:31Z" oouserid="derek">
        <w:r>
          <w:rPr>
            <w:rStyle w:val="1111"/>
          </w:rPr>
          <w:t xml:space="preserve">c</w:t>
        </w:r>
      </w:ins>
      <w:r>
        <w:rPr>
          <w:rStyle w:val="1111"/>
        </w:rPr>
        <w:t xml:space="preserve">ontentment as before</w:t>
      </w:r>
      <w:del w:id="2942" w:author="derek" w:date="2026-10-14T18:08:33Z" oouserid="derek">
        <w:r>
          <w:rPr>
            <w:rStyle w:val="1111"/>
          </w:rPr>
          <w:delText xml:space="preserve">:</w:delText>
        </w:r>
      </w:del>
      <w:ins w:id="2943" w:author="derek" w:date="2026-10-14T18:08:33Z" oouserid="derek">
        <w:r>
          <w:rPr>
            <w:rStyle w:val="1111"/>
          </w:rPr>
          <w:t xml:space="preserve">.</w:t>
        </w:r>
      </w:ins>
      <w:r>
        <w:rPr>
          <w:rStyle w:val="1111"/>
        </w:rPr>
        <w:t xml:space="preserve"> But then they think if they were in another condition, they would be contented, and then when they have got into that condition, they are sti</w:t>
      </w:r>
      <w:ins w:id="2944" w:author="derek" w:date="2026-10-14T18:08:44Z" oouserid="derek">
        <w:r>
          <w:rPr>
            <w:rStyle w:val="1111"/>
          </w:rPr>
          <w:t xml:space="preserve">l</w:t>
        </w:r>
      </w:ins>
      <w:r>
        <w:rPr>
          <w:rStyle w:val="1111"/>
        </w:rPr>
        <w:t xml:space="preserve">l as far from </w:t>
      </w:r>
      <w:del w:id="2945" w:author="derek" w:date="2026-10-14T18:08:48Z" oouserid="derek">
        <w:r>
          <w:rPr>
            <w:rStyle w:val="1111"/>
          </w:rPr>
          <w:delText xml:space="preserve">C</w:delText>
        </w:r>
      </w:del>
      <w:ins w:id="2946" w:author="derek" w:date="2026-10-14T18:08:48Z" oouserid="derek">
        <w:r>
          <w:rPr>
            <w:rStyle w:val="1111"/>
          </w:rPr>
          <w:t xml:space="preserve">c</w:t>
        </w:r>
      </w:ins>
      <w:r>
        <w:rPr>
          <w:rStyle w:val="1111"/>
        </w:rPr>
        <w:t xml:space="preserve">ontentment as before. No, no, let me consider what is the duty </w:t>
      </w:r>
      <w:ins w:id="2947">
        <w:r/>
      </w:ins>
    </w:p>
    <w:p>
      <w:pPr>
        <w:pStyle w:val="1132"/>
        <w:pBdr/>
        <w:spacing/>
        <w:ind/>
        <w:rPr/>
      </w:pPr>
      <w:r/>
      <w:bookmarkStart w:id="81" w:name="anchor-87"/>
      <w:r/>
      <w:bookmarkEnd w:id="81"/>
      <w:r>
        <w:rPr>
          <w:rStyle w:val="1111"/>
        </w:rPr>
        <w:t xml:space="preserve">Page</w:t>
      </w:r>
      <w:r>
        <w:rPr>
          <w:rStyle w:val="1111"/>
        </w:rPr>
        <w:t xml:space="preserve"> 37</w:t>
      </w:r>
      <w:r/>
    </w:p>
    <w:p>
      <w:pPr>
        <w:pStyle w:val="1132"/>
        <w:pBdr/>
        <w:spacing/>
        <w:ind/>
        <w:rPr>
          <w:ins w:id="2948" w:author="derek" w:date="2026-10-14T18:12:01Z" oouserid="derek"/>
          <w:rStyle w:val="1111"/>
        </w:rPr>
      </w:pPr>
      <w:r/>
      <w:bookmarkStart w:id="82" w:name="anchor-88"/>
      <w:r/>
      <w:bookmarkEnd w:id="82"/>
      <w:r>
        <w:rPr>
          <w:rStyle w:val="1111"/>
        </w:rPr>
        <w:t xml:space="preserve">of my present condition, and content my heart with this, and say, </w:t>
      </w:r>
      <w:ins w:id="2949" w:author="derek" w:date="2026-10-14T18:12:01Z" oouserid="derek">
        <w:r>
          <w:rPr>
            <w:rStyle w:val="1111"/>
          </w:rPr>
        </w:r>
      </w:ins>
      <w:ins w:id="2950" w:author="derek" w:date="2026-10-14T18:12:01Z" oouserid="derek">
        <w:r>
          <w:rPr>
            <w:rStyle w:val="1111"/>
          </w:rPr>
        </w:r>
      </w:ins>
    </w:p>
    <w:p w14:paraId="09F02617">
      <w:pPr>
        <w:pStyle w:val="1132"/>
        <w:pBdr/>
        <w:spacing/>
        <w:ind w:left="709"/>
        <w:rPr>
          <w:ins w:id="2951" w:author="derek" w:date="2026-10-14T18:12:06Z" oouserid="derek"/>
          <w:rStyle w:val="1111"/>
        </w:rPr>
        <w:pPrChange w:author="derek" w:date="2026-10-14T18:12:15Z" w:id="2952" oouserid="derek">
          <w:pPr>
            <w:pStyle w:val="1132"/>
            <w:pBdr/>
            <w:spacing/>
            <w:ind/>
          </w:pPr>
        </w:pPrChange>
      </w:pPr>
      <w:r>
        <w:rPr>
          <w:rStyle w:val="1111"/>
        </w:rPr>
      </w:r>
      <w:r>
        <w:rPr>
          <w:rStyle w:val="1111"/>
          <w:i/>
          <w:iCs/>
          <w:rPrChange w:id="2953" w:author="derek" w:date="2026-10-14T18:12:14Z" oouserid="derek">
            <w:rPr/>
          </w:rPrChange>
        </w:rPr>
        <w:t xml:space="preserve">Well, though I am in a low condi</w:t>
      </w:r>
      <w:r>
        <w:rPr>
          <w:rStyle w:val="1111"/>
          <w:i/>
          <w:iCs/>
          <w:rPrChange w:id="2954" w:author="derek" w:date="2026-10-14T18:12:14Z" oouserid="derek">
            <w:rPr/>
          </w:rPrChange>
        </w:rPr>
        <w:t xml:space="preserve">tion, yet I am serving the counsels of God in that condition wherein I am; it is the counsel of God that hath brought me into this condition that I am in, and I desire to serve the counsel of God in that condition.</w:t>
      </w:r>
      <w:r>
        <w:rPr>
          <w:rStyle w:val="1111"/>
        </w:rPr>
        <w:t xml:space="preserve"> </w:t>
      </w:r>
      <w:ins w:id="2955" w:author="derek" w:date="2026-10-14T18:12:06Z" oouserid="derek">
        <w:r>
          <w:rPr>
            <w:rStyle w:val="1111"/>
          </w:rPr>
        </w:r>
      </w:ins>
      <w:ins w:id="2956" w:author="derek" w:date="2026-10-14T18:12:06Z" oouserid="derek">
        <w:r>
          <w:rPr>
            <w:rStyle w:val="1111"/>
          </w:rPr>
        </w:r>
      </w:ins>
    </w:p>
    <w:p w14:paraId="5491209D">
      <w:pPr>
        <w:pStyle w:val="1132"/>
        <w:pBdr/>
        <w:spacing/>
        <w:ind/>
        <w:rPr>
          <w:ins w:id="2957" w:author="derek" w:date="2026-10-14T18:13:57Z" oouserid="derek"/>
          <w:rStyle w:val="1111"/>
        </w:rPr>
      </w:pPr>
      <w:r>
        <w:rPr>
          <w:rStyle w:val="1111"/>
        </w:rPr>
        <w:t xml:space="preserve">There is a notable </w:t>
      </w:r>
      <w:del w:id="2958" w:author="derek" w:date="2026-10-14T18:12:25Z" oouserid="derek">
        <w:r>
          <w:rPr>
            <w:rStyle w:val="1111"/>
          </w:rPr>
          <w:delText xml:space="preserve">S</w:delText>
        </w:r>
      </w:del>
      <w:ins w:id="2959" w:author="derek" w:date="2026-10-14T18:12:26Z" oouserid="derek">
        <w:r>
          <w:rPr>
            <w:rStyle w:val="1111"/>
          </w:rPr>
          <w:t xml:space="preserve">s</w:t>
        </w:r>
      </w:ins>
      <w:r>
        <w:rPr>
          <w:rStyle w:val="1111"/>
        </w:rPr>
        <w:t xml:space="preserve">cripture concerning </w:t>
      </w:r>
      <w:r>
        <w:rPr>
          <w:rStyle w:val="1111"/>
        </w:rPr>
        <w:t xml:space="preserve">David</w:t>
      </w:r>
      <w:del w:id="2960" w:author="derek" w:date="2026-10-14T18:12:52Z" oouserid="derek">
        <w:r>
          <w:rPr>
            <w:rStyle w:val="1111"/>
          </w:rPr>
          <w:delText xml:space="preserve">,</w:delText>
        </w:r>
      </w:del>
      <w:r>
        <w:rPr>
          <w:rStyle w:val="1111"/>
        </w:rPr>
        <w:t xml:space="preserve"> it is said of him, </w:t>
      </w:r>
      <w:del w:id="2961" w:author="derek" w:date="2026-10-14T18:12:59Z" oouserid="derek">
        <w:r>
          <w:rPr>
            <w:rStyle w:val="1111"/>
          </w:rPr>
          <w:delText xml:space="preserve">T</w:delText>
        </w:r>
      </w:del>
      <w:ins w:id="2962" w:author="derek" w:date="2026-10-14T18:12:59Z" oouserid="derek">
        <w:r>
          <w:rPr>
            <w:rStyle w:val="1111"/>
          </w:rPr>
          <w:t xml:space="preserve">t</w:t>
        </w:r>
      </w:ins>
      <w:r>
        <w:rPr>
          <w:rStyle w:val="1111"/>
        </w:rPr>
        <w:t xml:space="preserve">hat he served his </w:t>
      </w:r>
      <w:del w:id="2963" w:author="derek" w:date="2026-10-14T18:13:02Z" oouserid="derek">
        <w:r>
          <w:rPr>
            <w:rStyle w:val="1111"/>
          </w:rPr>
          <w:delText xml:space="preserve">G</w:delText>
        </w:r>
      </w:del>
      <w:ins w:id="2964" w:author="derek" w:date="2026-10-14T18:13:02Z" oouserid="derek">
        <w:r>
          <w:rPr>
            <w:rStyle w:val="1111"/>
          </w:rPr>
          <w:t xml:space="preserve">g</w:t>
        </w:r>
      </w:ins>
      <w:r>
        <w:rPr>
          <w:rStyle w:val="1111"/>
        </w:rPr>
        <w:t xml:space="preserve">eneration</w:t>
      </w:r>
      <w:del w:id="2965" w:author="derek" w:date="2026-10-14T18:13:05Z" oouserid="derek">
        <w:r>
          <w:rPr>
            <w:rStyle w:val="1111"/>
          </w:rPr>
          <w:delText xml:space="preserve">,</w:delText>
        </w:r>
      </w:del>
      <w:ins w:id="2966" w:author="derek" w:date="2026-10-14T18:13:05Z" oouserid="derek">
        <w:r>
          <w:rPr>
            <w:rStyle w:val="1111"/>
          </w:rPr>
          <w:t xml:space="preserve">.</w:t>
        </w:r>
      </w:ins>
      <w:r>
        <w:rPr>
          <w:rStyle w:val="1111"/>
        </w:rPr>
        <w:t xml:space="preserve"> </w:t>
      </w:r>
      <w:del w:id="2967" w:author="derek" w:date="2026-10-14T18:13:06Z" oouserid="derek">
        <w:r>
          <w:rPr>
            <w:rStyle w:val="1111"/>
          </w:rPr>
          <w:delText xml:space="preserve">a</w:delText>
        </w:r>
      </w:del>
      <w:ins w:id="2968" w:author="derek" w:date="2026-10-14T18:13:06Z" oouserid="derek">
        <w:r>
          <w:rPr>
            <w:rStyle w:val="1111"/>
          </w:rPr>
          <w:t xml:space="preserve">A</w:t>
        </w:r>
      </w:ins>
      <w:r>
        <w:rPr>
          <w:rStyle w:val="1111"/>
        </w:rPr>
        <w:t xml:space="preserve">fter </w:t>
      </w:r>
      <w:r>
        <w:rPr>
          <w:rStyle w:val="1111"/>
        </w:rPr>
        <w:t xml:space="preserve">David</w:t>
      </w:r>
      <w:r>
        <w:rPr>
          <w:rStyle w:val="1111"/>
        </w:rPr>
        <w:t xml:space="preserve"> had served his </w:t>
      </w:r>
      <w:del w:id="2969" w:author="derek" w:date="2026-10-14T18:13:09Z" oouserid="derek">
        <w:r>
          <w:rPr>
            <w:rStyle w:val="1111"/>
          </w:rPr>
          <w:delText xml:space="preserve">G</w:delText>
        </w:r>
      </w:del>
      <w:ins w:id="2970" w:author="derek" w:date="2026-10-14T18:13:10Z" oouserid="derek">
        <w:r>
          <w:rPr>
            <w:rStyle w:val="1111"/>
          </w:rPr>
          <w:t xml:space="preserve">g</w:t>
        </w:r>
      </w:ins>
      <w:r>
        <w:rPr>
          <w:rStyle w:val="1111"/>
        </w:rPr>
        <w:t xml:space="preserve">eneration according to the will of God, then he slept. It is a </w:t>
      </w:r>
      <w:del w:id="2971" w:author="derek" w:date="2026-10-14T18:13:15Z" oouserid="derek">
        <w:r>
          <w:rPr>
            <w:rStyle w:val="1111"/>
          </w:rPr>
          <w:delText xml:space="preserve">S</w:delText>
        </w:r>
      </w:del>
      <w:ins w:id="2972" w:author="derek" w:date="2026-10-14T18:13:15Z" oouserid="derek">
        <w:r>
          <w:rPr>
            <w:rStyle w:val="1111"/>
          </w:rPr>
          <w:t xml:space="preserve">s</w:t>
        </w:r>
      </w:ins>
      <w:r>
        <w:rPr>
          <w:rStyle w:val="1111"/>
        </w:rPr>
        <w:t xml:space="preserve">peech of </w:t>
      </w:r>
      <w:r>
        <w:rPr>
          <w:rStyle w:val="1111"/>
        </w:rPr>
        <w:t xml:space="preserve">Paul</w:t>
      </w:r>
      <w:r>
        <w:rPr>
          <w:rStyle w:val="1111"/>
        </w:rPr>
        <w:t xml:space="preserve"> concerning him, in </w:t>
      </w:r>
      <w:r>
        <w:rPr>
          <w:rStyle w:val="1111"/>
        </w:rPr>
        <w:t xml:space="preserve">Act</w:t>
      </w:r>
      <w:ins w:id="2973" w:author="derek" w:date="2026-10-14T18:13:19Z" oouserid="derek">
        <w:r>
          <w:rPr>
            <w:rStyle w:val="1111"/>
          </w:rPr>
          <w:t xml:space="preserve">s</w:t>
        </w:r>
      </w:ins>
      <w:del w:id="2974" w:author="derek" w:date="2026-10-14T18:13:20Z" oouserid="derek">
        <w:r>
          <w:rPr>
            <w:rStyle w:val="1111"/>
          </w:rPr>
          <w:delText xml:space="preserve">.</w:delText>
        </w:r>
      </w:del>
      <w:r>
        <w:rPr>
          <w:rStyle w:val="1111"/>
        </w:rPr>
        <w:t xml:space="preserve"> 13.36. So it is in your books, </w:t>
      </w:r>
      <w:ins w:id="2975" w:author="derek" w:date="2026-10-14T18:13:57Z" oouserid="derek">
        <w:r>
          <w:rPr>
            <w:rStyle w:val="1111"/>
          </w:rPr>
        </w:r>
      </w:ins>
      <w:ins w:id="2976" w:author="derek" w:date="2026-10-14T18:13:57Z" oouserid="derek">
        <w:r>
          <w:rPr>
            <w:rStyle w:val="1111"/>
          </w:rPr>
        </w:r>
      </w:ins>
    </w:p>
    <w:p w14:paraId="78CBFF4B">
      <w:pPr>
        <w:pStyle w:val="1132"/>
        <w:pBdr/>
        <w:spacing/>
        <w:ind/>
        <w:rPr>
          <w:ins w:id="2977" w:author="derek" w:date="2026-10-14T18:14:06Z" oouserid="derek"/>
          <w:rStyle w:val="1111"/>
        </w:rPr>
      </w:pPr>
      <w:r>
        <w:rPr>
          <w:rStyle w:val="1111"/>
        </w:rPr>
      </w:r>
      <w:r>
        <w:rPr>
          <w:rStyle w:val="1111"/>
          <w:b/>
          <w:bCs/>
          <w:i/>
          <w:iCs/>
          <w:rPrChange w:id="2978" w:author="derek" w:date="2026-10-14T18:14:11Z" oouserid="derek">
            <w:rPr/>
          </w:rPrChange>
        </w:rPr>
        <w:t xml:space="preserve">After he had served his generation according to the will of God</w:t>
      </w:r>
      <w:del w:id="2979" w:author="derek" w:date="2026-10-14T18:14:05Z" oouserid="derek">
        <w:r>
          <w:rPr>
            <w:rStyle w:val="1111"/>
          </w:rPr>
          <w:delText xml:space="preserve">:</w:delText>
        </w:r>
      </w:del>
      <w:r>
        <w:rPr>
          <w:rStyle w:val="1111"/>
        </w:rPr>
        <w:t xml:space="preserve"> </w:t>
      </w:r>
      <w:ins w:id="2980" w:author="derek" w:date="2026-10-14T18:14:06Z" oouserid="derek">
        <w:r>
          <w:rPr>
            <w:rStyle w:val="1111"/>
          </w:rPr>
        </w:r>
      </w:ins>
      <w:ins w:id="2981" w:author="derek" w:date="2026-10-14T18:14:06Z" oouserid="derek">
        <w:r>
          <w:rPr>
            <w:rStyle w:val="1111"/>
          </w:rPr>
        </w:r>
      </w:ins>
    </w:p>
    <w:p w14:paraId="17D37577">
      <w:pPr>
        <w:pStyle w:val="1132"/>
        <w:pBdr/>
        <w:spacing/>
        <w:ind/>
        <w:rPr>
          <w:ins w:id="2982" w:author=""/>
        </w:rPr>
      </w:pPr>
      <w:r>
        <w:rPr>
          <w:rStyle w:val="1111"/>
        </w:rPr>
        <w:t xml:space="preserve">But now the word that is translated </w:t>
      </w:r>
      <w:r>
        <w:rPr>
          <w:rStyle w:val="1111"/>
          <w:i/>
          <w:iCs/>
          <w:rPrChange w:id="2983" w:author="derek" w:date="2026-10-14T18:14:22Z" oouserid="derek">
            <w:rPr/>
          </w:rPrChange>
        </w:rPr>
        <w:t xml:space="preserve">will</w:t>
      </w:r>
      <w:r>
        <w:rPr>
          <w:rStyle w:val="1111"/>
        </w:rPr>
        <w:t xml:space="preserve">,</w:t>
      </w:r>
      <w:r>
        <w:rPr>
          <w:rStyle w:val="1111"/>
        </w:rPr>
        <w:t xml:space="preserve"> it is the </w:t>
      </w:r>
      <w:r>
        <w:rPr>
          <w:rStyle w:val="1111"/>
        </w:rPr>
        <w:t xml:space="preserve">counsel</w:t>
      </w:r>
      <w:del w:id="2984" w:author="derek" w:date="2026-10-14T18:14:25Z" oouserid="derek">
        <w:r>
          <w:rPr>
            <w:rStyle w:val="1111"/>
          </w:rPr>
          <w:delText xml:space="preserve">l</w:delText>
        </w:r>
      </w:del>
      <w:r>
        <w:rPr>
          <w:rStyle w:val="1111"/>
        </w:rPr>
        <w:t xml:space="preserve"> of God,</w:t>
      </w:r>
      <w:r>
        <w:rPr>
          <w:rStyle w:val="1111"/>
        </w:rPr>
        <w:t xml:space="preserve"> and so it may be translated as well, </w:t>
      </w:r>
      <w:del w:id="2985" w:author="derek" w:date="2026-10-14T18:14:36Z" oouserid="derek">
        <w:r>
          <w:rPr>
            <w:rStyle w:val="1111"/>
          </w:rPr>
          <w:delText xml:space="preserve">T</w:delText>
        </w:r>
      </w:del>
      <w:ins w:id="2986" w:author="derek" w:date="2026-10-14T18:14:37Z" oouserid="derek">
        <w:r>
          <w:rPr>
            <w:rStyle w:val="1111"/>
          </w:rPr>
          <w:t xml:space="preserve">T</w:t>
        </w:r>
      </w:ins>
      <w:r>
        <w:rPr>
          <w:rStyle w:val="1111"/>
        </w:rPr>
        <w:t xml:space="preserve">hat after</w:t>
      </w:r>
      <w:r>
        <w:rPr>
          <w:rStyle w:val="1111"/>
        </w:rPr>
        <w:t xml:space="preserve"> David </w:t>
      </w:r>
      <w:r>
        <w:rPr>
          <w:rStyle w:val="1111"/>
        </w:rPr>
        <w:t xml:space="preserve">in his generation had served God</w:t>
      </w:r>
      <w:ins w:id="2987" w:author="derek" w:date="2026-10-14T18:14:40Z" oouserid="derek">
        <w:r>
          <w:rPr>
            <w:rStyle w:val="1111"/>
          </w:rPr>
          <w:t xml:space="preserve">’</w:t>
        </w:r>
      </w:ins>
      <w:r>
        <w:rPr>
          <w:rStyle w:val="1111"/>
        </w:rPr>
        <w:t xml:space="preserve">s counsel, then he fell asleep.</w:t>
      </w:r>
      <w:r>
        <w:rPr>
          <w:rStyle w:val="1111"/>
        </w:rPr>
        <w:t xml:space="preserve"> We ordinarily take the words thus, </w:t>
      </w:r>
      <w:del w:id="2988" w:author="derek" w:date="2026-10-14T18:14:46Z" oouserid="derek">
        <w:r>
          <w:rPr>
            <w:rStyle w:val="1111"/>
          </w:rPr>
          <w:delText xml:space="preserve">T</w:delText>
        </w:r>
      </w:del>
      <w:ins w:id="2989" w:author="derek" w:date="2026-10-14T18:14:46Z" oouserid="derek">
        <w:r>
          <w:rPr>
            <w:rStyle w:val="1111"/>
          </w:rPr>
          <w:t xml:space="preserve">T</w:t>
        </w:r>
      </w:ins>
      <w:r>
        <w:rPr>
          <w:rStyle w:val="1111"/>
        </w:rPr>
        <w:t xml:space="preserve">hat </w:t>
      </w:r>
      <w:r>
        <w:rPr>
          <w:rStyle w:val="1111"/>
        </w:rPr>
        <w:t xml:space="preserve">David served his generation</w:t>
      </w:r>
      <w:r>
        <w:rPr>
          <w:rStyle w:val="1111"/>
        </w:rPr>
        <w:t xml:space="preserve">; that is, </w:t>
      </w:r>
      <w:del w:id="2990" w:author="derek" w:date="2026-10-14T18:14:51Z" oouserid="derek">
        <w:r>
          <w:rPr>
            <w:rStyle w:val="1111"/>
          </w:rPr>
          <w:delText xml:space="preserve">H</w:delText>
        </w:r>
      </w:del>
      <w:ins w:id="2991" w:author="derek" w:date="2026-10-14T18:14:51Z" oouserid="derek">
        <w:r>
          <w:rPr>
            <w:rStyle w:val="1111"/>
          </w:rPr>
          <w:t xml:space="preserve">T</w:t>
        </w:r>
      </w:ins>
      <w:r>
        <w:rPr>
          <w:rStyle w:val="1111"/>
        </w:rPr>
        <w:t xml:space="preserve">e did the work of his generation, that is to serve a man</w:t>
      </w:r>
      <w:ins w:id="2992" w:author="derek" w:date="2026-10-14T18:14:58Z" oouserid="derek">
        <w:r>
          <w:rPr>
            <w:rStyle w:val="1111"/>
          </w:rPr>
          <w:t xml:space="preserve">’</w:t>
        </w:r>
      </w:ins>
      <w:r>
        <w:rPr>
          <w:rStyle w:val="1111"/>
        </w:rPr>
        <w:t xml:space="preserve">s generation. But it is more plain, if you read</w:t>
      </w:r>
      <w:del w:id="2993" w:author="derek" w:date="2026-10-14T18:15:02Z" oouserid="derek">
        <w:r>
          <w:rPr>
            <w:rStyle w:val="1111"/>
          </w:rPr>
          <w:delText xml:space="preserve">e</w:delText>
        </w:r>
      </w:del>
      <w:r>
        <w:rPr>
          <w:rStyle w:val="1111"/>
        </w:rPr>
        <w:t xml:space="preserve"> it thus, </w:t>
      </w:r>
      <w:ins w:id="2994" w:author="derek" w:date="2026-10-14T18:15:09Z" oouserid="derek">
        <w:r>
          <w:rPr>
            <w:rStyle w:val="1111"/>
          </w:rPr>
          <w:t xml:space="preserve">“</w:t>
        </w:r>
      </w:ins>
      <w:r>
        <w:rPr>
          <w:rStyle w:val="1111"/>
        </w:rPr>
        <w:t xml:space="preserve">After </w:t>
      </w:r>
      <w:r>
        <w:rPr>
          <w:rStyle w:val="1111"/>
        </w:rPr>
        <w:t xml:space="preserve">David</w:t>
      </w:r>
      <w:r>
        <w:rPr>
          <w:rStyle w:val="1111"/>
        </w:rPr>
        <w:t xml:space="preserve"> in his generation had served the </w:t>
      </w:r>
      <w:del w:id="2995" w:author="derek" w:date="2026-10-14T18:15:13Z" oouserid="derek">
        <w:r>
          <w:rPr>
            <w:rStyle w:val="1111"/>
          </w:rPr>
          <w:delText xml:space="preserve">C</w:delText>
        </w:r>
      </w:del>
      <w:ins w:id="2996" w:author="derek" w:date="2026-10-14T18:15:13Z" oouserid="derek">
        <w:r>
          <w:rPr>
            <w:rStyle w:val="1111"/>
          </w:rPr>
          <w:t xml:space="preserve">C</w:t>
        </w:r>
      </w:ins>
      <w:r>
        <w:rPr>
          <w:rStyle w:val="1111"/>
        </w:rPr>
        <w:t xml:space="preserve">ounse</w:t>
      </w:r>
      <w:del w:id="2997" w:author="derek" w:date="2026-10-14T18:15:15Z" oouserid="derek">
        <w:r>
          <w:rPr>
            <w:rStyle w:val="1111"/>
          </w:rPr>
          <w:delText xml:space="preserve">l</w:delText>
        </w:r>
      </w:del>
      <w:r>
        <w:rPr>
          <w:rStyle w:val="1111"/>
        </w:rPr>
        <w:t xml:space="preserve">l of God, then </w:t>
      </w:r>
      <w:r>
        <w:rPr>
          <w:rStyle w:val="1111"/>
        </w:rPr>
        <w:t xml:space="preserve">David</w:t>
      </w:r>
      <w:r>
        <w:rPr>
          <w:rStyle w:val="1111"/>
        </w:rPr>
        <w:t xml:space="preserve"> fell asleep</w:t>
      </w:r>
      <w:ins w:id="2998" w:author="derek" w:date="2026-10-14T18:15:20Z" oouserid="derek">
        <w:r>
          <w:rPr>
            <w:rStyle w:val="1111"/>
          </w:rPr>
          <w:t xml:space="preserve">”</w:t>
        </w:r>
      </w:ins>
      <w:r>
        <w:rPr>
          <w:rStyle w:val="1111"/>
        </w:rPr>
        <w:t xml:space="preserve">. O that should be the care of a Christian to serve out God</w:t>
      </w:r>
      <w:ins w:id="2999" w:author="derek" w:date="2026-10-14T18:15:48Z" oouserid="derek">
        <w:r>
          <w:rPr>
            <w:rStyle w:val="1111"/>
          </w:rPr>
          <w:t xml:space="preserve">’</w:t>
        </w:r>
      </w:ins>
      <w:r>
        <w:rPr>
          <w:rStyle w:val="1111"/>
        </w:rPr>
        <w:t xml:space="preserve">s </w:t>
      </w:r>
      <w:del w:id="3000" w:author="derek" w:date="2026-10-14T18:15:50Z" oouserid="derek">
        <w:r>
          <w:rPr>
            <w:rStyle w:val="1111"/>
          </w:rPr>
          <w:delText xml:space="preserve">C</w:delText>
        </w:r>
      </w:del>
      <w:ins w:id="3001" w:author="derek" w:date="2026-10-14T18:15:50Z" oouserid="derek">
        <w:r>
          <w:rPr>
            <w:rStyle w:val="1111"/>
          </w:rPr>
          <w:t xml:space="preserve">c</w:t>
        </w:r>
      </w:ins>
      <w:r>
        <w:rPr>
          <w:rStyle w:val="1111"/>
        </w:rPr>
        <w:t xml:space="preserve">ounsels. What is the </w:t>
      </w:r>
      <w:del w:id="3002" w:author="derek" w:date="2026-10-14T18:15:52Z" oouserid="derek">
        <w:r>
          <w:rPr>
            <w:rStyle w:val="1111"/>
          </w:rPr>
          <w:delText xml:space="preserve">C</w:delText>
        </w:r>
      </w:del>
      <w:ins w:id="3003" w:author="derek" w:date="2026-10-14T18:15:52Z" oouserid="derek">
        <w:r>
          <w:rPr>
            <w:rStyle w:val="1111"/>
          </w:rPr>
          <w:t xml:space="preserve">c</w:t>
        </w:r>
      </w:ins>
      <w:r>
        <w:rPr>
          <w:rStyle w:val="1111"/>
        </w:rPr>
        <w:t xml:space="preserve">ounsel of God? The conditi</w:t>
      </w:r>
      <w:del w:id="3004" w:author="derek" w:date="2026-10-14T18:15:56Z" oouserid="derek">
        <w:r>
          <w:rPr>
            <w:rStyle w:val="1111"/>
          </w:rPr>
          <w:delText xml:space="preserve">ō</w:delText>
        </w:r>
      </w:del>
      <w:ins w:id="3005" w:author="derek" w:date="2026-10-14T18:15:57Z" oouserid="derek">
        <w:r>
          <w:rPr>
            <w:rStyle w:val="1111"/>
          </w:rPr>
          <w:t xml:space="preserve">on</w:t>
        </w:r>
      </w:ins>
      <w:r>
        <w:rPr>
          <w:rStyle w:val="1111"/>
        </w:rPr>
        <w:t xml:space="preserve"> that I am in, God </w:t>
      </w:r>
      <w:del w:id="3006" w:author="derek" w:date="2026-10-14T18:16:02Z" oouserid="derek">
        <w:r>
          <w:rPr>
            <w:rStyle w:val="1111"/>
          </w:rPr>
          <w:delText xml:space="preserve">doth</w:delText>
        </w:r>
      </w:del>
      <w:ins w:id="3007" w:author="derek" w:date="2026-10-14T18:16:04Z" oouserid="derek">
        <w:r>
          <w:rPr>
            <w:rStyle w:val="1111"/>
          </w:rPr>
          <w:t xml:space="preserve">does</w:t>
        </w:r>
      </w:ins>
      <w:r>
        <w:rPr>
          <w:rStyle w:val="1111"/>
        </w:rPr>
        <w:t xml:space="preserve"> put me into it by his own </w:t>
      </w:r>
      <w:del w:id="3008" w:author="derek" w:date="2026-10-14T18:16:07Z" oouserid="derek">
        <w:r>
          <w:rPr>
            <w:rStyle w:val="1111"/>
          </w:rPr>
          <w:delText xml:space="preserve">C</w:delText>
        </w:r>
      </w:del>
      <w:ins w:id="3009" w:author="derek" w:date="2026-10-14T18:16:07Z" oouserid="derek">
        <w:r>
          <w:rPr>
            <w:rStyle w:val="1111"/>
          </w:rPr>
          <w:t xml:space="preserve">c</w:t>
        </w:r>
      </w:ins>
      <w:r>
        <w:rPr>
          <w:rStyle w:val="1111"/>
        </w:rPr>
        <w:t xml:space="preserve">ounsel, the </w:t>
      </w:r>
      <w:del w:id="3010" w:author="derek" w:date="2026-10-14T18:16:09Z" oouserid="derek">
        <w:r>
          <w:rPr>
            <w:rStyle w:val="1111"/>
          </w:rPr>
          <w:delText xml:space="preserve">C</w:delText>
        </w:r>
      </w:del>
      <w:ins w:id="3011" w:author="derek" w:date="2026-10-14T18:16:09Z" oouserid="derek">
        <w:r>
          <w:rPr>
            <w:rStyle w:val="1111"/>
          </w:rPr>
          <w:t xml:space="preserve">c</w:t>
        </w:r>
      </w:ins>
      <w:r>
        <w:rPr>
          <w:rStyle w:val="1111"/>
        </w:rPr>
        <w:t xml:space="preserve">ounsel of </w:t>
      </w:r>
      <w:del w:id="3012" w:author="derek" w:date="2026-10-14T18:16:12Z" oouserid="derek">
        <w:r>
          <w:rPr>
            <w:rStyle w:val="1111"/>
          </w:rPr>
          <w:delText xml:space="preserve">h</w:delText>
        </w:r>
      </w:del>
      <w:ins w:id="3013" w:author="derek" w:date="2026-10-14T18:16:12Z" oouserid="derek">
        <w:r>
          <w:rPr>
            <w:rStyle w:val="1111"/>
          </w:rPr>
          <w:t xml:space="preserve">H</w:t>
        </w:r>
      </w:ins>
      <w:r>
        <w:rPr>
          <w:rStyle w:val="1111"/>
        </w:rPr>
        <w:t xml:space="preserve">is own will</w:t>
      </w:r>
      <w:del w:id="3014" w:author="derek" w:date="2026-10-14T18:16:15Z" oouserid="derek">
        <w:r>
          <w:rPr>
            <w:rStyle w:val="1111"/>
          </w:rPr>
          <w:delText xml:space="preserve">;</w:delText>
        </w:r>
      </w:del>
      <w:ins w:id="3015" w:author="derek" w:date="2026-10-14T18:16:17Z" oouserid="derek">
        <w:r>
          <w:rPr>
            <w:rStyle w:val="1111"/>
          </w:rPr>
          <w:t xml:space="preserve">.</w:t>
        </w:r>
      </w:ins>
      <w:r>
        <w:rPr>
          <w:rStyle w:val="1111"/>
        </w:rPr>
        <w:t xml:space="preserve"> Now I must ser</w:t>
      </w:r>
      <w:r>
        <w:rPr>
          <w:rStyle w:val="1111"/>
        </w:rPr>
        <w:t xml:space="preserve">ve God</w:t>
      </w:r>
      <w:ins w:id="3016" w:author="derek" w:date="2026-10-14T18:16:21Z" oouserid="derek">
        <w:r>
          <w:rPr>
            <w:rStyle w:val="1111"/>
          </w:rPr>
          <w:t xml:space="preserve">’</w:t>
        </w:r>
      </w:ins>
      <w:r>
        <w:rPr>
          <w:rStyle w:val="1111"/>
        </w:rPr>
        <w:t xml:space="preserve">s </w:t>
      </w:r>
      <w:del w:id="3017" w:author="derek" w:date="2026-10-14T18:16:22Z" oouserid="derek">
        <w:r>
          <w:rPr>
            <w:rStyle w:val="1111"/>
          </w:rPr>
          <w:delText xml:space="preserve">C</w:delText>
        </w:r>
      </w:del>
      <w:ins w:id="3018" w:author="derek" w:date="2026-10-14T18:16:22Z" oouserid="derek">
        <w:r>
          <w:rPr>
            <w:rStyle w:val="1111"/>
          </w:rPr>
          <w:t xml:space="preserve">c</w:t>
        </w:r>
      </w:ins>
      <w:r>
        <w:rPr>
          <w:rStyle w:val="1111"/>
        </w:rPr>
        <w:t xml:space="preserve">ounsel in my generation, look what is the </w:t>
      </w:r>
      <w:del w:id="3019" w:author="derek" w:date="2026-10-14T18:16:27Z" oouserid="derek">
        <w:r>
          <w:rPr>
            <w:rStyle w:val="1111"/>
          </w:rPr>
          <w:delText xml:space="preserve">C</w:delText>
        </w:r>
      </w:del>
      <w:ins w:id="3020" w:author="derek" w:date="2026-10-14T18:16:27Z" oouserid="derek">
        <w:r>
          <w:rPr>
            <w:rStyle w:val="1111"/>
          </w:rPr>
          <w:t xml:space="preserve">c</w:t>
        </w:r>
      </w:ins>
      <w:r>
        <w:rPr>
          <w:rStyle w:val="1111"/>
        </w:rPr>
        <w:t xml:space="preserve">ounsel of God in my condition, I must look to serve that</w:t>
      </w:r>
      <w:del w:id="3021" w:author="derek" w:date="2026-10-14T18:16:34Z" oouserid="derek">
        <w:r>
          <w:rPr>
            <w:rStyle w:val="1111"/>
          </w:rPr>
          <w:delText xml:space="preserve">;</w:delText>
        </w:r>
      </w:del>
      <w:ins w:id="3022" w:author="derek" w:date="2026-10-14T18:16:34Z" oouserid="derek">
        <w:r>
          <w:rPr>
            <w:rStyle w:val="1111"/>
          </w:rPr>
          <w:t xml:space="preserve">.</w:t>
        </w:r>
      </w:ins>
      <w:r>
        <w:rPr>
          <w:rStyle w:val="1111"/>
        </w:rPr>
        <w:t xml:space="preserve"> </w:t>
      </w:r>
      <w:del w:id="3023" w:author="derek" w:date="2026-10-14T18:16:35Z" oouserid="derek">
        <w:r>
          <w:rPr>
            <w:rStyle w:val="1111"/>
          </w:rPr>
          <w:delText xml:space="preserve">a</w:delText>
        </w:r>
      </w:del>
      <w:ins w:id="3024" w:author="derek" w:date="2026-10-14T18:16:35Z" oouserid="derek">
        <w:r>
          <w:rPr>
            <w:rStyle w:val="1111"/>
          </w:rPr>
          <w:t xml:space="preserve">A</w:t>
        </w:r>
      </w:ins>
      <w:r>
        <w:rPr>
          <w:rStyle w:val="1111"/>
        </w:rPr>
        <w:t xml:space="preserve">nd so I shall have my heart quieted for the present, and shall live and die peaceably, and comfortably, if I be carefull to serve God</w:t>
      </w:r>
      <w:ins w:id="3025" w:author="derek" w:date="2026-10-14T18:16:51Z" oouserid="derek">
        <w:r>
          <w:rPr>
            <w:rStyle w:val="1111"/>
          </w:rPr>
          <w:t xml:space="preserve">’</w:t>
        </w:r>
      </w:ins>
      <w:r>
        <w:rPr>
          <w:rStyle w:val="1111"/>
        </w:rPr>
        <w:t xml:space="preserve">s </w:t>
      </w:r>
      <w:del w:id="3026" w:author="derek" w:date="2026-10-14T18:16:53Z" oouserid="derek">
        <w:r>
          <w:rPr>
            <w:rStyle w:val="1111"/>
          </w:rPr>
          <w:delText xml:space="preserve">C</w:delText>
        </w:r>
      </w:del>
      <w:ins w:id="3027" w:author="derek" w:date="2026-10-14T18:16:53Z" oouserid="derek">
        <w:r>
          <w:rPr>
            <w:rStyle w:val="1111"/>
          </w:rPr>
          <w:t xml:space="preserve">c</w:t>
        </w:r>
      </w:ins>
      <w:r>
        <w:rPr>
          <w:rStyle w:val="1111"/>
        </w:rPr>
        <w:t xml:space="preserve">ounsel.</w:t>
      </w:r>
      <w:ins w:id="3028">
        <w:r/>
      </w:ins>
    </w:p>
    <w:p>
      <w:pPr>
        <w:pStyle w:val="1132"/>
        <w:pBdr/>
        <w:spacing/>
        <w:ind/>
        <w:rPr/>
      </w:pPr>
      <w:r/>
      <w:bookmarkStart w:id="83" w:name="W38-38-article_2"/>
      <w:r/>
      <w:bookmarkEnd w:id="83"/>
      <w:r>
        <w:rPr>
          <w:rStyle w:val="1111"/>
        </w:rPr>
        <w:t xml:space="preserve">A Sixt</w:t>
      </w:r>
      <w:ins w:id="3029" w:author="derek" w:date="2026-10-14T18:16:58Z" oouserid="derek">
        <w:r>
          <w:rPr>
            <w:rStyle w:val="1111"/>
          </w:rPr>
          <w:t xml:space="preserve">j</w:t>
        </w:r>
      </w:ins>
      <w:r>
        <w:rPr>
          <w:rStyle w:val="1111"/>
        </w:rPr>
        <w:t xml:space="preserve"> thing in the mystery of </w:t>
      </w:r>
      <w:del w:id="3030" w:author="derek" w:date="2026-10-14T18:17:02Z" oouserid="derek">
        <w:r>
          <w:rPr>
            <w:rStyle w:val="1111"/>
          </w:rPr>
          <w:delText xml:space="preserve">C</w:delText>
        </w:r>
      </w:del>
      <w:ins w:id="3031" w:author="derek" w:date="2026-10-14T18:17:02Z" oouserid="derek">
        <w:r>
          <w:rPr>
            <w:rStyle w:val="1111"/>
          </w:rPr>
          <w:t xml:space="preserve">c</w:t>
        </w:r>
      </w:ins>
      <w:r>
        <w:rPr>
          <w:rStyle w:val="1111"/>
        </w:rPr>
        <w:t xml:space="preserve">ontentment is this, </w:t>
      </w:r>
      <w:del w:id="3032" w:author="derek" w:date="2026-10-14T18:17:05Z" oouserid="derek">
        <w:r>
          <w:rPr>
            <w:rStyle w:val="1111"/>
          </w:rPr>
          <w:delText xml:space="preserve">A</w:delText>
        </w:r>
      </w:del>
      <w:ins w:id="3033" w:author="derek" w:date="2026-10-14T18:17:05Z" oouserid="derek">
        <w:r>
          <w:rPr>
            <w:rStyle w:val="1111"/>
          </w:rPr>
          <w:t xml:space="preserve">a</w:t>
        </w:r>
      </w:ins>
      <w:r>
        <w:rPr>
          <w:rStyle w:val="1111"/>
        </w:rPr>
        <w:t xml:space="preserve"> gracious heart is contented by the melting of his will and desires into God</w:t>
      </w:r>
      <w:ins w:id="3034" w:author="derek" w:date="2026-10-14T18:17:12Z" oouserid="derek">
        <w:r>
          <w:rPr>
            <w:rStyle w:val="1111"/>
          </w:rPr>
          <w:t xml:space="preserve">’</w:t>
        </w:r>
      </w:ins>
      <w:r>
        <w:rPr>
          <w:rStyle w:val="1111"/>
        </w:rPr>
        <w:t xml:space="preserve">s will and desires</w:t>
      </w:r>
      <w:del w:id="3035" w:author="derek" w:date="2026-10-14T18:17:15Z" oouserid="derek">
        <w:r>
          <w:rPr>
            <w:rStyle w:val="1111"/>
          </w:rPr>
          <w:delText xml:space="preserve">,</w:delText>
        </w:r>
      </w:del>
      <w:ins w:id="3036" w:author="derek" w:date="2026-10-14T18:17:15Z" oouserid="derek">
        <w:r>
          <w:rPr>
            <w:rStyle w:val="1111"/>
          </w:rPr>
          <w:t xml:space="preserve">.</w:t>
        </w:r>
      </w:ins>
      <w:r>
        <w:rPr>
          <w:rStyle w:val="1111"/>
        </w:rPr>
        <w:t xml:space="preserve"> </w:t>
      </w:r>
      <w:del w:id="3037" w:author="derek" w:date="2026-10-14T18:17:17Z" oouserid="derek">
        <w:r>
          <w:rPr>
            <w:rStyle w:val="1111"/>
          </w:rPr>
          <w:delText xml:space="preserve">b</w:delText>
        </w:r>
      </w:del>
      <w:ins w:id="3038" w:author="derek" w:date="2026-10-14T18:17:17Z" oouserid="derek">
        <w:r>
          <w:rPr>
            <w:rStyle w:val="1111"/>
          </w:rPr>
          <w:t xml:space="preserve">B</w:t>
        </w:r>
      </w:ins>
      <w:r>
        <w:rPr>
          <w:rStyle w:val="1111"/>
        </w:rPr>
        <w:t xml:space="preserve">y this means he gets </w:t>
      </w:r>
      <w:del w:id="3039" w:author="derek" w:date="2026-10-14T18:17:20Z" oouserid="derek">
        <w:r>
          <w:rPr>
            <w:rStyle w:val="1111"/>
          </w:rPr>
          <w:delText xml:space="preserve">C</w:delText>
        </w:r>
      </w:del>
      <w:ins w:id="3040" w:author="derek" w:date="2026-10-14T18:17:20Z" oouserid="derek">
        <w:r>
          <w:rPr>
            <w:rStyle w:val="1111"/>
          </w:rPr>
          <w:t xml:space="preserve">c</w:t>
        </w:r>
      </w:ins>
      <w:r>
        <w:rPr>
          <w:rStyle w:val="1111"/>
        </w:rPr>
        <w:t xml:space="preserve">ontentment; and this is a mystery to a carnal heart. It is not by having his own desi</w:t>
      </w:r>
      <w:r>
        <w:rPr>
          <w:rStyle w:val="1111"/>
        </w:rPr>
        <w:t xml:space="preserve">res satisfied as before, but by melting his will and desires into God</w:t>
      </w:r>
      <w:ins w:id="3041" w:author="derek" w:date="2026-10-14T18:17:34Z" oouserid="derek">
        <w:r>
          <w:rPr>
            <w:rStyle w:val="1111"/>
          </w:rPr>
          <w:t xml:space="preserve">’</w:t>
        </w:r>
      </w:ins>
      <w:r>
        <w:rPr>
          <w:rStyle w:val="1111"/>
        </w:rPr>
        <w:t xml:space="preserve">s will: </w:t>
      </w:r>
      <w:del w:id="3042" w:author="derek" w:date="2026-10-14T18:17:41Z" oouserid="derek">
        <w:r>
          <w:rPr>
            <w:rStyle w:val="1111"/>
          </w:rPr>
          <w:delText xml:space="preserve">S</w:delText>
        </w:r>
      </w:del>
      <w:ins w:id="3043" w:author="derek" w:date="2026-10-14T18:17:41Z" oouserid="derek">
        <w:r>
          <w:rPr>
            <w:rStyle w:val="1111"/>
          </w:rPr>
          <w:t xml:space="preserve">s</w:t>
        </w:r>
      </w:ins>
      <w:r>
        <w:rPr>
          <w:rStyle w:val="1111"/>
        </w:rPr>
        <w:t xml:space="preserve">o that he comes to have (in one sense) his desires satisfied though he </w:t>
      </w:r>
      <w:del w:id="3044" w:author="derek" w:date="2026-10-14T18:17:49Z" oouserid="derek">
        <w:r>
          <w:rPr>
            <w:rStyle w:val="1111"/>
          </w:rPr>
          <w:delText xml:space="preserve">hath</w:delText>
        </w:r>
      </w:del>
      <w:ins w:id="3045" w:author="derek" w:date="2026-10-14T18:17:49Z" oouserid="derek">
        <w:r>
          <w:rPr>
            <w:rStyle w:val="1111"/>
          </w:rPr>
          <w:t xml:space="preserve">has</w:t>
        </w:r>
      </w:ins>
      <w:r>
        <w:rPr>
          <w:rStyle w:val="1111"/>
        </w:rPr>
        <w:t xml:space="preserve"> not the thing that before he did desire</w:t>
      </w:r>
      <w:del w:id="3046" w:author="derek" w:date="2026-10-14T18:17:59Z" oouserid="derek">
        <w:r>
          <w:rPr>
            <w:rStyle w:val="1111"/>
          </w:rPr>
          <w:delText xml:space="preserve">,</w:delText>
        </w:r>
      </w:del>
      <w:ins w:id="3047" w:author="derek" w:date="2026-10-14T18:17:59Z" oouserid="derek">
        <w:r>
          <w:rPr>
            <w:rStyle w:val="1111"/>
          </w:rPr>
          <w:t xml:space="preserve">.</w:t>
        </w:r>
      </w:ins>
      <w:r>
        <w:rPr>
          <w:rStyle w:val="1111"/>
        </w:rPr>
        <w:t xml:space="preserve"> </w:t>
      </w:r>
      <w:del w:id="3048" w:author="derek" w:date="2026-10-14T18:18:02Z" oouserid="derek">
        <w:r>
          <w:rPr>
            <w:rStyle w:val="1111"/>
          </w:rPr>
          <w:delText xml:space="preserve">y</w:delText>
        </w:r>
      </w:del>
      <w:ins w:id="3049" w:author="derek" w:date="2026-10-14T18:18:02Z" oouserid="derek">
        <w:r>
          <w:rPr>
            <w:rStyle w:val="1111"/>
          </w:rPr>
          <w:t xml:space="preserve">Y</w:t>
        </w:r>
      </w:ins>
      <w:r>
        <w:rPr>
          <w:rStyle w:val="1111"/>
        </w:rPr>
        <w:t xml:space="preserve">et he comes to be satisfied in this, because he makes his wi</w:t>
      </w:r>
      <w:r>
        <w:rPr>
          <w:rStyle w:val="1111"/>
        </w:rPr>
        <w:t xml:space="preserve">ll to be all one with God</w:t>
      </w:r>
      <w:ins w:id="3050" w:author="derek" w:date="2026-10-14T18:18:10Z" oouserid="derek">
        <w:r>
          <w:rPr>
            <w:rStyle w:val="1111"/>
          </w:rPr>
          <w:t xml:space="preserve">’</w:t>
        </w:r>
      </w:ins>
      <w:r>
        <w:rPr>
          <w:rStyle w:val="1111"/>
        </w:rPr>
        <w:t xml:space="preserve">s will. This is a little higher degree than submitting to the will of God. You all say, you should submit to God</w:t>
      </w:r>
      <w:ins w:id="3051" w:author="derek" w:date="2026-10-14T18:18:23Z" oouserid="derek">
        <w:r>
          <w:rPr>
            <w:rStyle w:val="1111"/>
          </w:rPr>
          <w:t xml:space="preserve">’</w:t>
        </w:r>
      </w:ins>
      <w:r>
        <w:rPr>
          <w:rStyle w:val="1111"/>
        </w:rPr>
        <w:t xml:space="preserve">s will; but a Christian </w:t>
      </w:r>
      <w:del w:id="3052" w:author="derek" w:date="2026-10-14T18:18:33Z" oouserid="derek">
        <w:r>
          <w:rPr>
            <w:rStyle w:val="1111"/>
          </w:rPr>
          <w:delText xml:space="preserve">hath</w:delText>
        </w:r>
      </w:del>
      <w:ins w:id="3053" w:author="derek" w:date="2026-10-14T18:18:35Z" oouserid="derek">
        <w:r>
          <w:rPr>
            <w:rStyle w:val="1111"/>
          </w:rPr>
          <w:t xml:space="preserve">has</w:t>
        </w:r>
      </w:ins>
      <w:r>
        <w:rPr>
          <w:rStyle w:val="1111"/>
        </w:rPr>
        <w:t xml:space="preserve"> gotten beyond this</w:t>
      </w:r>
      <w:del w:id="3054" w:author="derek" w:date="2026-10-14T18:18:40Z" oouserid="derek">
        <w:r>
          <w:rPr>
            <w:rStyle w:val="1111"/>
          </w:rPr>
          <w:delText xml:space="preserve">;</w:delText>
        </w:r>
      </w:del>
      <w:ins w:id="3055" w:author="derek" w:date="2026-10-14T18:18:40Z" oouserid="derek">
        <w:r>
          <w:rPr>
            <w:rStyle w:val="1111"/>
          </w:rPr>
          <w:t xml:space="preserve">,</w:t>
        </w:r>
      </w:ins>
      <w:r>
        <w:rPr>
          <w:rStyle w:val="1111"/>
        </w:rPr>
        <w:t xml:space="preserve"> that is, he can make God</w:t>
      </w:r>
      <w:ins w:id="3056" w:author="derek" w:date="2026-10-14T18:18:44Z" oouserid="derek">
        <w:r>
          <w:rPr>
            <w:rStyle w:val="1111"/>
          </w:rPr>
          <w:t xml:space="preserve">’</w:t>
        </w:r>
      </w:ins>
      <w:r>
        <w:rPr>
          <w:rStyle w:val="1111"/>
        </w:rPr>
        <w:t xml:space="preserve">s will and his to be the same: So it is said </w:t>
      </w:r>
      <w:r/>
    </w:p>
    <w:p>
      <w:pPr>
        <w:pStyle w:val="1132"/>
        <w:pBdr/>
        <w:spacing/>
        <w:ind/>
        <w:rPr/>
      </w:pPr>
      <w:r/>
      <w:bookmarkStart w:id="83" w:name="anchor-89"/>
      <w:r/>
      <w:bookmarkEnd w:id="83"/>
      <w:r>
        <w:rPr>
          <w:rStyle w:val="1111"/>
        </w:rPr>
        <w:t xml:space="preserve">Page</w:t>
      </w:r>
      <w:r>
        <w:rPr>
          <w:rStyle w:val="1111"/>
        </w:rPr>
        <w:t xml:space="preserve"> 38</w:t>
      </w:r>
      <w:r/>
    </w:p>
    <w:p>
      <w:pPr>
        <w:pStyle w:val="1132"/>
        <w:pBdr/>
        <w:spacing/>
        <w:ind/>
        <w:rPr/>
      </w:pPr>
      <w:r/>
      <w:bookmarkStart w:id="84" w:name="anchor-90"/>
      <w:r/>
      <w:bookmarkEnd w:id="84"/>
      <w:r>
        <w:rPr>
          <w:rStyle w:val="1111"/>
        </w:rPr>
        <w:t xml:space="preserve">of believers</w:t>
      </w:r>
      <w:del w:id="3057" w:author="derek" w:date="2026-10-14T18:18:53Z" oouserid="derek">
        <w:r>
          <w:rPr>
            <w:rStyle w:val="1111"/>
          </w:rPr>
          <w:delText xml:space="preserve">beleevers</w:delText>
        </w:r>
      </w:del>
      <w:r>
        <w:rPr>
          <w:rStyle w:val="1111"/>
        </w:rPr>
        <w:t xml:space="preserve">, that they are </w:t>
      </w:r>
      <w:del w:id="3058" w:author="derek" w:date="2026-10-14T18:18:59Z" oouserid="derek">
        <w:r>
          <w:rPr>
            <w:rStyle w:val="1111"/>
          </w:rPr>
          <w:delText xml:space="preserve">joyned</w:delText>
        </w:r>
      </w:del>
      <w:ins w:id="3059" w:author="derek" w:date="2026-10-14T18:19:00Z" oouserid="derek">
        <w:r>
          <w:rPr>
            <w:rStyle w:val="1111"/>
          </w:rPr>
          <w:t xml:space="preserve">joined</w:t>
        </w:r>
      </w:ins>
      <w:r>
        <w:rPr>
          <w:rStyle w:val="1111"/>
        </w:rPr>
        <w:t xml:space="preserve"> to the </w:t>
      </w:r>
      <w:r>
        <w:rPr>
          <w:rStyle w:val="1111"/>
        </w:rPr>
        <w:t xml:space="preserve">Lord, and are one spirit</w:t>
      </w:r>
      <w:del w:id="3060" w:author="derek" w:date="2026-10-14T18:19:12Z" oouserid="derek">
        <w:r>
          <w:rPr>
            <w:rStyle w:val="1111"/>
          </w:rPr>
          <w:delText xml:space="preserve">,</w:delText>
        </w:r>
      </w:del>
      <w:ins w:id="3061" w:author="derek" w:date="2026-10-14T18:19:12Z" oouserid="derek">
        <w:r>
          <w:rPr>
            <w:rStyle w:val="1111"/>
          </w:rPr>
          <w:t xml:space="preserve">.</w:t>
        </w:r>
      </w:ins>
      <w:r>
        <w:rPr>
          <w:rStyle w:val="1111"/>
        </w:rPr>
        <w:t xml:space="preserve"> </w:t>
      </w:r>
      <w:del w:id="3062" w:author="derek" w:date="2026-10-14T18:19:15Z" oouserid="derek">
        <w:r>
          <w:rPr>
            <w:rStyle w:val="1111"/>
          </w:rPr>
          <w:delText xml:space="preserve">t</w:delText>
        </w:r>
      </w:del>
      <w:ins w:id="3063" w:author="derek" w:date="2026-10-14T18:19:15Z" oouserid="derek">
        <w:r>
          <w:rPr>
            <w:rStyle w:val="1111"/>
          </w:rPr>
          <w:t xml:space="preserve">T</w:t>
        </w:r>
      </w:ins>
      <w:r>
        <w:rPr>
          <w:rStyle w:val="1111"/>
        </w:rPr>
        <w:t xml:space="preserve">hat is, look what God</w:t>
      </w:r>
      <w:ins w:id="3064" w:author="derek" w:date="2026-10-14T18:19:19Z" oouserid="derek">
        <w:r>
          <w:rPr>
            <w:rStyle w:val="1111"/>
          </w:rPr>
          <w:t xml:space="preserve">’</w:t>
        </w:r>
      </w:ins>
      <w:r>
        <w:rPr>
          <w:rStyle w:val="1111"/>
        </w:rPr>
        <w:t xml:space="preserve">s will is, I do not only see reason to submit to it, but God</w:t>
      </w:r>
      <w:ins w:id="3065" w:author="derek" w:date="2026-10-14T18:19:25Z" oouserid="derek">
        <w:r>
          <w:rPr>
            <w:rStyle w:val="1111"/>
          </w:rPr>
          <w:t xml:space="preserve">’</w:t>
        </w:r>
      </w:ins>
      <w:r>
        <w:rPr>
          <w:rStyle w:val="1111"/>
        </w:rPr>
        <w:t xml:space="preserve">s will is my will</w:t>
      </w:r>
      <w:del w:id="3066" w:author="derek" w:date="2026-10-14T18:19:28Z" oouserid="derek">
        <w:r>
          <w:rPr>
            <w:rStyle w:val="1111"/>
          </w:rPr>
          <w:delText xml:space="preserve">:</w:delText>
        </w:r>
      </w:del>
      <w:ins w:id="3067" w:author="derek" w:date="2026-10-14T18:19:28Z" oouserid="derek">
        <w:r>
          <w:rPr>
            <w:rStyle w:val="1111"/>
          </w:rPr>
          <w:t xml:space="preserve">.</w:t>
        </w:r>
      </w:ins>
      <w:r>
        <w:rPr>
          <w:rStyle w:val="1111"/>
        </w:rPr>
        <w:t xml:space="preserve"> When the soul can make over (as it were) it's will to God, it must needs then have </w:t>
      </w:r>
      <w:del w:id="3068" w:author="derek" w:date="2026-10-14T18:19:39Z" oouserid="derek">
        <w:r>
          <w:rPr>
            <w:rStyle w:val="1111"/>
          </w:rPr>
          <w:delText xml:space="preserve">C</w:delText>
        </w:r>
      </w:del>
      <w:ins w:id="3069" w:author="derek" w:date="2026-10-14T18:19:39Z" oouserid="derek">
        <w:r>
          <w:rPr>
            <w:rStyle w:val="1111"/>
          </w:rPr>
          <w:t xml:space="preserve">c</w:t>
        </w:r>
      </w:ins>
      <w:r>
        <w:rPr>
          <w:rStyle w:val="1111"/>
        </w:rPr>
        <w:t xml:space="preserve">ontentment. Others would fain get the thing </w:t>
      </w:r>
      <w:r>
        <w:rPr>
          <w:rStyle w:val="1111"/>
        </w:rPr>
        <w:t xml:space="preserve">they do desire, O but saith a gracious heart, that that God would have, I would have too, I will not only yield</w:t>
      </w:r>
      <w:del w:id="3070" w:author="derek" w:date="2026-10-14T18:20:03Z" oouserid="derek">
        <w:r>
          <w:rPr>
            <w:rStyle w:val="1111"/>
          </w:rPr>
          <w:delText xml:space="preserve">yeild</w:delText>
        </w:r>
      </w:del>
      <w:r>
        <w:rPr>
          <w:rStyle w:val="1111"/>
        </w:rPr>
        <w:t xml:space="preserve"> to it, but I would have it too</w:t>
      </w:r>
      <w:del w:id="3071" w:author="derek" w:date="2026-10-14T18:20:13Z" oouserid="derek">
        <w:r>
          <w:rPr>
            <w:rStyle w:val="1111"/>
          </w:rPr>
          <w:delText xml:space="preserve">;</w:delText>
        </w:r>
      </w:del>
      <w:ins w:id="3072" w:author="derek" w:date="2026-10-14T18:20:13Z" oouserid="derek">
        <w:r>
          <w:rPr>
            <w:rStyle w:val="1111"/>
          </w:rPr>
          <w:t xml:space="preserve">.</w:t>
        </w:r>
      </w:ins>
      <w:r>
        <w:rPr>
          <w:rStyle w:val="1111"/>
        </w:rPr>
        <w:t xml:space="preserve"> </w:t>
      </w:r>
      <w:del w:id="3073" w:author="derek" w:date="2026-10-14T18:20:14Z" oouserid="derek">
        <w:r>
          <w:rPr>
            <w:rStyle w:val="1111"/>
          </w:rPr>
          <w:delText xml:space="preserve">a</w:delText>
        </w:r>
      </w:del>
      <w:ins w:id="3074" w:author="derek" w:date="2026-10-14T18:20:14Z" oouserid="derek">
        <w:r>
          <w:rPr>
            <w:rStyle w:val="1111"/>
          </w:rPr>
          <w:t xml:space="preserve">A</w:t>
        </w:r>
      </w:ins>
      <w:r>
        <w:rPr>
          <w:rStyle w:val="1111"/>
        </w:rPr>
        <w:t xml:space="preserve"> gracious heart hath learned this art, not only to make the commanding will of God to be it's own will, that i</w:t>
      </w:r>
      <w:r>
        <w:rPr>
          <w:rStyle w:val="1111"/>
        </w:rPr>
        <w:t xml:space="preserve">s, what God commands me to do I will do it, but to make the providential will of God, and the operative</w:t>
      </w:r>
      <w:del w:id="3075" w:author="derek" w:date="2026-10-14T18:20:44Z" oouserid="derek">
        <w:r>
          <w:rPr>
            <w:rStyle w:val="1111"/>
          </w:rPr>
          <w:delText xml:space="preserve">opperative</w:delText>
        </w:r>
      </w:del>
      <w:r>
        <w:rPr>
          <w:rStyle w:val="1111"/>
        </w:rPr>
        <w:t xml:space="preserve"> will of God to be his will too</w:t>
      </w:r>
      <w:del w:id="3076" w:author="derek" w:date="2026-10-14T18:20:49Z" oouserid="derek">
        <w:r>
          <w:rPr>
            <w:rStyle w:val="1111"/>
          </w:rPr>
          <w:delText xml:space="preserve">:</w:delText>
        </w:r>
      </w:del>
      <w:ins w:id="3077" w:author="derek" w:date="2026-10-14T18:20:49Z" oouserid="derek">
        <w:r>
          <w:rPr>
            <w:rStyle w:val="1111"/>
          </w:rPr>
          <w:t xml:space="preserve">.</w:t>
        </w:r>
      </w:ins>
      <w:r>
        <w:rPr>
          <w:rStyle w:val="1111"/>
        </w:rPr>
        <w:t xml:space="preserve"> God commands this thing, which perhaps you that are Christians may have some skill in, but whatsoever God works, you mu</w:t>
      </w:r>
      <w:r>
        <w:rPr>
          <w:rStyle w:val="1111"/>
        </w:rPr>
        <w:t xml:space="preserve">st will as well as what God commands, you must make God</w:t>
      </w:r>
      <w:ins w:id="3078" w:author="derek" w:date="2026-10-14T18:21:12Z" oouserid="derek">
        <w:r>
          <w:rPr>
            <w:rStyle w:val="1111"/>
          </w:rPr>
          <w:t xml:space="preserve">’</w:t>
        </w:r>
      </w:ins>
      <w:r>
        <w:rPr>
          <w:rStyle w:val="1111"/>
        </w:rPr>
        <w:t xml:space="preserve">s providential will, and his </w:t>
      </w:r>
      <w:del w:id="3079" w:author="derek" w:date="2026-10-14T18:21:25Z" oouserid="derek">
        <w:r>
          <w:rPr>
            <w:rStyle w:val="1111"/>
          </w:rPr>
          <w:delText xml:space="preserve">opperative</w:delText>
        </w:r>
      </w:del>
      <w:ins w:id="3080" w:author="derek" w:date="2026-10-14T18:21:28Z" oouserid="derek">
        <w:r>
          <w:rPr>
            <w:rStyle w:val="1111"/>
          </w:rPr>
          <w:t xml:space="preserve">operative</w:t>
        </w:r>
      </w:ins>
      <w:r>
        <w:rPr>
          <w:rStyle w:val="1111"/>
        </w:rPr>
        <w:t xml:space="preserve"> will, as well your will, as God</w:t>
      </w:r>
      <w:ins w:id="3081" w:author="derek" w:date="2026-10-14T18:21:31Z" oouserid="derek">
        <w:r>
          <w:rPr>
            <w:rStyle w:val="1111"/>
          </w:rPr>
          <w:t xml:space="preserve">’</w:t>
        </w:r>
      </w:ins>
      <w:r>
        <w:rPr>
          <w:rStyle w:val="1111"/>
        </w:rPr>
        <w:t xml:space="preserve">s will</w:t>
      </w:r>
      <w:del w:id="3082" w:author="derek" w:date="2026-10-14T18:21:36Z" oouserid="derek">
        <w:r>
          <w:rPr>
            <w:rStyle w:val="1111"/>
          </w:rPr>
          <w:delText xml:space="preserve">,</w:delText>
        </w:r>
      </w:del>
      <w:ins w:id="3083" w:author="derek" w:date="2026-10-14T18:21:36Z" oouserid="derek">
        <w:r>
          <w:rPr>
            <w:rStyle w:val="1111"/>
          </w:rPr>
          <w:t xml:space="preserve">.</w:t>
        </w:r>
      </w:ins>
      <w:r>
        <w:rPr>
          <w:rStyle w:val="1111"/>
        </w:rPr>
        <w:t xml:space="preserve"> </w:t>
      </w:r>
      <w:del w:id="3084" w:author="derek" w:date="2026-10-14T18:21:38Z" oouserid="derek">
        <w:r>
          <w:rPr>
            <w:rStyle w:val="1111"/>
          </w:rPr>
          <w:delText xml:space="preserve">a</w:delText>
        </w:r>
      </w:del>
      <w:ins w:id="3085" w:author="derek" w:date="2026-10-14T18:21:38Z" oouserid="derek">
        <w:r>
          <w:rPr>
            <w:rStyle w:val="1111"/>
          </w:rPr>
          <w:t xml:space="preserve">A</w:t>
        </w:r>
      </w:ins>
      <w:r>
        <w:rPr>
          <w:rStyle w:val="1111"/>
        </w:rPr>
        <w:t xml:space="preserve">nd so you must come to </w:t>
      </w:r>
      <w:del w:id="3086" w:author="derek" w:date="2026-10-14T18:21:43Z" oouserid="derek">
        <w:r>
          <w:rPr>
            <w:rStyle w:val="1111"/>
          </w:rPr>
          <w:delText xml:space="preserve">C</w:delText>
        </w:r>
      </w:del>
      <w:ins w:id="3087" w:author="derek" w:date="2026-10-14T18:21:43Z" oouserid="derek">
        <w:r>
          <w:rPr>
            <w:rStyle w:val="1111"/>
          </w:rPr>
          <w:t xml:space="preserve">c</w:t>
        </w:r>
      </w:ins>
      <w:r>
        <w:rPr>
          <w:rStyle w:val="1111"/>
        </w:rPr>
        <w:t xml:space="preserve">ontentment</w:t>
      </w:r>
      <w:del w:id="3088" w:author="derek" w:date="2026-10-14T18:21:45Z" oouserid="derek">
        <w:r>
          <w:rPr>
            <w:rStyle w:val="1111"/>
          </w:rPr>
          <w:delText xml:space="preserve">;</w:delText>
        </w:r>
      </w:del>
      <w:ins w:id="3089" w:author="derek" w:date="2026-10-14T18:21:46Z" oouserid="derek">
        <w:r>
          <w:rPr>
            <w:rStyle w:val="1111"/>
          </w:rPr>
          <w:t xml:space="preserve">.</w:t>
        </w:r>
      </w:ins>
      <w:r>
        <w:rPr>
          <w:rStyle w:val="1111"/>
        </w:rPr>
        <w:t xml:space="preserve"> </w:t>
      </w:r>
      <w:del w:id="3090" w:author="derek" w:date="2026-10-14T18:21:47Z" oouserid="derek">
        <w:r>
          <w:rPr>
            <w:rStyle w:val="1111"/>
          </w:rPr>
          <w:delText xml:space="preserve">h</w:delText>
        </w:r>
      </w:del>
      <w:ins w:id="3091" w:author="derek" w:date="2026-10-14T18:21:47Z" oouserid="derek">
        <w:r>
          <w:rPr>
            <w:rStyle w:val="1111"/>
          </w:rPr>
          <w:t xml:space="preserve">H</w:t>
        </w:r>
      </w:ins>
      <w:r>
        <w:rPr>
          <w:rStyle w:val="1111"/>
        </w:rPr>
        <w:t xml:space="preserve">ere a Christian makes over his will to God, and in making over his will to God, he </w:t>
      </w:r>
      <w:ins w:id="3092" w:author="derek" w:date="2026-10-14T18:21:56Z" oouserid="derek">
        <w:r>
          <w:rPr>
            <w:rStyle w:val="1111"/>
          </w:rPr>
          <w:t xml:space="preserve">has</w:t>
        </w:r>
      </w:ins>
      <w:del w:id="3093" w:author="derek" w:date="2026-10-14T18:21:56Z" oouserid="derek">
        <w:r>
          <w:rPr>
            <w:rStyle w:val="1111"/>
          </w:rPr>
          <w:delText xml:space="preserve">hath</w:delText>
        </w:r>
      </w:del>
      <w:r>
        <w:rPr>
          <w:rStyle w:val="1111"/>
        </w:rPr>
        <w:t xml:space="preserve"> no other will but only God</w:t>
      </w:r>
      <w:ins w:id="3094" w:author="derek" w:date="2026-10-14T18:22:02Z" oouserid="derek">
        <w:r>
          <w:rPr>
            <w:rStyle w:val="1111"/>
          </w:rPr>
          <w:t xml:space="preserve">’</w:t>
        </w:r>
      </w:ins>
      <w:r>
        <w:rPr>
          <w:rStyle w:val="1111"/>
        </w:rPr>
        <w:t xml:space="preserve">s</w:t>
      </w:r>
      <w:del w:id="3095" w:author="derek" w:date="2026-10-14T18:22:23Z" oouserid="derek">
        <w:r>
          <w:rPr>
            <w:rStyle w:val="1111"/>
          </w:rPr>
          <w:delText xml:space="preserve">;</w:delText>
        </w:r>
      </w:del>
      <w:ins w:id="3096" w:author="derek" w:date="2026-10-14T18:22:23Z" oouserid="derek">
        <w:r>
          <w:rPr>
            <w:rStyle w:val="1111"/>
          </w:rPr>
          <w:t xml:space="preserve">.</w:t>
        </w:r>
      </w:ins>
      <w:r>
        <w:rPr>
          <w:rStyle w:val="1111"/>
        </w:rPr>
        <w:t xml:space="preserve"> </w:t>
      </w:r>
      <w:del w:id="3097" w:author="derek" w:date="2026-10-14T18:22:25Z" oouserid="derek">
        <w:r>
          <w:rPr>
            <w:rStyle w:val="1111"/>
          </w:rPr>
          <w:delText xml:space="preserve">a</w:delText>
        </w:r>
      </w:del>
      <w:ins w:id="3098" w:author="derek" w:date="2026-10-14T18:22:25Z" oouserid="derek">
        <w:r>
          <w:rPr>
            <w:rStyle w:val="1111"/>
          </w:rPr>
          <w:t xml:space="preserve">A</w:t>
        </w:r>
      </w:ins>
      <w:r>
        <w:rPr>
          <w:rStyle w:val="1111"/>
        </w:rPr>
        <w:t xml:space="preserve">s suppose a man makes over his debt to another man</w:t>
      </w:r>
      <w:del w:id="3099" w:author="derek" w:date="2026-10-14T18:22:33Z" oouserid="derek">
        <w:r>
          <w:rPr>
            <w:rStyle w:val="1111"/>
          </w:rPr>
          <w:delText xml:space="preserve">,</w:delText>
        </w:r>
      </w:del>
      <w:ins w:id="3100" w:author="derek" w:date="2026-10-14T18:22:33Z" oouserid="derek">
        <w:r>
          <w:rPr>
            <w:rStyle w:val="1111"/>
          </w:rPr>
          <w:t xml:space="preserve">.</w:t>
        </w:r>
      </w:ins>
      <w:r>
        <w:rPr>
          <w:rStyle w:val="1111"/>
        </w:rPr>
        <w:t xml:space="preserve"> </w:t>
      </w:r>
      <w:del w:id="3101" w:author="derek" w:date="2026-10-14T18:22:35Z" oouserid="derek">
        <w:r>
          <w:rPr>
            <w:rStyle w:val="1111"/>
          </w:rPr>
          <w:delText xml:space="preserve">i</w:delText>
        </w:r>
      </w:del>
      <w:ins w:id="3102" w:author="derek" w:date="2026-10-14T18:22:35Z" oouserid="derek">
        <w:r>
          <w:rPr>
            <w:rStyle w:val="1111"/>
          </w:rPr>
          <w:t xml:space="preserve">I</w:t>
        </w:r>
      </w:ins>
      <w:r>
        <w:rPr>
          <w:rStyle w:val="1111"/>
        </w:rPr>
        <w:t xml:space="preserve">f that man that I owe the debt to, be satisfied and contented, I am satisfied because I have made it over to him, and I need not be discontented and say, </w:t>
      </w:r>
      <w:ins w:id="3103" w:author="derek" w:date="2026-10-14T18:22:49Z" oouserid="derek">
        <w:r>
          <w:rPr>
            <w:rStyle w:val="1111"/>
          </w:rPr>
          <w:t xml:space="preserve">“</w:t>
        </w:r>
      </w:ins>
      <w:r>
        <w:rPr>
          <w:rStyle w:val="1111"/>
        </w:rPr>
        <w:t xml:space="preserve">my debt is not</w:t>
      </w:r>
      <w:r>
        <w:rPr>
          <w:rStyle w:val="1111"/>
        </w:rPr>
        <w:t xml:space="preserve"> pay</w:t>
      </w:r>
      <w:del w:id="3104" w:author="derek" w:date="2026-10-14T18:22:52Z" oouserid="derek">
        <w:r>
          <w:rPr>
            <w:rStyle w:val="1111"/>
          </w:rPr>
          <w:delText xml:space="preserve">d</w:delText>
        </w:r>
      </w:del>
      <w:ins w:id="3105" w:author="derek" w:date="2026-10-14T18:22:52Z" oouserid="derek">
        <w:r>
          <w:rPr>
            <w:rStyle w:val="1111"/>
          </w:rPr>
          <w:t xml:space="preserve">ed</w:t>
        </w:r>
      </w:ins>
      <w:r>
        <w:rPr>
          <w:rStyle w:val="1111"/>
        </w:rPr>
        <w:t xml:space="preserve">, and I am not satisfied</w:t>
      </w:r>
      <w:ins w:id="3106" w:author="derek" w:date="2026-10-14T18:22:57Z" oouserid="derek">
        <w:r>
          <w:rPr>
            <w:rStyle w:val="1111"/>
          </w:rPr>
          <w:t xml:space="preserve">”</w:t>
        </w:r>
      </w:ins>
      <w:r>
        <w:rPr>
          <w:rStyle w:val="1111"/>
        </w:rPr>
        <w:t xml:space="preserve">, yes, you are satisfied, for he that you made over your debt to, he is satisfied</w:t>
      </w:r>
      <w:del w:id="3107" w:author="derek" w:date="2026-10-14T18:23:10Z" oouserid="derek">
        <w:r>
          <w:rPr>
            <w:rStyle w:val="1111"/>
          </w:rPr>
          <w:delText xml:space="preserve">:</w:delText>
        </w:r>
      </w:del>
      <w:ins w:id="3108" w:author="derek" w:date="2026-10-14T18:23:10Z" oouserid="derek">
        <w:r>
          <w:rPr>
            <w:rStyle w:val="1111"/>
          </w:rPr>
          <w:t xml:space="preserve">.</w:t>
        </w:r>
      </w:ins>
      <w:r>
        <w:rPr>
          <w:rStyle w:val="1111"/>
        </w:rPr>
        <w:t xml:space="preserve"> Just thus it is for all the world between God and a Christian</w:t>
      </w:r>
      <w:del w:id="3109" w:author="derek" w:date="2026-10-14T18:23:18Z" oouserid="derek">
        <w:r>
          <w:rPr>
            <w:rStyle w:val="1111"/>
          </w:rPr>
          <w:delText xml:space="preserve">,</w:delText>
        </w:r>
      </w:del>
      <w:ins w:id="3110" w:author="derek" w:date="2026-10-14T18:23:18Z" oouserid="derek">
        <w:r>
          <w:rPr>
            <w:rStyle w:val="1111"/>
          </w:rPr>
          <w:t xml:space="preserve">.</w:t>
        </w:r>
      </w:ins>
      <w:r>
        <w:rPr>
          <w:rStyle w:val="1111"/>
        </w:rPr>
        <w:t xml:space="preserve"> </w:t>
      </w:r>
      <w:del w:id="3111" w:author="derek" w:date="2026-10-14T18:23:19Z" oouserid="derek">
        <w:r>
          <w:rPr>
            <w:rStyle w:val="1111"/>
          </w:rPr>
          <w:delText xml:space="preserve">a</w:delText>
        </w:r>
      </w:del>
      <w:ins w:id="3112" w:author="derek" w:date="2026-10-14T18:23:19Z" oouserid="derek">
        <w:r>
          <w:rPr>
            <w:rStyle w:val="1111"/>
          </w:rPr>
          <w:t xml:space="preserve">A</w:t>
        </w:r>
      </w:ins>
      <w:r>
        <w:rPr>
          <w:rStyle w:val="1111"/>
        </w:rPr>
        <w:t xml:space="preserve"> Christian heart makes over his will to God, now then if God</w:t>
      </w:r>
      <w:ins w:id="3113" w:author="derek" w:date="2026-10-14T18:23:26Z" oouserid="derek">
        <w:r>
          <w:rPr>
            <w:rStyle w:val="1111"/>
          </w:rPr>
          <w:t xml:space="preserve">’</w:t>
        </w:r>
      </w:ins>
      <w:r>
        <w:rPr>
          <w:rStyle w:val="1111"/>
        </w:rPr>
        <w:t xml:space="preserve">s will be satisfied</w:t>
      </w:r>
      <w:r>
        <w:rPr>
          <w:rStyle w:val="1111"/>
        </w:rPr>
        <w:t xml:space="preserve">, then I am satisfied, for I have then no will of mine own, it is melted into the will of God, for so that is the excellency of grace</w:t>
      </w:r>
      <w:del w:id="3114" w:author="derek" w:date="2026-10-14T18:23:42Z" oouserid="derek">
        <w:r>
          <w:rPr>
            <w:rStyle w:val="1111"/>
          </w:rPr>
          <w:delText xml:space="preserve">,</w:delText>
        </w:r>
      </w:del>
      <w:ins w:id="3115" w:author="derek" w:date="2026-10-14T18:23:42Z" oouserid="derek">
        <w:r>
          <w:rPr>
            <w:rStyle w:val="1111"/>
          </w:rPr>
          <w:t xml:space="preserve">.</w:t>
        </w:r>
      </w:ins>
      <w:r>
        <w:rPr>
          <w:rStyle w:val="1111"/>
        </w:rPr>
        <w:t xml:space="preserve"> </w:t>
      </w:r>
      <w:del w:id="3116" w:author="derek" w:date="2026-10-14T18:23:44Z" oouserid="derek">
        <w:r>
          <w:rPr>
            <w:rStyle w:val="1111"/>
          </w:rPr>
          <w:delText xml:space="preserve">g</w:delText>
        </w:r>
      </w:del>
      <w:ins w:id="3117" w:author="derek" w:date="2026-10-14T18:23:44Z" oouserid="derek">
        <w:r>
          <w:rPr>
            <w:rStyle w:val="1111"/>
          </w:rPr>
          <w:t xml:space="preserve">G</w:t>
        </w:r>
      </w:ins>
      <w:r>
        <w:rPr>
          <w:rStyle w:val="1111"/>
        </w:rPr>
        <w:t xml:space="preserve">race </w:t>
      </w:r>
      <w:del w:id="3118" w:author="derek" w:date="2026-10-14T18:23:48Z" oouserid="derek">
        <w:r>
          <w:rPr>
            <w:rStyle w:val="1111"/>
          </w:rPr>
          <w:delText xml:space="preserve">doth</w:delText>
        </w:r>
      </w:del>
      <w:ins w:id="3119" w:author="derek" w:date="2026-10-14T18:23:51Z" oouserid="derek">
        <w:r>
          <w:rPr>
            <w:rStyle w:val="1111"/>
          </w:rPr>
          <w:t xml:space="preserve">does</w:t>
        </w:r>
      </w:ins>
      <w:r>
        <w:rPr>
          <w:rStyle w:val="1111"/>
        </w:rPr>
        <w:t xml:space="preserve"> not only subject the will to God, but it </w:t>
      </w:r>
      <w:del w:id="3120" w:author="derek" w:date="2026-10-14T18:23:59Z" oouserid="derek">
        <w:r>
          <w:rPr>
            <w:rStyle w:val="1111"/>
          </w:rPr>
          <w:delText xml:space="preserve">doth</w:delText>
        </w:r>
      </w:del>
      <w:ins w:id="3121" w:author="derek" w:date="2026-10-14T18:24:00Z" oouserid="derek">
        <w:r>
          <w:rPr>
            <w:rStyle w:val="1111"/>
          </w:rPr>
          <w:t xml:space="preserve">does</w:t>
        </w:r>
      </w:ins>
      <w:r>
        <w:rPr>
          <w:rStyle w:val="1111"/>
        </w:rPr>
        <w:t xml:space="preserve"> melt the will into God</w:t>
      </w:r>
      <w:ins w:id="3122" w:author="derek" w:date="2026-10-14T18:24:03Z" oouserid="derek">
        <w:r>
          <w:rPr>
            <w:rStyle w:val="1111"/>
          </w:rPr>
          <w:t xml:space="preserve">’</w:t>
        </w:r>
      </w:ins>
      <w:r>
        <w:rPr>
          <w:rStyle w:val="1111"/>
        </w:rPr>
        <w:t xml:space="preserve">s will, so that they are now but one will</w:t>
      </w:r>
      <w:del w:id="3123" w:author="derek" w:date="2026-10-14T18:24:13Z" oouserid="derek">
        <w:r>
          <w:rPr>
            <w:rStyle w:val="1111"/>
          </w:rPr>
          <w:delText xml:space="preserve">;</w:delText>
        </w:r>
      </w:del>
      <w:ins w:id="3124" w:author="derek" w:date="2026-10-14T18:24:14Z" oouserid="derek">
        <w:r>
          <w:rPr>
            <w:rStyle w:val="1111"/>
          </w:rPr>
          <w:t xml:space="preserve">.</w:t>
        </w:r>
      </w:ins>
      <w:r>
        <w:rPr>
          <w:rStyle w:val="1111"/>
        </w:rPr>
        <w:t xml:space="preserve"> </w:t>
      </w:r>
      <w:del w:id="3125" w:author="derek" w:date="2026-10-14T18:24:15Z" oouserid="derek">
        <w:r>
          <w:rPr>
            <w:rStyle w:val="1111"/>
          </w:rPr>
          <w:delText xml:space="preserve">w</w:delText>
        </w:r>
      </w:del>
      <w:ins w:id="3126" w:author="derek" w:date="2026-10-14T18:24:15Z" oouserid="derek">
        <w:r>
          <w:rPr>
            <w:rStyle w:val="1111"/>
          </w:rPr>
          <w:t xml:space="preserve">W</w:t>
        </w:r>
      </w:ins>
      <w:r>
        <w:rPr>
          <w:rStyle w:val="1111"/>
        </w:rPr>
        <w:t xml:space="preserve">hat a sweet satisfaction must the soul have then in this condition, when all is made over to God</w:t>
      </w:r>
      <w:del w:id="3127" w:author="derek" w:date="2026-10-14T18:24:25Z" oouserid="derek">
        <w:r>
          <w:rPr>
            <w:rStyle w:val="1111"/>
          </w:rPr>
          <w:delText xml:space="preserve">;</w:delText>
        </w:r>
      </w:del>
      <w:ins w:id="3128" w:author="derek" w:date="2026-10-14T18:24:25Z" oouserid="derek">
        <w:r>
          <w:rPr>
            <w:rStyle w:val="1111"/>
          </w:rPr>
          <w:t xml:space="preserve">.</w:t>
        </w:r>
      </w:ins>
      <w:r>
        <w:rPr>
          <w:rStyle w:val="1111"/>
        </w:rPr>
        <w:t xml:space="preserve"> You will say this is hard? I will express it a little more</w:t>
      </w:r>
      <w:del w:id="3129" w:author="derek" w:date="2026-10-14T18:24:32Z" oouserid="derek">
        <w:r>
          <w:rPr>
            <w:rStyle w:val="1111"/>
          </w:rPr>
          <w:delText xml:space="preserve">:</w:delText>
        </w:r>
      </w:del>
      <w:r>
        <w:rPr>
          <w:rStyle w:val="1111"/>
        </w:rPr>
        <w:t xml:space="preserve"> A gracious heart must needs have satisfaction this way, because godliness </w:t>
      </w:r>
      <w:del w:id="3130" w:author="derek" w:date="2026-10-14T18:24:49Z" oouserid="derek">
        <w:r>
          <w:rPr>
            <w:rStyle w:val="1111"/>
          </w:rPr>
          <w:delText xml:space="preserve">doth</w:delText>
        </w:r>
      </w:del>
      <w:ins w:id="3131" w:author="derek" w:date="2026-10-14T18:24:49Z" oouserid="derek">
        <w:r>
          <w:rPr>
            <w:rStyle w:val="1111"/>
          </w:rPr>
          <w:t xml:space="preserve">does</w:t>
        </w:r>
      </w:ins>
      <w:r>
        <w:rPr>
          <w:rStyle w:val="1111"/>
        </w:rPr>
        <w:t xml:space="preserve"> teach him this, </w:t>
      </w:r>
      <w:r>
        <w:rPr>
          <w:rStyle w:val="1111"/>
        </w:rPr>
        <w:t xml:space="preserve">to see that his good is more in God than in himself</w:t>
      </w:r>
      <w:del w:id="3132" w:author="derek" w:date="2026-10-14T18:25:03Z" oouserid="derek">
        <w:r>
          <w:rPr>
            <w:rStyle w:val="1111"/>
          </w:rPr>
          <w:delText xml:space="preserve">,</w:delText>
        </w:r>
      </w:del>
      <w:ins w:id="3133" w:author="derek" w:date="2026-10-14T18:25:03Z" oouserid="derek">
        <w:r>
          <w:rPr>
            <w:rStyle w:val="1111"/>
          </w:rPr>
          <w:t xml:space="preserve">.</w:t>
        </w:r>
      </w:ins>
      <w:r>
        <w:rPr>
          <w:rStyle w:val="1111"/>
        </w:rPr>
        <w:t xml:space="preserve"> </w:t>
      </w:r>
      <w:del w:id="3134" w:author="derek" w:date="2026-10-14T18:25:04Z" oouserid="derek">
        <w:r>
          <w:rPr>
            <w:rStyle w:val="1111"/>
          </w:rPr>
          <w:delText xml:space="preserve">t</w:delText>
        </w:r>
      </w:del>
      <w:ins w:id="3135" w:author="derek" w:date="2026-10-14T18:25:04Z" oouserid="derek">
        <w:r>
          <w:rPr>
            <w:rStyle w:val="1111"/>
          </w:rPr>
          <w:t xml:space="preserve">T</w:t>
        </w:r>
      </w:ins>
      <w:r>
        <w:rPr>
          <w:rStyle w:val="1111"/>
        </w:rPr>
        <w:t xml:space="preserve">he good of my life, and comforts, and my happiness</w:t>
      </w:r>
      <w:del w:id="3136" w:author="derek" w:date="2026-10-14T18:25:10Z" oouserid="derek">
        <w:r>
          <w:rPr>
            <w:rStyle w:val="1111"/>
          </w:rPr>
          <w:delText xml:space="preserve">e</w:delText>
        </w:r>
      </w:del>
      <w:r>
        <w:rPr>
          <w:rStyle w:val="1111"/>
        </w:rPr>
        <w:t xml:space="preserve">, and my glory, and my riches is more in God than it is in my</w:t>
      </w:r>
      <w:del w:id="3137" w:author="derek" w:date="2026-10-14T18:25:16Z" oouserid="derek">
        <w:r>
          <w:rPr>
            <w:rStyle w:val="1111"/>
          </w:rPr>
          <w:delText xml:space="preserve"> </w:delText>
        </w:r>
      </w:del>
      <w:r>
        <w:rPr>
          <w:rStyle w:val="1111"/>
        </w:rPr>
        <w:t xml:space="preserve">self; (</w:t>
      </w:r>
      <w:del w:id="3138" w:author="derek" w:date="2026-10-14T18:25:24Z" oouserid="derek">
        <w:r>
          <w:rPr>
            <w:rStyle w:val="1111"/>
          </w:rPr>
          <w:delText xml:space="preserve">t</w:delText>
        </w:r>
      </w:del>
      <w:ins w:id="3139" w:author="derek" w:date="2026-10-14T18:25:24Z" oouserid="derek">
        <w:r>
          <w:rPr>
            <w:rStyle w:val="1111"/>
          </w:rPr>
          <w:t xml:space="preserve">T</w:t>
        </w:r>
      </w:ins>
      <w:r>
        <w:rPr>
          <w:rStyle w:val="1111"/>
        </w:rPr>
        <w:t xml:space="preserve">hat perhaps we may speak too further, when we come to the lessons that are to be </w:t>
      </w:r>
      <w:r/>
    </w:p>
    <w:p>
      <w:pPr>
        <w:pStyle w:val="1132"/>
        <w:pBdr/>
        <w:spacing/>
        <w:ind/>
        <w:rPr/>
      </w:pPr>
      <w:r/>
      <w:bookmarkStart w:id="85" w:name="anchor-91"/>
      <w:r/>
      <w:bookmarkEnd w:id="85"/>
      <w:r>
        <w:rPr>
          <w:rStyle w:val="1111"/>
        </w:rPr>
        <w:t xml:space="preserve">Page</w:t>
      </w:r>
      <w:r>
        <w:rPr>
          <w:rStyle w:val="1111"/>
        </w:rPr>
        <w:t xml:space="preserve"> 39</w:t>
      </w:r>
      <w:r/>
    </w:p>
    <w:p>
      <w:pPr>
        <w:pStyle w:val="1132"/>
        <w:pBdr/>
        <w:spacing/>
        <w:ind/>
        <w:rPr>
          <w:ins w:id="3140" w:author="derek" w:date="2026-10-16T17:19:50Z" oouserid="derek"/>
          <w:rStyle w:val="1111"/>
        </w:rPr>
      </w:pPr>
      <w:r/>
      <w:bookmarkStart w:id="86" w:name="anchor-92"/>
      <w:r/>
      <w:bookmarkEnd w:id="86"/>
      <w:r>
        <w:rPr>
          <w:rStyle w:val="1111"/>
        </w:rPr>
        <w:t xml:space="preserve">learned.) But upon this it is, that a gracious h</w:t>
      </w:r>
      <w:r>
        <w:rPr>
          <w:rStyle w:val="1111"/>
        </w:rPr>
        <w:t xml:space="preserve">eart </w:t>
      </w:r>
      <w:del w:id="3141" w:author="derek" w:date="2026-10-16T17:17:20Z" oouserid="derek">
        <w:r>
          <w:rPr>
            <w:rStyle w:val="1111"/>
          </w:rPr>
          <w:delText xml:space="preserve">hath</w:delText>
        </w:r>
      </w:del>
      <w:ins w:id="3142" w:author="derek" w:date="2026-10-16T17:17:21Z" oouserid="derek">
        <w:r>
          <w:rPr>
            <w:rStyle w:val="1111"/>
          </w:rPr>
          <w:t xml:space="preserve">has</w:t>
        </w:r>
      </w:ins>
      <w:r>
        <w:rPr>
          <w:rStyle w:val="1111"/>
        </w:rPr>
        <w:t xml:space="preserve"> </w:t>
      </w:r>
      <w:del w:id="3143" w:author="derek" w:date="2026-10-16T17:17:22Z" oouserid="derek">
        <w:r>
          <w:rPr>
            <w:rStyle w:val="1111"/>
          </w:rPr>
          <w:delText xml:space="preserve">C</w:delText>
        </w:r>
      </w:del>
      <w:ins w:id="3144" w:author="derek" w:date="2026-10-16T17:17:22Z" oouserid="derek">
        <w:r>
          <w:rPr>
            <w:rStyle w:val="1111"/>
          </w:rPr>
          <w:t xml:space="preserve">c</w:t>
        </w:r>
      </w:ins>
      <w:r>
        <w:rPr>
          <w:rStyle w:val="1111"/>
        </w:rPr>
        <w:t xml:space="preserve">ontentment, he </w:t>
      </w:r>
      <w:del w:id="3145" w:author="derek" w:date="2026-10-16T17:17:27Z" oouserid="derek">
        <w:r>
          <w:rPr>
            <w:rStyle w:val="1111"/>
          </w:rPr>
          <w:delText xml:space="preserve">doth</w:delText>
        </w:r>
      </w:del>
      <w:ins w:id="3146" w:author="derek" w:date="2026-10-16T17:17:27Z" oouserid="derek">
        <w:r>
          <w:rPr>
            <w:rStyle w:val="1111"/>
          </w:rPr>
          <w:t xml:space="preserve">does</w:t>
        </w:r>
      </w:ins>
      <w:r>
        <w:rPr>
          <w:rStyle w:val="1111"/>
        </w:rPr>
        <w:t xml:space="preserve"> melt his will into God</w:t>
      </w:r>
      <w:ins w:id="3147" w:author="derek" w:date="2026-10-16T17:17:32Z" oouserid="derek">
        <w:r>
          <w:rPr>
            <w:rStyle w:val="1111"/>
          </w:rPr>
          <w:t xml:space="preserve">’</w:t>
        </w:r>
      </w:ins>
      <w:r>
        <w:rPr>
          <w:rStyle w:val="1111"/>
        </w:rPr>
        <w:t xml:space="preserve">s, for saith he, if God have glory, I have glory, God</w:t>
      </w:r>
      <w:ins w:id="3148" w:author="derek" w:date="2026-10-16T17:17:41Z" oouserid="derek">
        <w:r>
          <w:rPr>
            <w:rStyle w:val="1111"/>
          </w:rPr>
          <w:t xml:space="preserve">’</w:t>
        </w:r>
      </w:ins>
      <w:r>
        <w:rPr>
          <w:rStyle w:val="1111"/>
        </w:rPr>
        <w:t xml:space="preserve">s glory is my glory, and therefore God</w:t>
      </w:r>
      <w:ins w:id="3149" w:author="derek" w:date="2026-10-16T17:17:46Z" oouserid="derek">
        <w:r>
          <w:rPr>
            <w:rStyle w:val="1111"/>
          </w:rPr>
          <w:t xml:space="preserve">’</w:t>
        </w:r>
      </w:ins>
      <w:r>
        <w:rPr>
          <w:rStyle w:val="1111"/>
        </w:rPr>
        <w:t xml:space="preserve">s will is mine, if God have riches, then I have riches, if God be magnified, then I am magnified, if God be sa</w:t>
      </w:r>
      <w:r>
        <w:rPr>
          <w:rStyle w:val="1111"/>
        </w:rPr>
        <w:t xml:space="preserve">tisfied, then I am satisfied, God</w:t>
      </w:r>
      <w:ins w:id="3150" w:author="derek" w:date="2026-10-16T17:17:57Z" oouserid="derek">
        <w:r>
          <w:rPr>
            <w:rStyle w:val="1111"/>
          </w:rPr>
          <w:t xml:space="preserve">’</w:t>
        </w:r>
      </w:ins>
      <w:r>
        <w:rPr>
          <w:rStyle w:val="1111"/>
        </w:rPr>
        <w:t xml:space="preserve">s wisdom and holiness</w:t>
      </w:r>
      <w:del w:id="3151" w:author="derek" w:date="2026-10-16T17:18:00Z" oouserid="derek">
        <w:r>
          <w:rPr>
            <w:rStyle w:val="1111"/>
          </w:rPr>
          <w:delText xml:space="preserve">e</w:delText>
        </w:r>
      </w:del>
      <w:r>
        <w:rPr>
          <w:rStyle w:val="1111"/>
        </w:rPr>
        <w:t xml:space="preserve"> is mine, and therefore </w:t>
      </w:r>
      <w:del w:id="3152" w:author="derek" w:date="2026-10-16T17:18:42Z" oouserid="derek">
        <w:r>
          <w:rPr>
            <w:rStyle w:val="1111"/>
          </w:rPr>
          <w:delText xml:space="preserve">h</w:delText>
        </w:r>
      </w:del>
      <w:ins w:id="3153" w:author="derek" w:date="2026-10-16T17:18:42Z" oouserid="derek">
        <w:r>
          <w:rPr>
            <w:rStyle w:val="1111"/>
          </w:rPr>
          <w:t xml:space="preserve">H</w:t>
        </w:r>
      </w:ins>
      <w:r>
        <w:rPr>
          <w:rStyle w:val="1111"/>
        </w:rPr>
        <w:t xml:space="preserve">is will must needs be mine, and my will must needs be </w:t>
      </w:r>
      <w:del w:id="3154" w:author="derek" w:date="2026-10-16T17:18:47Z" oouserid="derek">
        <w:r>
          <w:rPr>
            <w:rStyle w:val="1111"/>
          </w:rPr>
          <w:delText xml:space="preserve">h</w:delText>
        </w:r>
      </w:del>
      <w:ins w:id="3155" w:author="derek" w:date="2026-10-16T17:18:47Z" oouserid="derek">
        <w:r>
          <w:rPr>
            <w:rStyle w:val="1111"/>
          </w:rPr>
          <w:t xml:space="preserve">H</w:t>
        </w:r>
      </w:ins>
      <w:r>
        <w:rPr>
          <w:rStyle w:val="1111"/>
        </w:rPr>
        <w:t xml:space="preserve">is</w:t>
      </w:r>
      <w:del w:id="3156" w:author="derek" w:date="2026-10-16T17:18:50Z" oouserid="derek">
        <w:r>
          <w:rPr>
            <w:rStyle w:val="1111"/>
          </w:rPr>
          <w:delText xml:space="preserve">;</w:delText>
        </w:r>
      </w:del>
      <w:ins w:id="3157" w:author="derek" w:date="2026-10-16T17:18:50Z" oouserid="derek">
        <w:r>
          <w:rPr>
            <w:rStyle w:val="1111"/>
          </w:rPr>
          <w:t xml:space="preserve">.</w:t>
        </w:r>
      </w:ins>
      <w:r>
        <w:rPr>
          <w:rStyle w:val="1111"/>
        </w:rPr>
        <w:t xml:space="preserve"> </w:t>
      </w:r>
      <w:del w:id="3158" w:author="derek" w:date="2026-10-16T17:18:52Z" oouserid="derek">
        <w:r>
          <w:rPr>
            <w:rStyle w:val="1111"/>
          </w:rPr>
          <w:delText xml:space="preserve">h</w:delText>
        </w:r>
      </w:del>
      <w:ins w:id="3159" w:author="derek" w:date="2026-10-16T17:18:52Z" oouserid="derek">
        <w:r>
          <w:rPr>
            <w:rStyle w:val="1111"/>
          </w:rPr>
          <w:t xml:space="preserve">H</w:t>
        </w:r>
      </w:ins>
      <w:r>
        <w:rPr>
          <w:rStyle w:val="1111"/>
        </w:rPr>
        <w:t xml:space="preserve">ere is the art of a Christian</w:t>
      </w:r>
      <w:ins w:id="3160" w:author="derek" w:date="2026-10-16T17:18:58Z" oouserid="derek">
        <w:r>
          <w:rPr>
            <w:rStyle w:val="1111"/>
          </w:rPr>
          <w:t xml:space="preserve">’</w:t>
        </w:r>
      </w:ins>
      <w:r>
        <w:rPr>
          <w:rStyle w:val="1111"/>
        </w:rPr>
        <w:t xml:space="preserve">s </w:t>
      </w:r>
      <w:del w:id="3161" w:author="derek" w:date="2026-10-16T17:19:00Z" oouserid="derek">
        <w:r>
          <w:rPr>
            <w:rStyle w:val="1111"/>
          </w:rPr>
          <w:delText xml:space="preserve">C</w:delText>
        </w:r>
      </w:del>
      <w:ins w:id="3162" w:author="derek" w:date="2026-10-16T17:19:00Z" oouserid="derek">
        <w:r>
          <w:rPr>
            <w:rStyle w:val="1111"/>
          </w:rPr>
          <w:t xml:space="preserve">c</w:t>
        </w:r>
      </w:ins>
      <w:r>
        <w:rPr>
          <w:rStyle w:val="1111"/>
        </w:rPr>
        <w:t xml:space="preserve">ontentment, he melts his will into the will of God, and makes over his will to God, </w:t>
      </w:r>
      <w:r>
        <w:rPr>
          <w:rStyle w:val="1111"/>
        </w:rPr>
      </w:r>
      <w:ins w:id="3163" w:author="derek" w:date="2026-10-16T17:19:50Z" oouserid="derek">
        <w:r>
          <w:rPr>
            <w:rStyle w:val="1111"/>
          </w:rPr>
        </w:r>
      </w:ins>
    </w:p>
    <w:p w14:paraId="2170F8A3">
      <w:pPr>
        <w:pStyle w:val="1132"/>
        <w:pBdr/>
        <w:spacing/>
        <w:ind/>
        <w:rPr>
          <w:ins w:id="3165" w:author=""/>
          <w:b/>
          <w:bCs/>
          <w:rPrChange w:id="3164" w:author="derek" w:date="2026-10-16T17:35:06Z" oouserid="derek">
            <w:rPr/>
          </w:rPrChange>
        </w:rPr>
      </w:pPr>
      <w:r>
        <w:rPr>
          <w:rStyle w:val="1111"/>
          <w:b/>
          <w:bCs/>
          <w:rPrChange w:id="3166" w:author="derek" w:date="2026-10-16T17:35:06Z" oouserid="derek">
            <w:rPr/>
          </w:rPrChange>
        </w:rPr>
        <w:t xml:space="preserve">Oh Lord thou shalt choose our inheritance for us. </w:t>
      </w:r>
      <w:ins w:id="3167" w:author="derek" w:date="2026-10-16T17:19:56Z" oouserid="derek">
        <w:r>
          <w:rPr>
            <w:rStyle w:val="1111"/>
            <w:b/>
            <w:bCs/>
            <w:rPrChange w:id="3168" w:author="derek" w:date="2026-10-16T17:35:06Z" oouserid="derek">
              <w:rPr/>
            </w:rPrChange>
          </w:rPr>
          <w:t xml:space="preserve">(</w:t>
        </w:r>
      </w:ins>
      <w:r>
        <w:rPr>
          <w:rStyle w:val="1111"/>
          <w:b/>
          <w:bCs/>
          <w:rPrChange w:id="3169" w:author="derek" w:date="2026-10-16T17:35:06Z" oouserid="derek">
            <w:rPr/>
          </w:rPrChange>
        </w:rPr>
        <w:t xml:space="preserve">Psal</w:t>
      </w:r>
      <w:ins w:id="3170" w:author="derek" w:date="2026-10-16T17:19:54Z" oouserid="derek">
        <w:r>
          <w:rPr>
            <w:rStyle w:val="1111"/>
            <w:b/>
            <w:bCs/>
            <w:rPrChange w:id="3171" w:author="derek" w:date="2026-10-16T17:35:06Z" oouserid="derek">
              <w:rPr/>
            </w:rPrChange>
          </w:rPr>
          <w:t xml:space="preserve">m</w:t>
        </w:r>
      </w:ins>
      <w:r>
        <w:rPr>
          <w:rStyle w:val="1111"/>
          <w:b/>
          <w:bCs/>
          <w:rPrChange w:id="3172" w:author="derek" w:date="2026-10-16T17:35:06Z" oouserid="derek">
            <w:rPr/>
          </w:rPrChange>
        </w:rPr>
        <w:t xml:space="preserve">.</w:t>
      </w:r>
      <w:r>
        <w:rPr>
          <w:rStyle w:val="1111"/>
          <w:b/>
          <w:bCs/>
          <w:rPrChange w:id="3173" w:author="derek" w:date="2026-10-16T17:35:06Z" oouserid="derek">
            <w:rPr/>
          </w:rPrChange>
        </w:rPr>
        <w:t xml:space="preserve"> </w:t>
      </w:r>
      <w:del w:id="3174" w:author="derek" w:date="2026-10-16T17:28:53Z" oouserid="derek">
        <w:r>
          <w:rPr>
            <w:rStyle w:val="1111"/>
            <w:b/>
            <w:bCs/>
            <w:rPrChange w:id="3175" w:author="derek" w:date="2026-10-16T17:35:06Z" oouserid="derek">
              <w:rPr/>
            </w:rPrChange>
          </w:rPr>
          <w:delText xml:space="preserve">73</w:delText>
        </w:r>
      </w:del>
      <w:ins w:id="3176" w:author="derek" w:date="2026-10-16T17:28:55Z" oouserid="derek">
        <w:r>
          <w:rPr>
            <w:rStyle w:val="1111"/>
            <w:b/>
            <w:bCs/>
            <w:rPrChange w:id="3177" w:author="derek" w:date="2026-10-16T17:35:06Z" oouserid="derek">
              <w:rPr/>
            </w:rPrChange>
          </w:rPr>
          <w:t xml:space="preserve">47:4)</w:t>
        </w:r>
      </w:ins>
      <w:r>
        <w:rPr>
          <w:rStyle w:val="1111"/>
          <w:b/>
          <w:bCs/>
          <w:rPrChange w:id="3178" w:author="derek" w:date="2026-10-16T17:35:06Z" oouserid="derek">
            <w:rPr/>
          </w:rPrChange>
        </w:rPr>
        <w:t xml:space="preserve">.</w:t>
      </w:r>
      <w:ins w:id="3179">
        <w:r>
          <w:rPr>
            <w:b/>
            <w:bCs/>
            <w:rPrChange w:id="3180" w:author="derek" w:date="2026-10-16T17:35:06Z" oouserid="derek">
              <w:rPr/>
            </w:rPrChange>
          </w:rPr>
        </w:r>
      </w:ins>
      <w:ins w:id="3181">
        <w:r>
          <w:rPr>
            <w:b/>
            <w:bCs/>
            <w:rPrChange w:id="3182" w:author="derek" w:date="2026-10-16T17:35:06Z" oouserid="derek">
              <w:rPr/>
            </w:rPrChange>
          </w:rPr>
        </w:r>
      </w:ins>
    </w:p>
    <w:p>
      <w:pPr>
        <w:pStyle w:val="1132"/>
        <w:pBdr/>
        <w:spacing/>
        <w:ind/>
        <w:rPr>
          <w:ins w:id="3183" w:author="derek" w:date="2026-10-16T17:47:20Z" oouserid="derek"/>
          <w:rStyle w:val="1111"/>
        </w:rPr>
      </w:pPr>
      <w:r/>
      <w:bookmarkStart w:id="87" w:name="W40-40-article_2"/>
      <w:r/>
      <w:bookmarkEnd w:id="87"/>
      <w:r>
        <w:rPr>
          <w:rStyle w:val="1111"/>
        </w:rPr>
        <w:t xml:space="preserve">The Seventh thing in the </w:t>
      </w:r>
      <w:del w:id="3184" w:author="derek" w:date="2026-10-16T17:35:14Z" oouserid="derek">
        <w:r>
          <w:rPr>
            <w:rStyle w:val="1111"/>
          </w:rPr>
          <w:delText xml:space="preserve">A</w:delText>
        </w:r>
      </w:del>
      <w:ins w:id="3185" w:author="derek" w:date="2026-10-16T17:35:14Z" oouserid="derek">
        <w:r>
          <w:rPr>
            <w:rStyle w:val="1111"/>
          </w:rPr>
          <w:t xml:space="preserve">a</w:t>
        </w:r>
      </w:ins>
      <w:r>
        <w:rPr>
          <w:rStyle w:val="1111"/>
        </w:rPr>
        <w:t xml:space="preserve">rt of </w:t>
      </w:r>
      <w:del w:id="3186" w:author="derek" w:date="2026-10-16T17:35:16Z" oouserid="derek">
        <w:r>
          <w:rPr>
            <w:rStyle w:val="1111"/>
          </w:rPr>
          <w:delText xml:space="preserve">C</w:delText>
        </w:r>
      </w:del>
      <w:ins w:id="3187" w:author="derek" w:date="2026-10-16T17:35:16Z" oouserid="derek">
        <w:r>
          <w:rPr>
            <w:rStyle w:val="1111"/>
          </w:rPr>
          <w:t xml:space="preserve">c</w:t>
        </w:r>
      </w:ins>
      <w:r>
        <w:rPr>
          <w:rStyle w:val="1111"/>
        </w:rPr>
        <w:t xml:space="preserve">ontentment is this, </w:t>
      </w:r>
      <w:ins w:id="3188" w:author="derek" w:date="2026-10-16T17:35:20Z" oouserid="derek">
        <w:r>
          <w:rPr>
            <w:rStyle w:val="1111"/>
          </w:rPr>
          <w:t xml:space="preserve">t</w:t>
        </w:r>
      </w:ins>
      <w:del w:id="3189" w:author="derek" w:date="2026-10-16T17:35:20Z" oouserid="derek">
        <w:r>
          <w:rPr>
            <w:rStyle w:val="1111"/>
          </w:rPr>
          <w:delText xml:space="preserve">T</w:delText>
        </w:r>
      </w:del>
      <w:r>
        <w:rPr>
          <w:rStyle w:val="1111"/>
        </w:rPr>
        <w:t xml:space="preserve">he </w:t>
      </w:r>
      <w:del w:id="3190" w:author="derek" w:date="2026-10-16T17:35:21Z" oouserid="derek">
        <w:r>
          <w:rPr>
            <w:rStyle w:val="1111"/>
          </w:rPr>
          <w:delText xml:space="preserve">M</w:delText>
        </w:r>
      </w:del>
      <w:ins w:id="3191" w:author="derek" w:date="2026-10-16T17:35:22Z" oouserid="derek">
        <w:r>
          <w:rPr>
            <w:rStyle w:val="1111"/>
          </w:rPr>
          <w:t xml:space="preserve">m</w:t>
        </w:r>
      </w:ins>
      <w:r>
        <w:rPr>
          <w:rStyle w:val="1111"/>
        </w:rPr>
        <w:t xml:space="preserve">ystery consists not so much by bringing any thing without, to make my condition more comfortable, as to purge out something that is within.</w:t>
      </w:r>
      <w:r>
        <w:rPr>
          <w:rStyle w:val="1111"/>
        </w:rPr>
        <w:t xml:space="preserve"> The men of the world now, when they would have </w:t>
      </w:r>
      <w:del w:id="3192" w:author="derek" w:date="2026-10-16T17:37:02Z" oouserid="derek">
        <w:r>
          <w:rPr>
            <w:rStyle w:val="1111"/>
          </w:rPr>
          <w:delText xml:space="preserve">C</w:delText>
        </w:r>
      </w:del>
      <w:ins w:id="3193" w:author="derek" w:date="2026-10-16T17:37:02Z" oouserid="derek">
        <w:r>
          <w:rPr>
            <w:rStyle w:val="1111"/>
          </w:rPr>
          <w:t xml:space="preserve">c</w:t>
        </w:r>
      </w:ins>
      <w:r>
        <w:rPr>
          <w:rStyle w:val="1111"/>
        </w:rPr>
        <w:t xml:space="preserve">ontentment, and want any thing, </w:t>
      </w:r>
      <w:del w:id="3194" w:author="derek" w:date="2026-10-16T17:38:20Z" oouserid="derek">
        <w:r>
          <w:rPr>
            <w:rStyle w:val="1111"/>
          </w:rPr>
          <w:delText xml:space="preserve">O</w:delText>
        </w:r>
      </w:del>
      <w:ins w:id="3195" w:author="derek" w:date="2026-10-16T17:38:20Z" oouserid="derek">
        <w:r>
          <w:rPr>
            <w:rStyle w:val="1111"/>
          </w:rPr>
          <w:t xml:space="preserve">o</w:t>
        </w:r>
      </w:ins>
      <w:r>
        <w:rPr>
          <w:rStyle w:val="1111"/>
        </w:rPr>
        <w:t xml:space="preserve">h they must have somewhat from without to content them</w:t>
      </w:r>
      <w:del w:id="3196" w:author="derek" w:date="2026-10-16T17:38:28Z" oouserid="derek">
        <w:r>
          <w:rPr>
            <w:rStyle w:val="1111"/>
          </w:rPr>
          <w:delText xml:space="preserve">;</w:delText>
        </w:r>
      </w:del>
      <w:ins w:id="3197" w:author="derek" w:date="2026-10-16T17:38:28Z" oouserid="derek">
        <w:r>
          <w:rPr>
            <w:rStyle w:val="1111"/>
          </w:rPr>
          <w:t xml:space="preserve">.</w:t>
        </w:r>
      </w:ins>
      <w:r>
        <w:rPr>
          <w:rStyle w:val="1111"/>
        </w:rPr>
        <w:t xml:space="preserve"> </w:t>
      </w:r>
      <w:del w:id="3198" w:author="derek" w:date="2026-10-16T17:38:29Z" oouserid="derek">
        <w:r>
          <w:rPr>
            <w:rStyle w:val="1111"/>
          </w:rPr>
          <w:delText xml:space="preserve">b</w:delText>
        </w:r>
      </w:del>
      <w:ins w:id="3199" w:author="derek" w:date="2026-10-16T17:38:44Z" oouserid="derek">
        <w:r>
          <w:rPr>
            <w:rStyle w:val="1111"/>
          </w:rPr>
          <w:t xml:space="preserve">”B</w:t>
        </w:r>
      </w:ins>
      <w:r>
        <w:rPr>
          <w:rStyle w:val="1111"/>
        </w:rPr>
        <w:t xml:space="preserve">ut</w:t>
      </w:r>
      <w:ins w:id="3200" w:author="derek" w:date="2026-10-16T17:38:46Z" oouserid="derek">
        <w:r>
          <w:rPr>
            <w:rStyle w:val="1111"/>
          </w:rPr>
          <w:t xml:space="preserve">”</w:t>
        </w:r>
      </w:ins>
      <w:r>
        <w:rPr>
          <w:rStyle w:val="1111"/>
        </w:rPr>
        <w:t xml:space="preserve"> </w:t>
      </w:r>
      <w:del w:id="3201" w:author="derek" w:date="2026-10-16T17:38:34Z" oouserid="derek">
        <w:r>
          <w:rPr>
            <w:rStyle w:val="1111"/>
          </w:rPr>
          <w:delText xml:space="preserve">saith</w:delText>
        </w:r>
      </w:del>
      <w:ins w:id="3202" w:author="derek" w:date="2026-10-16T17:38:34Z" oouserid="derek">
        <w:r>
          <w:rPr>
            <w:rStyle w:val="1111"/>
          </w:rPr>
          <w:t xml:space="preserve">says</w:t>
        </w:r>
      </w:ins>
      <w:r>
        <w:rPr>
          <w:rStyle w:val="1111"/>
        </w:rPr>
        <w:t xml:space="preserve"> a godly man, </w:t>
      </w:r>
      <w:ins w:id="3203" w:author="derek" w:date="2026-10-16T17:38:50Z" oouserid="derek">
        <w:r>
          <w:rPr>
            <w:rStyle w:val="1111"/>
          </w:rPr>
          <w:t xml:space="preserve">“</w:t>
        </w:r>
      </w:ins>
      <w:r>
        <w:rPr>
          <w:rStyle w:val="1111"/>
        </w:rPr>
        <w:t xml:space="preserve">let me get som</w:t>
      </w:r>
      <w:ins w:id="3204" w:author="derek" w:date="2026-10-16T17:38:40Z" oouserid="derek">
        <w:r>
          <w:rPr>
            <w:rStyle w:val="1111"/>
          </w:rPr>
          <w:t xml:space="preserve">e</w:t>
        </w:r>
      </w:ins>
      <w:r>
        <w:rPr>
          <w:rStyle w:val="1111"/>
        </w:rPr>
        <w:t xml:space="preserve">thing out that is in a</w:t>
      </w:r>
      <w:r>
        <w:rPr>
          <w:rStyle w:val="1111"/>
        </w:rPr>
        <w:t xml:space="preserve">lready, and then I shall come to </w:t>
      </w:r>
      <w:del w:id="3205" w:author="derek" w:date="2026-10-16T17:39:07Z" oouserid="derek">
        <w:r>
          <w:rPr>
            <w:rStyle w:val="1111"/>
          </w:rPr>
          <w:delText xml:space="preserve">C</w:delText>
        </w:r>
      </w:del>
      <w:ins w:id="3206" w:author="derek" w:date="2026-10-16T17:39:07Z" oouserid="derek">
        <w:r>
          <w:rPr>
            <w:rStyle w:val="1111"/>
          </w:rPr>
          <w:t xml:space="preserve">c</w:t>
        </w:r>
      </w:ins>
      <w:r>
        <w:rPr>
          <w:rStyle w:val="1111"/>
        </w:rPr>
        <w:t xml:space="preserve">ontentment</w:t>
      </w:r>
      <w:del w:id="3207" w:author="derek" w:date="2026-10-16T17:39:10Z" oouserid="derek">
        <w:r>
          <w:rPr>
            <w:rStyle w:val="1111"/>
          </w:rPr>
          <w:delText xml:space="preserve">;</w:delText>
        </w:r>
      </w:del>
      <w:ins w:id="3208" w:author="derek" w:date="2026-10-16T17:40:20Z" oouserid="derek">
        <w:r>
          <w:rPr>
            <w:rStyle w:val="1111"/>
          </w:rPr>
          <w:t xml:space="preserve">”.</w:t>
        </w:r>
      </w:ins>
      <w:r>
        <w:rPr>
          <w:rStyle w:val="1111"/>
        </w:rPr>
        <w:t xml:space="preserve"> As suppose a man </w:t>
      </w:r>
      <w:del w:id="3209" w:author="derek" w:date="2026-10-16T17:40:25Z" oouserid="derek">
        <w:r>
          <w:rPr>
            <w:rStyle w:val="1111"/>
          </w:rPr>
          <w:delText xml:space="preserve">hath</w:delText>
        </w:r>
      </w:del>
      <w:ins w:id="3210" w:author="derek" w:date="2026-10-16T17:40:25Z" oouserid="derek">
        <w:r>
          <w:rPr>
            <w:rStyle w:val="1111"/>
          </w:rPr>
          <w:t xml:space="preserve">has</w:t>
        </w:r>
      </w:ins>
      <w:r>
        <w:rPr>
          <w:rStyle w:val="1111"/>
        </w:rPr>
        <w:t xml:space="preserve"> an aguish humo</w:t>
      </w:r>
      <w:del w:id="3211" w:author="derek" w:date="2026-10-16T17:57:41Z" oouserid="derek">
        <w:r>
          <w:rPr>
            <w:rStyle w:val="1111"/>
          </w:rPr>
          <w:delText xml:space="preserve">u</w:delText>
        </w:r>
      </w:del>
      <w:r>
        <w:rPr>
          <w:rStyle w:val="1111"/>
        </w:rPr>
        <w:t xml:space="preserve">r</w:t>
      </w:r>
      <w:ins w:id="3212" w:author="derek" w:date="2026-10-16T17:57:52Z" oouserid="derek">
        <w:r>
          <w:rPr>
            <w:rStyle w:val="1095"/>
          </w:rPr>
          <w:footnoteReference w:id="17"/>
        </w:r>
      </w:ins>
      <w:r>
        <w:rPr>
          <w:rStyle w:val="1111"/>
        </w:rPr>
        <w:t xml:space="preserve"> that makes his drink taste bitter, </w:t>
      </w:r>
      <w:del w:id="3213" w:author="derek" w:date="2026-10-16T17:40:45Z" oouserid="derek">
        <w:r>
          <w:rPr>
            <w:rStyle w:val="1111"/>
          </w:rPr>
          <w:delText xml:space="preserve">n</w:delText>
        </w:r>
      </w:del>
      <w:ins w:id="3214" w:author="derek" w:date="2026-10-16T17:40:47Z" oouserid="derek">
        <w:r>
          <w:rPr>
            <w:rStyle w:val="1111"/>
          </w:rPr>
          <w:t xml:space="preserve">”N</w:t>
        </w:r>
      </w:ins>
      <w:r>
        <w:rPr>
          <w:rStyle w:val="1111"/>
        </w:rPr>
        <w:t xml:space="preserve">ow</w:t>
      </w:r>
      <w:ins w:id="3215" w:author="derek" w:date="2026-10-16T17:40:49Z" oouserid="derek">
        <w:r>
          <w:rPr>
            <w:rStyle w:val="1111"/>
          </w:rPr>
          <w:t xml:space="preserve">”,</w:t>
        </w:r>
      </w:ins>
      <w:r>
        <w:rPr>
          <w:rStyle w:val="1111"/>
        </w:rPr>
        <w:t xml:space="preserve"> </w:t>
      </w:r>
      <w:del w:id="3216" w:author="derek" w:date="2026-10-16T17:40:52Z" oouserid="derek">
        <w:r>
          <w:rPr>
            <w:rStyle w:val="1111"/>
          </w:rPr>
          <w:delText xml:space="preserve">saith</w:delText>
        </w:r>
      </w:del>
      <w:ins w:id="3217" w:author="derek" w:date="2026-10-16T17:40:53Z" oouserid="derek">
        <w:r>
          <w:rPr>
            <w:rStyle w:val="1111"/>
          </w:rPr>
          <w:t xml:space="preserve">says</w:t>
        </w:r>
      </w:ins>
      <w:r>
        <w:rPr>
          <w:rStyle w:val="1111"/>
        </w:rPr>
        <w:t xml:space="preserve"> he, </w:t>
      </w:r>
      <w:ins w:id="3218" w:author="derek" w:date="2026-10-16T17:40:56Z" oouserid="derek">
        <w:r>
          <w:rPr>
            <w:rStyle w:val="1111"/>
          </w:rPr>
          <w:t xml:space="preserve">“</w:t>
        </w:r>
      </w:ins>
      <w:r>
        <w:rPr>
          <w:rStyle w:val="1111"/>
        </w:rPr>
        <w:t xml:space="preserve">You must put some sugar into my drink</w:t>
      </w:r>
      <w:ins w:id="3219" w:author="derek" w:date="2026-10-16T17:42:17Z" oouserid="derek">
        <w:r>
          <w:rPr>
            <w:rStyle w:val="1111"/>
          </w:rPr>
          <w:t xml:space="preserve">”</w:t>
        </w:r>
      </w:ins>
      <w:r>
        <w:rPr>
          <w:rStyle w:val="1111"/>
        </w:rPr>
        <w:t xml:space="preserve">, and his wife puts in some, and yet the drink tastes bitter, Why? Because the bitter</w:t>
      </w:r>
      <w:r>
        <w:rPr>
          <w:rStyle w:val="1111"/>
        </w:rPr>
        <w:t xml:space="preserve">ness</w:t>
      </w:r>
      <w:del w:id="3220" w:author="derek" w:date="2026-10-16T17:42:33Z" oouserid="derek">
        <w:r>
          <w:rPr>
            <w:rStyle w:val="1111"/>
          </w:rPr>
          <w:delText xml:space="preserve">e</w:delText>
        </w:r>
      </w:del>
      <w:r>
        <w:rPr>
          <w:rStyle w:val="1111"/>
        </w:rPr>
        <w:t xml:space="preserve"> comes from a bitter </w:t>
      </w:r>
      <w:del w:id="3221" w:author="derek" w:date="2026-10-16T17:59:32Z" oouserid="derek">
        <w:r>
          <w:rPr>
            <w:rStyle w:val="1111"/>
          </w:rPr>
          <w:delText xml:space="preserve">cholerick humour</w:delText>
        </w:r>
      </w:del>
      <w:ins w:id="3222" w:author="derek" w:date="2026-10-16T17:59:32Z" oouserid="derek">
        <w:r>
          <w:rPr>
            <w:rStyle w:val="1111"/>
          </w:rPr>
          <w:t xml:space="preserve">choleric humor</w:t>
        </w:r>
      </w:ins>
      <w:ins w:id="3223" w:author="derek" w:date="2026-10-16T17:59:36Z" oouserid="derek">
        <w:r>
          <w:rPr>
            <w:rStyle w:val="1095"/>
          </w:rPr>
          <w:footnoteReference w:id="18"/>
        </w:r>
      </w:ins>
      <w:r>
        <w:rPr>
          <w:rStyle w:val="1111"/>
        </w:rPr>
        <w:t xml:space="preserve"> within</w:t>
      </w:r>
      <w:del w:id="3224" w:author="derek" w:date="2026-10-16T17:42:41Z" oouserid="derek">
        <w:r>
          <w:rPr>
            <w:rStyle w:val="1111"/>
          </w:rPr>
          <w:delText xml:space="preserve">;</w:delText>
        </w:r>
      </w:del>
      <w:ins w:id="3225" w:author="derek" w:date="2026-10-16T17:42:41Z" oouserid="derek">
        <w:r>
          <w:rPr>
            <w:rStyle w:val="1111"/>
          </w:rPr>
          <w:t xml:space="preserve">.</w:t>
        </w:r>
      </w:ins>
      <w:r>
        <w:rPr>
          <w:rStyle w:val="1111"/>
        </w:rPr>
        <w:t xml:space="preserve"> </w:t>
      </w:r>
      <w:del w:id="3226" w:author="derek" w:date="2026-10-16T17:42:43Z" oouserid="derek">
        <w:r>
          <w:rPr>
            <w:rStyle w:val="1111"/>
          </w:rPr>
          <w:delText xml:space="preserve">b</w:delText>
        </w:r>
      </w:del>
      <w:ins w:id="3227" w:author="derek" w:date="2026-10-16T17:42:43Z" oouserid="derek">
        <w:r>
          <w:rPr>
            <w:rStyle w:val="1111"/>
          </w:rPr>
          <w:t xml:space="preserve">B</w:t>
        </w:r>
      </w:ins>
      <w:r>
        <w:rPr>
          <w:rStyle w:val="1111"/>
        </w:rPr>
        <w:t xml:space="preserve">ut let the </w:t>
      </w:r>
      <w:del w:id="3228" w:author="derek" w:date="2026-10-16T17:42:49Z" oouserid="derek">
        <w:r>
          <w:rPr>
            <w:rStyle w:val="1111"/>
          </w:rPr>
          <w:delText xml:space="preserve">Physitian</w:delText>
        </w:r>
      </w:del>
      <w:ins w:id="3229" w:author="derek" w:date="2026-10-16T17:42:52Z" oouserid="derek">
        <w:r>
          <w:rPr>
            <w:rStyle w:val="1111"/>
          </w:rPr>
          <w:t xml:space="preserve">physician</w:t>
        </w:r>
      </w:ins>
      <w:r>
        <w:rPr>
          <w:rStyle w:val="1111"/>
        </w:rPr>
        <w:t xml:space="preserve"> come and give him a bitter potion to purge out the bitterness</w:t>
      </w:r>
      <w:del w:id="3230" w:author="derek" w:date="2026-10-16T17:43:06Z" oouserid="derek">
        <w:r>
          <w:rPr>
            <w:rStyle w:val="1111"/>
          </w:rPr>
          <w:delText xml:space="preserve">e</w:delText>
        </w:r>
      </w:del>
      <w:r>
        <w:rPr>
          <w:rStyle w:val="1111"/>
        </w:rPr>
        <w:t xml:space="preserve"> that is within, and then he can taste his drink well enough</w:t>
      </w:r>
      <w:del w:id="3231" w:author="derek" w:date="2026-10-16T17:43:13Z" oouserid="derek">
        <w:r>
          <w:rPr>
            <w:rStyle w:val="1111"/>
          </w:rPr>
          <w:delText xml:space="preserve">:</w:delText>
        </w:r>
      </w:del>
      <w:ins w:id="3232" w:author="derek" w:date="2026-10-16T17:43:13Z" oouserid="derek">
        <w:r>
          <w:rPr>
            <w:rStyle w:val="1111"/>
          </w:rPr>
          <w:t xml:space="preserve">.</w:t>
        </w:r>
      </w:ins>
      <w:r>
        <w:rPr>
          <w:rStyle w:val="1111"/>
        </w:rPr>
        <w:t xml:space="preserve"> Just thus it is with the men of the world, </w:t>
      </w:r>
      <w:ins w:id="3233" w:author="derek" w:date="2026-10-16T17:45:37Z" oouserid="derek">
        <w:r>
          <w:rPr>
            <w:rStyle w:val="1111"/>
          </w:rPr>
          <w:t xml:space="preserve">“</w:t>
        </w:r>
      </w:ins>
      <w:r>
        <w:rPr>
          <w:rStyle w:val="1111"/>
        </w:rPr>
        <w:t xml:space="preserve">Oh such a condit</w:t>
      </w:r>
      <w:r>
        <w:rPr>
          <w:rStyle w:val="1111"/>
        </w:rPr>
        <w:t xml:space="preserve">ion is bitter, and if I could have such and such a mercy added, to this mercy, then it would be sweet</w:t>
      </w:r>
      <w:ins w:id="3234" w:author="derek" w:date="2026-10-16T17:45:54Z" oouserid="derek">
        <w:r>
          <w:rPr>
            <w:rStyle w:val="1111"/>
          </w:rPr>
          <w:t xml:space="preserve">”,</w:t>
        </w:r>
      </w:ins>
      <w:del w:id="3235" w:author="derek" w:date="2026-10-16T17:45:54Z" oouserid="derek">
        <w:r>
          <w:rPr>
            <w:rStyle w:val="1111"/>
          </w:rPr>
          <w:delText xml:space="preserve">;</w:delText>
        </w:r>
      </w:del>
      <w:r>
        <w:rPr>
          <w:rStyle w:val="1111"/>
        </w:rPr>
        <w:t xml:space="preserve"> </w:t>
      </w:r>
      <w:del w:id="3236" w:author="derek" w:date="2026-10-16T17:45:57Z" oouserid="derek">
        <w:r>
          <w:rPr>
            <w:rStyle w:val="1111"/>
          </w:rPr>
          <w:delText xml:space="preserve">n</w:delText>
        </w:r>
      </w:del>
      <w:ins w:id="3237" w:author="derek" w:date="2026-10-16T17:45:57Z" oouserid="derek">
        <w:r>
          <w:rPr>
            <w:rStyle w:val="1111"/>
          </w:rPr>
          <w:t xml:space="preserve">N</w:t>
        </w:r>
      </w:ins>
      <w:r>
        <w:rPr>
          <w:rStyle w:val="1111"/>
        </w:rPr>
        <w:t xml:space="preserve">ow if God should put a spoonful or two of sugar in, it would be bitter still. But the way to </w:t>
      </w:r>
      <w:del w:id="3238" w:author="derek" w:date="2026-10-16T17:46:07Z" oouserid="derek">
        <w:r>
          <w:rPr>
            <w:rStyle w:val="1111"/>
          </w:rPr>
          <w:delText xml:space="preserve">C</w:delText>
        </w:r>
      </w:del>
      <w:ins w:id="3239" w:author="derek" w:date="2026-10-16T17:46:07Z" oouserid="derek">
        <w:r>
          <w:rPr>
            <w:rStyle w:val="1111"/>
          </w:rPr>
          <w:t xml:space="preserve">c</w:t>
        </w:r>
      </w:ins>
      <w:r>
        <w:rPr>
          <w:rStyle w:val="1111"/>
        </w:rPr>
        <w:t xml:space="preserve">ontentment is to purge out </w:t>
      </w:r>
      <w:del w:id="3240" w:author="derek" w:date="2026-10-16T17:46:11Z" oouserid="derek">
        <w:r>
          <w:rPr>
            <w:rStyle w:val="1111"/>
          </w:rPr>
          <w:delText xml:space="preserve">thy</w:delText>
        </w:r>
      </w:del>
      <w:ins w:id="3241" w:author="derek" w:date="2026-10-16T17:46:11Z" oouserid="derek">
        <w:r>
          <w:rPr>
            <w:rStyle w:val="1111"/>
          </w:rPr>
          <w:t xml:space="preserve">you</w:t>
        </w:r>
      </w:ins>
      <w:r>
        <w:rPr>
          <w:rStyle w:val="1111"/>
        </w:rPr>
        <w:t xml:space="preserve"> lusts and bitter humours. </w:t>
      </w:r>
      <w:del w:id="3242" w:author="derek" w:date="2026-10-16T17:47:41Z" oouserid="derek">
        <w:r>
          <w:rPr>
            <w:rStyle w:val="1111"/>
          </w:rPr>
          <w:delText xml:space="preserve">Jam</w:delText>
        </w:r>
      </w:del>
      <w:del w:id="3243" w:author="derek" w:date="2026-10-16T17:47:41Z" oouserid="derek">
        <w:r>
          <w:rPr>
            <w:rStyle w:val="1111"/>
          </w:rPr>
          <w:delText xml:space="preserve">.</w:delText>
        </w:r>
      </w:del>
      <w:del w:id="3244" w:author="derek" w:date="2026-10-16T17:47:41Z" oouserid="derek">
        <w:r>
          <w:rPr>
            <w:rStyle w:val="1111"/>
          </w:rPr>
          <w:delText xml:space="preserve"> 4.1</w:delText>
        </w:r>
      </w:del>
      <w:del w:id="3245" w:author="derek" w:date="2026-10-16T17:47:18Z" oouserid="derek">
        <w:r>
          <w:rPr>
            <w:rStyle w:val="1111"/>
          </w:rPr>
          <w:delText xml:space="preserve">.</w:delText>
        </w:r>
      </w:del>
      <w:r>
        <w:rPr>
          <w:rStyle w:val="1111"/>
        </w:rPr>
        <w:t xml:space="preserve"> </w:t>
      </w:r>
      <w:ins w:id="3246" w:author="derek" w:date="2026-10-16T17:47:20Z" oouserid="derek">
        <w:r>
          <w:rPr>
            <w:rStyle w:val="1111"/>
          </w:rPr>
        </w:r>
      </w:ins>
    </w:p>
    <w:p w14:paraId="279D3DD1">
      <w:pPr>
        <w:pStyle w:val="1132"/>
        <w:pBdr/>
        <w:spacing/>
        <w:ind/>
        <w:rPr>
          <w:ins w:id="3247" w:author="derek" w:date="2026-10-16T17:47:32Z" oouserid="derek"/>
          <w:rStyle w:val="1111"/>
        </w:rPr>
      </w:pPr>
      <w:r>
        <w:rPr>
          <w:rStyle w:val="1111"/>
        </w:rPr>
      </w:r>
      <w:r>
        <w:rPr>
          <w:rStyle w:val="1111"/>
          <w:b/>
          <w:bCs/>
          <w:i/>
          <w:iCs/>
          <w:rPrChange w:id="3248" w:author="derek" w:date="2026-10-16T17:47:48Z" oouserid="derek">
            <w:rPr/>
          </w:rPrChange>
        </w:rPr>
        <w:t xml:space="preserve">From whence are wars, and strif</w:t>
      </w:r>
      <w:ins w:id="3249" w:author="derek" w:date="2026-10-16T17:47:23Z" oouserid="derek">
        <w:r>
          <w:rPr>
            <w:rStyle w:val="1111"/>
            <w:b/>
            <w:bCs/>
            <w:i/>
            <w:iCs/>
            <w:rPrChange w:id="3250" w:author="derek" w:date="2026-10-16T17:47:48Z" oouserid="derek">
              <w:rPr/>
            </w:rPrChange>
          </w:rPr>
          <w:t xml:space="preserve">e</w:t>
        </w:r>
      </w:ins>
      <w:r>
        <w:rPr>
          <w:rStyle w:val="1111"/>
          <w:b/>
          <w:bCs/>
          <w:i/>
          <w:iCs/>
          <w:rPrChange w:id="3251" w:author="derek" w:date="2026-10-16T17:47:48Z" oouserid="derek">
            <w:rPr/>
          </w:rPrChange>
        </w:rPr>
        <w:t xml:space="preserve">s, are they not from your lusts that are within you?</w:t>
      </w:r>
      <w:r>
        <w:rPr>
          <w:rStyle w:val="1111"/>
          <w:b/>
          <w:bCs/>
          <w:i/>
          <w:iCs/>
          <w:rPrChange w:id="3252" w:author="derek" w:date="2026-10-16T17:47:48Z" oouserid="derek">
            <w:rPr/>
          </w:rPrChange>
        </w:rPr>
        <w:t xml:space="preserve"> </w:t>
      </w:r>
      <w:ins w:id="3253" w:author="derek" w:date="2026-10-16T17:47:43Z" oouserid="derek">
        <w:r>
          <w:rPr>
            <w:rStyle w:val="1111"/>
            <w:b/>
            <w:bCs/>
            <w:i/>
            <w:iCs/>
            <w:rPrChange w:id="3254" w:author="derek" w:date="2026-10-16T17:47:48Z" oouserid="derek">
              <w:rPr/>
            </w:rPrChange>
          </w:rPr>
          <w:t xml:space="preserve">(</w:t>
        </w:r>
      </w:ins>
      <w:ins w:id="3255" w:author="derek" w:date="2026-10-16T17:47:44Z" oouserid="derek">
        <w:r>
          <w:rPr>
            <w:rStyle w:val="1111"/>
            <w:b/>
            <w:bCs/>
            <w:i/>
            <w:iCs/>
            <w:rPrChange w:id="3256" w:author="derek" w:date="2026-10-16T17:47:48Z" oouserid="derek">
              <w:rPr/>
            </w:rPrChange>
          </w:rPr>
          <w:t xml:space="preserve">Jam</w:t>
        </w:r>
      </w:ins>
      <w:ins w:id="3257" w:author="derek" w:date="2026-10-16T17:47:44Z" oouserid="derek">
        <w:r>
          <w:rPr>
            <w:rStyle w:val="1111"/>
            <w:b/>
            <w:bCs/>
            <w:i/>
            <w:iCs/>
            <w:rPrChange w:id="3258" w:author="derek" w:date="2026-10-16T17:47:48Z" oouserid="derek">
              <w:rPr/>
            </w:rPrChange>
          </w:rPr>
          <w:t xml:space="preserve">es</w:t>
        </w:r>
      </w:ins>
      <w:ins w:id="3259" w:author="derek" w:date="2026-10-16T17:47:44Z" oouserid="derek">
        <w:r>
          <w:rPr>
            <w:rStyle w:val="1111"/>
            <w:b/>
            <w:bCs/>
            <w:i/>
            <w:iCs/>
            <w:rPrChange w:id="3260" w:author="derek" w:date="2026-10-16T17:47:48Z" oouserid="derek">
              <w:rPr/>
            </w:rPrChange>
          </w:rPr>
          <w:t xml:space="preserve">.</w:t>
        </w:r>
      </w:ins>
      <w:ins w:id="3261" w:author="derek" w:date="2026-10-16T17:47:44Z" oouserid="derek">
        <w:r>
          <w:rPr>
            <w:rStyle w:val="1111"/>
            <w:b/>
            <w:bCs/>
            <w:i/>
            <w:iCs/>
            <w:rPrChange w:id="3262" w:author="derek" w:date="2026-10-16T17:47:48Z" oouserid="derek">
              <w:rPr/>
            </w:rPrChange>
          </w:rPr>
          <w:t xml:space="preserve"> 4.1</w:t>
        </w:r>
      </w:ins>
      <w:ins w:id="3263" w:author="derek" w:date="2026-10-16T17:47:43Z" oouserid="derek">
        <w:r>
          <w:rPr>
            <w:rStyle w:val="1111"/>
            <w:b/>
            <w:bCs/>
            <w:i/>
            <w:iCs/>
            <w:rPrChange w:id="3264" w:author="derek" w:date="2026-10-16T17:47:48Z" oouserid="derek">
              <w:rPr/>
            </w:rPrChange>
          </w:rPr>
          <w:t xml:space="preserve">)</w:t>
        </w:r>
      </w:ins>
      <w:ins w:id="3265" w:author="derek" w:date="2026-10-16T17:47:32Z" oouserid="derek">
        <w:r>
          <w:rPr>
            <w:rStyle w:val="1111"/>
          </w:rPr>
        </w:r>
      </w:ins>
    </w:p>
    <w:p w14:paraId="2FEB55FF">
      <w:pPr>
        <w:pStyle w:val="1132"/>
        <w:pBdr/>
        <w:spacing/>
        <w:ind/>
        <w:rPr>
          <w:ins w:id="3266" w:author=""/>
        </w:rPr>
      </w:pPr>
      <w:del w:id="3267" w:author="derek" w:date="2026-10-16T17:47:33Z" oouserid="derek">
        <w:r>
          <w:rPr>
            <w:rStyle w:val="1111"/>
          </w:rPr>
          <w:delText xml:space="preserve">t</w:delText>
        </w:r>
      </w:del>
      <w:ins w:id="3268" w:author="derek" w:date="2026-10-16T17:47:34Z" oouserid="derek">
        <w:r>
          <w:rPr>
            <w:rStyle w:val="1111"/>
          </w:rPr>
          <w:t xml:space="preserve">T</w:t>
        </w:r>
      </w:ins>
      <w:r>
        <w:rPr>
          <w:rStyle w:val="1111"/>
        </w:rPr>
        <w:t xml:space="preserve">hey are not so much from things without, but from within</w:t>
      </w:r>
      <w:del w:id="3269" w:author="derek" w:date="2026-10-16T17:47:58Z" oouserid="derek">
        <w:r>
          <w:rPr>
            <w:rStyle w:val="1111"/>
          </w:rPr>
          <w:delText xml:space="preserve">;</w:delText>
        </w:r>
      </w:del>
      <w:ins w:id="3270" w:author="derek" w:date="2026-10-16T17:47:58Z" oouserid="derek">
        <w:r>
          <w:rPr>
            <w:rStyle w:val="1111"/>
          </w:rPr>
          <w:t xml:space="preserve">.</w:t>
        </w:r>
      </w:ins>
      <w:r>
        <w:rPr>
          <w:rStyle w:val="1111"/>
        </w:rPr>
        <w:t xml:space="preserve"> </w:t>
      </w:r>
      <w:del w:id="3271" w:author="derek" w:date="2026-10-16T17:47:59Z" oouserid="derek">
        <w:r>
          <w:rPr>
            <w:rStyle w:val="1111"/>
          </w:rPr>
          <w:delText xml:space="preserve">a</w:delText>
        </w:r>
      </w:del>
      <w:ins w:id="3272" w:author="derek" w:date="2026-10-16T17:47:59Z" oouserid="derek">
        <w:r>
          <w:rPr>
            <w:rStyle w:val="1111"/>
          </w:rPr>
          <w:t xml:space="preserve">A</w:t>
        </w:r>
      </w:ins>
      <w:r>
        <w:rPr>
          <w:rStyle w:val="1111"/>
        </w:rPr>
        <w:t xml:space="preserve">s sometimes I have said, it is not all the storms that are abroad that can make an earthquake, but the vapo</w:t>
      </w:r>
      <w:del w:id="3273" w:author="derek" w:date="2026-10-16T17:48:10Z" oouserid="derek">
        <w:r>
          <w:rPr>
            <w:rStyle w:val="1111"/>
          </w:rPr>
          <w:delText xml:space="preserve">u</w:delText>
        </w:r>
      </w:del>
      <w:r>
        <w:rPr>
          <w:rStyle w:val="1111"/>
        </w:rPr>
        <w:t xml:space="preserve">rs that are got within: and so i</w:t>
      </w:r>
      <w:r>
        <w:rPr>
          <w:rStyle w:val="1111"/>
        </w:rPr>
        <w:t xml:space="preserve">f those lusts that are within, in </w:t>
      </w:r>
      <w:del w:id="3274" w:author="derek" w:date="2026-10-16T17:48:21Z" oouserid="derek">
        <w:r>
          <w:rPr>
            <w:rStyle w:val="1111"/>
          </w:rPr>
          <w:delText xml:space="preserve">thy</w:delText>
        </w:r>
      </w:del>
      <w:ins w:id="3275" w:author="derek" w:date="2026-10-16T17:48:21Z" oouserid="derek">
        <w:r>
          <w:rPr>
            <w:rStyle w:val="1111"/>
          </w:rPr>
          <w:t xml:space="preserve">your</w:t>
        </w:r>
      </w:ins>
      <w:r>
        <w:rPr>
          <w:rStyle w:val="1111"/>
        </w:rPr>
        <w:t xml:space="preserve"> heart, if they were got out, </w:t>
      </w:r>
      <w:del w:id="3276" w:author="derek" w:date="2026-10-16T17:48:31Z" oouserid="derek">
        <w:r>
          <w:rPr>
            <w:rStyle w:val="1111"/>
          </w:rPr>
          <w:delText xml:space="preserve">thy</w:delText>
        </w:r>
      </w:del>
      <w:ins w:id="3277" w:author="derek" w:date="2026-10-16T17:48:31Z" oouserid="derek">
        <w:r>
          <w:rPr>
            <w:rStyle w:val="1111"/>
          </w:rPr>
          <w:t xml:space="preserve">your</w:t>
        </w:r>
      </w:ins>
      <w:r>
        <w:rPr>
          <w:rStyle w:val="1111"/>
        </w:rPr>
        <w:t xml:space="preserve"> condition would be a contented condition. These are the mysterious </w:t>
      </w:r>
      <w:del w:id="3278" w:author="derek" w:date="2026-10-16T17:48:46Z" oouserid="derek">
        <w:r>
          <w:rPr>
            <w:rStyle w:val="1111"/>
          </w:rPr>
          <w:delText xml:space="preserve">waies</w:delText>
        </w:r>
      </w:del>
      <w:ins w:id="3279" w:author="derek" w:date="2026-10-16T17:48:47Z" oouserid="derek">
        <w:r>
          <w:rPr>
            <w:rStyle w:val="1111"/>
          </w:rPr>
          <w:t xml:space="preserve">ways</w:t>
        </w:r>
      </w:ins>
      <w:r>
        <w:rPr>
          <w:rStyle w:val="1111"/>
        </w:rPr>
        <w:t xml:space="preserve"> of godliness</w:t>
      </w:r>
      <w:del w:id="3280" w:author="derek" w:date="2026-10-16T17:48:50Z" oouserid="derek">
        <w:r>
          <w:rPr>
            <w:rStyle w:val="1111"/>
          </w:rPr>
          <w:delText xml:space="preserve">e</w:delText>
        </w:r>
      </w:del>
      <w:r>
        <w:rPr>
          <w:rStyle w:val="1111"/>
        </w:rPr>
        <w:t xml:space="preserve">, that the men of the world never think of; when </w:t>
      </w:r>
      <w:del w:id="3281" w:author="derek" w:date="2026-10-16T17:49:00Z" oouserid="derek">
        <w:r>
          <w:rPr>
            <w:rStyle w:val="1111"/>
          </w:rPr>
          <w:delText xml:space="preserve">didest</w:delText>
        </w:r>
      </w:del>
      <w:ins w:id="3282" w:author="derek" w:date="2026-10-16T17:49:00Z" oouserid="derek">
        <w:r>
          <w:rPr>
            <w:rStyle w:val="1111"/>
          </w:rPr>
          <w:t xml:space="preserve">did</w:t>
        </w:r>
      </w:ins>
      <w:r>
        <w:rPr>
          <w:rStyle w:val="1111"/>
        </w:rPr>
        <w:t xml:space="preserve"> </w:t>
      </w:r>
      <w:del w:id="3283" w:author="derek" w:date="2026-10-16T17:49:02Z" oouserid="derek">
        <w:r>
          <w:rPr>
            <w:rStyle w:val="1111"/>
          </w:rPr>
          <w:delText xml:space="preserve">thou</w:delText>
        </w:r>
      </w:del>
      <w:ins w:id="3284" w:author="derek" w:date="2026-10-16T17:49:03Z" oouserid="derek">
        <w:r>
          <w:rPr>
            <w:rStyle w:val="1111"/>
          </w:rPr>
          <w:t xml:space="preserve">you</w:t>
        </w:r>
      </w:ins>
      <w:r>
        <w:rPr>
          <w:rStyle w:val="1111"/>
        </w:rPr>
        <w:t xml:space="preserve"> ever think of such a way as this is, </w:t>
      </w:r>
      <w:ins w:id="3285">
        <w:r/>
      </w:ins>
    </w:p>
    <w:p>
      <w:pPr>
        <w:pStyle w:val="1132"/>
        <w:pBdr/>
        <w:spacing/>
        <w:ind/>
        <w:rPr/>
      </w:pPr>
      <w:r/>
      <w:bookmarkStart w:id="87" w:name="anchor-93"/>
      <w:r/>
      <w:bookmarkEnd w:id="87"/>
      <w:r>
        <w:rPr>
          <w:rStyle w:val="1111"/>
        </w:rPr>
        <w:t xml:space="preserve">Page</w:t>
      </w:r>
      <w:r>
        <w:rPr>
          <w:rStyle w:val="1111"/>
        </w:rPr>
        <w:t xml:space="preserve"> 40</w:t>
      </w:r>
      <w:r/>
    </w:p>
    <w:p>
      <w:pPr>
        <w:pStyle w:val="1132"/>
        <w:pBdr/>
        <w:spacing/>
        <w:ind/>
        <w:rPr/>
      </w:pPr>
      <w:r/>
      <w:bookmarkStart w:id="88" w:name="anchor-94"/>
      <w:r/>
      <w:bookmarkEnd w:id="88"/>
      <w:r>
        <w:rPr>
          <w:rStyle w:val="1111"/>
        </w:rPr>
        <w:t xml:space="preserve">for to go and purge out the distempers of </w:t>
      </w:r>
      <w:del w:id="3286" w:author="derek" w:date="2026-10-16T18:00:16Z" oouserid="derek">
        <w:r>
          <w:rPr>
            <w:rStyle w:val="1111"/>
          </w:rPr>
          <w:delText xml:space="preserve">thy</w:delText>
        </w:r>
      </w:del>
      <w:ins w:id="3287" w:author="derek" w:date="2026-10-16T18:00:16Z" oouserid="derek">
        <w:r>
          <w:rPr>
            <w:rStyle w:val="1111"/>
          </w:rPr>
          <w:t xml:space="preserve">your</w:t>
        </w:r>
      </w:ins>
      <w:r>
        <w:rPr>
          <w:rStyle w:val="1111"/>
        </w:rPr>
        <w:t xml:space="preserve"> heart that are within</w:t>
      </w:r>
      <w:del w:id="3288" w:author="derek" w:date="2026-10-16T18:00:45Z" oouserid="derek">
        <w:r>
          <w:rPr>
            <w:rStyle w:val="1111"/>
          </w:rPr>
          <w:delText xml:space="preserve">:</w:delText>
        </w:r>
      </w:del>
      <w:ins w:id="3289" w:author="derek" w:date="2026-10-16T18:00:45Z" oouserid="derek">
        <w:r>
          <w:rPr>
            <w:rStyle w:val="1111"/>
          </w:rPr>
          <w:t xml:space="preserve">.</w:t>
        </w:r>
      </w:ins>
      <w:r>
        <w:rPr>
          <w:rStyle w:val="1111"/>
        </w:rPr>
        <w:t xml:space="preserve"> Here are </w:t>
      </w:r>
      <w:del w:id="3290" w:author="derek" w:date="2026-10-16T18:00:50Z" oouserid="derek">
        <w:r>
          <w:rPr>
            <w:rStyle w:val="1111"/>
          </w:rPr>
          <w:delText xml:space="preserve">Seaven</w:delText>
        </w:r>
      </w:del>
      <w:ins w:id="3291" w:author="derek" w:date="2026-10-16T18:00:51Z" oouserid="derek">
        <w:r>
          <w:rPr>
            <w:rStyle w:val="1111"/>
          </w:rPr>
          <w:t xml:space="preserve">seven</w:t>
        </w:r>
      </w:ins>
      <w:r>
        <w:rPr>
          <w:rStyle w:val="1111"/>
        </w:rPr>
        <w:t xml:space="preserve"> particulars now named, there were a great many more that I had thought of, and now without the underst</w:t>
      </w:r>
      <w:r>
        <w:rPr>
          <w:rStyle w:val="1111"/>
        </w:rPr>
        <w:t xml:space="preserve">anding of these things, and the practice of them, you will never come to a true </w:t>
      </w:r>
      <w:del w:id="3292" w:author="derek" w:date="2026-10-16T18:01:13Z" oouserid="derek">
        <w:r>
          <w:rPr>
            <w:rStyle w:val="1111"/>
          </w:rPr>
          <w:delText xml:space="preserve">Contentation</w:delText>
        </w:r>
      </w:del>
      <w:ins w:id="3293" w:author="derek" w:date="2026-10-16T18:01:15Z" oouserid="derek">
        <w:r>
          <w:rPr>
            <w:rStyle w:val="1111"/>
          </w:rPr>
          <w:t xml:space="preserve">contentment</w:t>
        </w:r>
      </w:ins>
      <w:r>
        <w:rPr>
          <w:rStyle w:val="1111"/>
        </w:rPr>
        <w:t xml:space="preserve"> in your way</w:t>
      </w:r>
      <w:del w:id="3294" w:author="derek" w:date="2026-10-16T18:01:22Z" oouserid="derek">
        <w:r>
          <w:rPr>
            <w:rStyle w:val="1111"/>
          </w:rPr>
          <w:delText xml:space="preserve">,</w:delText>
        </w:r>
      </w:del>
      <w:ins w:id="3295" w:author="derek" w:date="2026-10-16T18:01:22Z" oouserid="derek">
        <w:r>
          <w:rPr>
            <w:rStyle w:val="1111"/>
          </w:rPr>
          <w:t xml:space="preserve">.</w:t>
        </w:r>
      </w:ins>
      <w:r>
        <w:rPr>
          <w:rStyle w:val="1111"/>
        </w:rPr>
        <w:t xml:space="preserve"> Oh you will be bunglers in this trade of Christianity; but the right perceiving of these things, will help you to be instructed in it as in a </w:t>
      </w:r>
      <w:del w:id="3296" w:author="derek" w:date="2026-10-16T18:01:37Z" oouserid="derek">
        <w:r>
          <w:rPr>
            <w:rStyle w:val="1111"/>
          </w:rPr>
          <w:delText xml:space="preserve">M</w:delText>
        </w:r>
      </w:del>
      <w:ins w:id="3297" w:author="derek" w:date="2026-10-16T18:01:38Z" oouserid="derek">
        <w:r>
          <w:rPr>
            <w:rStyle w:val="1111"/>
          </w:rPr>
          <w:t xml:space="preserve">m</w:t>
        </w:r>
      </w:ins>
      <w:r>
        <w:rPr>
          <w:rStyle w:val="1111"/>
        </w:rPr>
        <w:t xml:space="preserve">ystery.</w:t>
      </w:r>
      <w:r/>
    </w:p>
    <w:p>
      <w:pPr>
        <w:pStyle w:val="1141"/>
        <w:pBdr/>
        <w:spacing/>
        <w:ind/>
        <w:rPr/>
      </w:pPr>
      <w:r/>
      <w:bookmarkStart w:id="89" w:name="W41-41-article_2"/>
      <w:r/>
      <w:bookmarkEnd w:id="89"/>
      <w:r>
        <w:rPr>
          <w:rStyle w:val="1143"/>
        </w:rPr>
        <w:t xml:space="preserve">SERMON III.</w:t>
      </w:r>
      <w:r/>
    </w:p>
    <w:p>
      <w:pPr>
        <w:pStyle w:val="1138"/>
        <w:pBdr/>
        <w:spacing/>
        <w:ind/>
        <w:rPr/>
      </w:pPr>
      <w:r/>
      <w:bookmarkStart w:id="89" w:name="W41-41-article_3"/>
      <w:r/>
      <w:bookmarkEnd w:id="89"/>
      <w:r>
        <w:rPr>
          <w:rStyle w:val="1139"/>
        </w:rPr>
        <w:t xml:space="preserve">PHILIPPIANS. 4.11.</w:t>
      </w:r>
      <w:r/>
    </w:p>
    <w:p>
      <w:pPr>
        <w:pStyle w:val="1138"/>
        <w:pBdr/>
        <w:spacing/>
        <w:ind/>
        <w:rPr/>
      </w:pPr>
      <w:r/>
      <w:bookmarkStart w:id="89" w:name="W41-41-article_4"/>
      <w:r/>
      <w:bookmarkEnd w:id="89"/>
      <w:r>
        <w:rPr>
          <w:rStyle w:val="1139"/>
          <w:b/>
          <w:bCs/>
          <w:i/>
          <w:iCs/>
          <w:rPrChange w:id="3298" w:author="derek" w:date="2026-10-16T18:04:59Z" oouserid="derek">
            <w:rPr/>
          </w:rPrChange>
        </w:rPr>
        <w:t xml:space="preserve">For I have learned in whatsoever state I am, therewith to be content.</w:t>
      </w:r>
      <w:r/>
    </w:p>
    <w:p>
      <w:pPr>
        <w:pStyle w:val="1132"/>
        <w:pBdr/>
        <w:spacing/>
        <w:ind/>
        <w:rPr/>
      </w:pPr>
      <w:r/>
      <w:bookmarkStart w:id="89" w:name="W41-41-article_5"/>
      <w:r/>
      <w:bookmarkEnd w:id="89"/>
      <w:r>
        <w:rPr>
          <w:rStyle w:val="1111"/>
        </w:rPr>
        <w:t xml:space="preserve">T</w:t>
      </w:r>
      <w:r>
        <w:rPr>
          <w:rStyle w:val="1111"/>
        </w:rPr>
        <w:t xml:space="preserve">HE Mystery of Contentment will appear yet further. A gracious heart gets </w:t>
      </w:r>
      <w:del w:id="3299" w:author="derek" w:date="2026-10-16T18:05:12Z" oouserid="derek">
        <w:r>
          <w:rPr>
            <w:rStyle w:val="1111"/>
          </w:rPr>
          <w:delText xml:space="preserve">C</w:delText>
        </w:r>
      </w:del>
      <w:ins w:id="3300" w:author="derek" w:date="2026-10-16T18:05:12Z" oouserid="derek">
        <w:r>
          <w:rPr>
            <w:rStyle w:val="1111"/>
          </w:rPr>
          <w:t xml:space="preserve">c</w:t>
        </w:r>
      </w:ins>
      <w:r>
        <w:rPr>
          <w:rStyle w:val="1111"/>
        </w:rPr>
        <w:t xml:space="preserve">ontentment in a mysterious way, a way that the world is not aquainted with</w:t>
      </w:r>
      <w:ins w:id="3301" w:author="derek" w:date="2026-10-16T18:05:50Z" oouserid="derek">
        <w:r>
          <w:rPr>
            <w:rStyle w:val="1111"/>
          </w:rPr>
          <w:t xml:space="preserve">.</w:t>
        </w:r>
      </w:ins>
      <w:r/>
    </w:p>
    <w:p>
      <w:pPr>
        <w:pStyle w:val="1132"/>
        <w:pBdr/>
        <w:spacing/>
        <w:ind/>
        <w:rPr>
          <w:ins w:id="3302" w:author="derek" w:date="2026-10-16T18:14:29Z" oouserid="derek"/>
          <w:rStyle w:val="1111"/>
        </w:rPr>
      </w:pPr>
      <w:r/>
      <w:bookmarkStart w:id="89" w:name="W41-41-article_6"/>
      <w:r/>
      <w:bookmarkEnd w:id="89"/>
      <w:r>
        <w:rPr>
          <w:rStyle w:val="1111"/>
        </w:rPr>
        <w:t xml:space="preserve">Eightly, </w:t>
      </w:r>
      <w:del w:id="3303" w:author="derek" w:date="2026-10-16T18:06:02Z" oouserid="derek">
        <w:r>
          <w:rPr>
            <w:rStyle w:val="1111"/>
          </w:rPr>
          <w:delText xml:space="preserve">H</w:delText>
        </w:r>
      </w:del>
      <w:ins w:id="3304" w:author="derek" w:date="2026-10-16T18:06:03Z" oouserid="derek">
        <w:r>
          <w:rPr>
            <w:rStyle w:val="1111"/>
          </w:rPr>
          <w:t xml:space="preserve">h</w:t>
        </w:r>
      </w:ins>
      <w:r>
        <w:rPr>
          <w:rStyle w:val="1111"/>
        </w:rPr>
        <w:t xml:space="preserve">e lives upon the dew of God</w:t>
      </w:r>
      <w:ins w:id="3305" w:author="derek" w:date="2026-10-16T18:06:06Z" oouserid="derek">
        <w:r>
          <w:rPr>
            <w:rStyle w:val="1111"/>
          </w:rPr>
          <w:t xml:space="preserve">’</w:t>
        </w:r>
      </w:ins>
      <w:r>
        <w:rPr>
          <w:rStyle w:val="1111"/>
        </w:rPr>
        <w:t xml:space="preserve">s blessing.</w:t>
      </w:r>
      <w:r>
        <w:rPr>
          <w:rStyle w:val="1111"/>
        </w:rPr>
        <w:t xml:space="preserve"> It's the similitude of one </w:t>
      </w:r>
      <w:r>
        <w:rPr>
          <w:rStyle w:val="1111"/>
        </w:rPr>
        <w:t xml:space="preserve">Adrian Junius</w:t>
      </w:r>
      <w:ins w:id="3306" w:author="derek" w:date="2026-10-16T18:12:50Z" oouserid="derek">
        <w:r>
          <w:rPr>
            <w:rStyle w:val="1095"/>
          </w:rPr>
          <w:footnoteReference w:id="19"/>
        </w:r>
      </w:ins>
      <w:r>
        <w:rPr>
          <w:rStyle w:val="1111"/>
        </w:rPr>
        <w:t xml:space="preserve"> setting out a </w:t>
      </w:r>
      <w:del w:id="3307" w:author="derek" w:date="2026-10-16T18:06:15Z" oouserid="derek">
        <w:r>
          <w:rPr>
            <w:rStyle w:val="1111"/>
          </w:rPr>
          <w:delText xml:space="preserve">C</w:delText>
        </w:r>
      </w:del>
      <w:ins w:id="3308" w:author="derek" w:date="2026-10-16T18:06:30Z" oouserid="derek">
        <w:r>
          <w:rPr>
            <w:rStyle w:val="1111"/>
          </w:rPr>
          <w:t xml:space="preserve">c</w:t>
        </w:r>
      </w:ins>
      <w:r>
        <w:rPr>
          <w:rStyle w:val="1111"/>
        </w:rPr>
        <w:t xml:space="preserve">ontented man by a </w:t>
      </w:r>
      <w:del w:id="3309" w:author="derek" w:date="2026-10-16T18:06:32Z" oouserid="derek">
        <w:r>
          <w:rPr>
            <w:rStyle w:val="1111"/>
          </w:rPr>
          <w:delText xml:space="preserve">G</w:delText>
        </w:r>
      </w:del>
      <w:ins w:id="3310" w:author="derek" w:date="2026-10-16T18:06:32Z" oouserid="derek">
        <w:r>
          <w:rPr>
            <w:rStyle w:val="1111"/>
          </w:rPr>
          <w:t xml:space="preserve">g</w:t>
        </w:r>
      </w:ins>
      <w:r>
        <w:rPr>
          <w:rStyle w:val="1111"/>
        </w:rPr>
        <w:t xml:space="preserve">rashopper,</w:t>
      </w:r>
      <w:r>
        <w:rPr>
          <w:rStyle w:val="1111"/>
        </w:rPr>
        <w:t xml:space="preserve"> leaping and skipping up and down, that lives upon the dew, and he hath this motto, </w:t>
      </w:r>
      <w:ins w:id="3311" w:author="derek" w:date="2026-10-16T18:14:28Z" oouserid="derek">
        <w:r>
          <w:rPr>
            <w:rStyle w:val="1111"/>
          </w:rPr>
        </w:r>
      </w:ins>
      <w:ins w:id="3312" w:author="derek" w:date="2026-10-16T18:14:29Z" oouserid="derek">
        <w:r>
          <w:rPr>
            <w:rStyle w:val="1111"/>
          </w:rPr>
        </w:r>
      </w:ins>
    </w:p>
    <w:p w14:paraId="1F61B41E">
      <w:pPr>
        <w:pStyle w:val="1132"/>
        <w:pBdr/>
        <w:spacing/>
        <w:ind w:firstLine="708"/>
        <w:rPr>
          <w:ins w:id="3314" w:author="derek" w:date="2026-10-16T18:14:33Z" oouserid="derek"/>
          <w:rStyle w:val="1111"/>
          <w:bCs/>
          <w:i/>
          <w:rPrChange w:id="3313" w:author="derek" w:date="2026-10-16T18:14:36Z" oouserid="derek">
            <w:rPr/>
          </w:rPrChange>
        </w:rPr>
        <w:pPrChange w:author="derek" w:date="2026-10-16T18:14:37Z" w:id="3315" oouserid="derek">
          <w:pPr>
            <w:pStyle w:val="1132"/>
            <w:pBdr/>
            <w:spacing/>
            <w:ind/>
          </w:pPr>
        </w:pPrChange>
      </w:pPr>
      <w:ins w:id="3316" w:author="derek" w:date="2026-10-16T18:14:28Z" oouserid="derek">
        <w:r>
          <w:rPr>
            <w:rStyle w:val="1111"/>
            <w:i/>
            <w:iCs/>
            <w:rPrChange w:id="3317" w:author="derek" w:date="2026-10-16T18:14:36Z" oouserid="derek">
              <w:rPr/>
            </w:rPrChange>
          </w:rPr>
        </w:r>
      </w:ins>
      <w:r>
        <w:rPr>
          <w:rStyle w:val="1111"/>
          <w:i/>
          <w:iCs/>
          <w:rPrChange w:id="3318" w:author="derek" w:date="2026-10-16T18:14:36Z" oouserid="derek">
            <w:rPr/>
          </w:rPrChange>
        </w:rPr>
        <w:t xml:space="preserve">I am content with what I have, and hope for better.</w:t>
      </w:r>
      <w:r>
        <w:rPr>
          <w:rStyle w:val="1111"/>
          <w:i/>
          <w:iCs/>
          <w:rPrChange w:id="3319" w:author="derek" w:date="2026-10-16T18:14:36Z" oouserid="derek">
            <w:rPr/>
          </w:rPrChange>
        </w:rPr>
        <w:t xml:space="preserve"> </w:t>
      </w:r>
      <w:ins w:id="3320" w:author="derek" w:date="2026-10-16T18:14:33Z" oouserid="derek">
        <w:r>
          <w:rPr>
            <w:i/>
            <w:iCs/>
            <w:rPrChange w:id="3321" w:author="derek" w:date="2026-10-16T18:14:36Z" oouserid="derek">
              <w:rPr/>
            </w:rPrChange>
          </w:rPr>
        </w:r>
      </w:ins>
      <w:ins w:id="3322" w:author="derek" w:date="2026-10-16T18:14:33Z" oouserid="derek">
        <w:r>
          <w:rPr>
            <w:rStyle w:val="1111"/>
            <w:bCs/>
            <w:i/>
            <w:rPrChange w:id="3323" w:author="derek" w:date="2026-10-16T18:14:36Z" oouserid="derek">
              <w:rPr/>
            </w:rPrChange>
          </w:rPr>
        </w:r>
      </w:ins>
    </w:p>
    <w:p w14:paraId="5B3B0757">
      <w:pPr>
        <w:pStyle w:val="1132"/>
        <w:pBdr/>
        <w:spacing/>
        <w:ind/>
        <w:rPr>
          <w:ins w:id="3324" w:author=""/>
        </w:rPr>
      </w:pPr>
      <w:r>
        <w:rPr>
          <w:rStyle w:val="1111"/>
        </w:rPr>
        <w:t xml:space="preserve">A grashopper </w:t>
      </w:r>
      <w:del w:id="3325" w:author="derek" w:date="2026-10-16T18:14:45Z" oouserid="derek">
        <w:r>
          <w:rPr>
            <w:rStyle w:val="1111"/>
          </w:rPr>
          <w:delText xml:space="preserve">doth</w:delText>
        </w:r>
      </w:del>
      <w:ins w:id="3326" w:author="derek" w:date="2026-10-16T18:14:45Z" oouserid="derek">
        <w:r>
          <w:rPr>
            <w:rStyle w:val="1111"/>
          </w:rPr>
          <w:t xml:space="preserve">does</w:t>
        </w:r>
      </w:ins>
      <w:r>
        <w:rPr>
          <w:rStyle w:val="1111"/>
        </w:rPr>
        <w:t xml:space="preserve"> not live upon the grass as ot</w:t>
      </w:r>
      <w:r>
        <w:rPr>
          <w:rStyle w:val="1111"/>
        </w:rPr>
        <w:t xml:space="preserve">her things do</w:t>
      </w:r>
      <w:del w:id="3327" w:author="derek" w:date="2026-10-16T18:14:54Z" oouserid="derek">
        <w:r>
          <w:rPr>
            <w:rStyle w:val="1111"/>
          </w:rPr>
          <w:delText xml:space="preserve">,</w:delText>
        </w:r>
      </w:del>
      <w:ins w:id="3328" w:author="derek" w:date="2026-10-16T18:14:54Z" oouserid="derek">
        <w:r>
          <w:rPr>
            <w:rStyle w:val="1111"/>
          </w:rPr>
          <w:t xml:space="preserve">.</w:t>
        </w:r>
      </w:ins>
      <w:r>
        <w:rPr>
          <w:rStyle w:val="1111"/>
        </w:rPr>
        <w:t xml:space="preserve"> </w:t>
      </w:r>
      <w:del w:id="3329" w:author="derek" w:date="2026-10-16T18:14:56Z" oouserid="derek">
        <w:r>
          <w:rPr>
            <w:rStyle w:val="1111"/>
          </w:rPr>
          <w:delText xml:space="preserve">y</w:delText>
        </w:r>
      </w:del>
      <w:ins w:id="3330" w:author="derek" w:date="2026-10-16T18:14:56Z" oouserid="derek">
        <w:r>
          <w:rPr>
            <w:rStyle w:val="1111"/>
          </w:rPr>
          <w:t xml:space="preserve">Y</w:t>
        </w:r>
      </w:ins>
      <w:r>
        <w:rPr>
          <w:rStyle w:val="1111"/>
        </w:rPr>
        <w:t xml:space="preserve">ou cannot know what it feeds upon</w:t>
      </w:r>
      <w:del w:id="3331" w:author="derek" w:date="2026-10-16T18:15:03Z" oouserid="derek">
        <w:r>
          <w:rPr>
            <w:rStyle w:val="1111"/>
          </w:rPr>
          <w:delText xml:space="preserve">,</w:delText>
        </w:r>
      </w:del>
      <w:ins w:id="3332" w:author="derek" w:date="2026-10-16T18:15:03Z" oouserid="derek">
        <w:r>
          <w:rPr>
            <w:rStyle w:val="1111"/>
          </w:rPr>
          <w:t xml:space="preserve">.</w:t>
        </w:r>
      </w:ins>
      <w:r>
        <w:rPr>
          <w:rStyle w:val="1111"/>
        </w:rPr>
        <w:t xml:space="preserve"> </w:t>
      </w:r>
      <w:del w:id="3333" w:author="derek" w:date="2026-10-16T18:15:05Z" oouserid="derek">
        <w:r>
          <w:rPr>
            <w:rStyle w:val="1111"/>
          </w:rPr>
          <w:delText xml:space="preserve">o</w:delText>
        </w:r>
      </w:del>
      <w:ins w:id="3334" w:author="derek" w:date="2026-10-16T18:15:05Z" oouserid="derek">
        <w:r>
          <w:rPr>
            <w:rStyle w:val="1111"/>
          </w:rPr>
          <w:t xml:space="preserve">O</w:t>
        </w:r>
      </w:ins>
      <w:r>
        <w:rPr>
          <w:rStyle w:val="1111"/>
        </w:rPr>
        <w:t xml:space="preserve">ther things though as little as grashppers, yet feed upon seeds or little flies, and such things, but the grashopper, you know not what it feeds upon. So a Christian can get food that the world knows not </w:t>
      </w:r>
      <w:ins w:id="3335">
        <w:r/>
      </w:ins>
    </w:p>
    <w:p>
      <w:pPr>
        <w:pStyle w:val="1132"/>
        <w:pBdr/>
        <w:spacing/>
        <w:ind/>
        <w:rPr/>
      </w:pPr>
      <w:r/>
      <w:bookmarkStart w:id="89" w:name="anchor-95"/>
      <w:r/>
      <w:bookmarkEnd w:id="89"/>
      <w:r>
        <w:rPr>
          <w:rStyle w:val="1111"/>
        </w:rPr>
        <w:t xml:space="preserve">Page</w:t>
      </w:r>
      <w:r>
        <w:rPr>
          <w:rStyle w:val="1111"/>
        </w:rPr>
        <w:t xml:space="preserve"> 41</w:t>
      </w:r>
      <w:r/>
    </w:p>
    <w:p>
      <w:pPr>
        <w:pStyle w:val="1132"/>
        <w:pBdr/>
        <w:spacing/>
        <w:ind/>
        <w:rPr/>
      </w:pPr>
      <w:r/>
      <w:bookmarkStart w:id="90" w:name="anchor-96"/>
      <w:r/>
      <w:bookmarkEnd w:id="90"/>
      <w:r>
        <w:rPr>
          <w:rStyle w:val="1111"/>
        </w:rPr>
        <w:t xml:space="preserve">of</w:t>
      </w:r>
      <w:del w:id="3336" w:author="derek" w:date="2026-10-16T18:15:35Z" oouserid="derek">
        <w:r>
          <w:rPr>
            <w:rStyle w:val="1111"/>
          </w:rPr>
          <w:delText xml:space="preserve">,</w:delText>
        </w:r>
      </w:del>
      <w:ins w:id="3337" w:author="derek" w:date="2026-10-16T18:15:35Z" oouserid="derek">
        <w:r>
          <w:rPr>
            <w:rStyle w:val="1111"/>
          </w:rPr>
          <w:t xml:space="preserve">.</w:t>
        </w:r>
      </w:ins>
      <w:r>
        <w:rPr>
          <w:rStyle w:val="1111"/>
        </w:rPr>
        <w:t xml:space="preserve"> </w:t>
      </w:r>
      <w:del w:id="3338" w:author="derek" w:date="2026-10-16T18:15:39Z" oouserid="derek">
        <w:r>
          <w:rPr>
            <w:rStyle w:val="1111"/>
          </w:rPr>
          <w:delText xml:space="preserve">i</w:delText>
        </w:r>
      </w:del>
      <w:ins w:id="3339" w:author="derek" w:date="2026-10-16T18:15:39Z" oouserid="derek">
        <w:r>
          <w:rPr>
            <w:rStyle w:val="1111"/>
          </w:rPr>
          <w:t xml:space="preserve">I</w:t>
        </w:r>
      </w:ins>
      <w:r>
        <w:rPr>
          <w:rStyle w:val="1111"/>
        </w:rPr>
        <w:t xml:space="preserve">n a secret way is a Christian fed by the dew of the blessing of God</w:t>
      </w:r>
      <w:del w:id="3340" w:author="derek" w:date="2026-10-16T18:53:32Z" oouserid="derek">
        <w:r>
          <w:rPr>
            <w:rStyle w:val="1111"/>
          </w:rPr>
          <w:delText xml:space="preserve">,</w:delText>
        </w:r>
      </w:del>
      <w:ins w:id="3341" w:author="derek" w:date="2026-10-16T18:53:32Z" oouserid="derek">
        <w:r>
          <w:rPr>
            <w:rStyle w:val="1111"/>
          </w:rPr>
          <w:t xml:space="preserve">.</w:t>
        </w:r>
      </w:ins>
      <w:r>
        <w:rPr>
          <w:rStyle w:val="1111"/>
        </w:rPr>
        <w:t xml:space="preserve"> </w:t>
      </w:r>
      <w:del w:id="3342" w:author="derek" w:date="2026-10-16T18:53:33Z" oouserid="derek">
        <w:r>
          <w:rPr>
            <w:rStyle w:val="1111"/>
          </w:rPr>
          <w:delText xml:space="preserve">a</w:delText>
        </w:r>
      </w:del>
      <w:ins w:id="3343" w:author="derek" w:date="2026-10-16T18:53:33Z" oouserid="derek">
        <w:r>
          <w:rPr>
            <w:rStyle w:val="1111"/>
          </w:rPr>
          <w:t xml:space="preserve">A</w:t>
        </w:r>
      </w:ins>
      <w:r>
        <w:rPr>
          <w:rStyle w:val="1111"/>
        </w:rPr>
        <w:t xml:space="preserve"> poor man or woman that </w:t>
      </w:r>
      <w:del w:id="3344" w:author="derek" w:date="2026-10-16T18:53:39Z" oouserid="derek">
        <w:r>
          <w:rPr>
            <w:rStyle w:val="1111"/>
          </w:rPr>
          <w:delText xml:space="preserve">hath</w:delText>
        </w:r>
      </w:del>
      <w:ins w:id="3345" w:author="derek" w:date="2026-10-16T18:53:39Z" oouserid="derek">
        <w:r>
          <w:rPr>
            <w:rStyle w:val="1111"/>
          </w:rPr>
          <w:t xml:space="preserve">has</w:t>
        </w:r>
      </w:ins>
      <w:r>
        <w:rPr>
          <w:rStyle w:val="1111"/>
        </w:rPr>
        <w:t xml:space="preserve"> but a little which </w:t>
      </w:r>
      <w:del w:id="3346" w:author="derek" w:date="2026-10-16T18:53:48Z" oouserid="derek">
        <w:r>
          <w:rPr>
            <w:rStyle w:val="1111"/>
          </w:rPr>
          <w:delText xml:space="preserve">hath</w:delText>
        </w:r>
      </w:del>
      <w:ins w:id="3347" w:author="derek" w:date="2026-10-16T18:53:48Z" oouserid="derek">
        <w:r>
          <w:rPr>
            <w:rStyle w:val="1111"/>
          </w:rPr>
          <w:t xml:space="preserve">has</w:t>
        </w:r>
      </w:ins>
      <w:r>
        <w:rPr>
          <w:rStyle w:val="1111"/>
        </w:rPr>
        <w:t xml:space="preserve"> grace, lives a more contented </w:t>
      </w:r>
      <w:r>
        <w:rPr>
          <w:rStyle w:val="1111"/>
        </w:rPr>
        <w:t xml:space="preserve">life than his rich neighbo</w:t>
      </w:r>
      <w:del w:id="3348" w:author="derek" w:date="2026-10-16T18:53:56Z" oouserid="derek">
        <w:r>
          <w:rPr>
            <w:rStyle w:val="1111"/>
          </w:rPr>
          <w:delText xml:space="preserve">u</w:delText>
        </w:r>
      </w:del>
      <w:r>
        <w:rPr>
          <w:rStyle w:val="1111"/>
        </w:rPr>
        <w:t xml:space="preserve">r that </w:t>
      </w:r>
      <w:del w:id="3349" w:author="derek" w:date="2026-10-16T18:54:00Z" oouserid="derek">
        <w:r>
          <w:rPr>
            <w:rStyle w:val="1111"/>
          </w:rPr>
          <w:delText xml:space="preserve">hath</w:delText>
        </w:r>
      </w:del>
      <w:ins w:id="3350" w:author="derek" w:date="2026-10-16T18:54:00Z" oouserid="derek">
        <w:r>
          <w:rPr>
            <w:rStyle w:val="1111"/>
          </w:rPr>
          <w:t xml:space="preserve">has</w:t>
        </w:r>
      </w:ins>
      <w:r>
        <w:rPr>
          <w:rStyle w:val="1111"/>
        </w:rPr>
        <w:t xml:space="preserve"> a great deal coming in</w:t>
      </w:r>
      <w:del w:id="3351" w:author="derek" w:date="2026-10-16T18:54:19Z" oouserid="derek">
        <w:r>
          <w:rPr>
            <w:rStyle w:val="1111"/>
          </w:rPr>
          <w:delText xml:space="preserve">,</w:delText>
        </w:r>
      </w:del>
      <w:ins w:id="3352" w:author="derek" w:date="2026-10-16T18:54:19Z" oouserid="derek">
        <w:r>
          <w:rPr>
            <w:rStyle w:val="1111"/>
          </w:rPr>
          <w:t xml:space="preserve">.</w:t>
        </w:r>
      </w:ins>
      <w:r>
        <w:rPr>
          <w:rStyle w:val="1111"/>
        </w:rPr>
        <w:t xml:space="preserve"> </w:t>
      </w:r>
      <w:del w:id="3353" w:author="derek" w:date="2026-10-16T18:54:21Z" oouserid="derek">
        <w:r>
          <w:rPr>
            <w:rStyle w:val="1111"/>
          </w:rPr>
          <w:delText xml:space="preserve">w</w:delText>
        </w:r>
      </w:del>
      <w:ins w:id="3354" w:author="derek" w:date="2026-10-16T18:54:21Z" oouserid="derek">
        <w:r>
          <w:rPr>
            <w:rStyle w:val="1111"/>
          </w:rPr>
          <w:t xml:space="preserve">W</w:t>
        </w:r>
      </w:ins>
      <w:r>
        <w:rPr>
          <w:rStyle w:val="1111"/>
        </w:rPr>
        <w:t xml:space="preserve">e find it so ordinarily, so that though they have but a little, yet they have a secret blessing of God going in it, that they are not able to express</w:t>
      </w:r>
      <w:del w:id="3355" w:author="derek" w:date="2026-10-16T18:54:35Z" oouserid="derek">
        <w:r>
          <w:rPr>
            <w:rStyle w:val="1111"/>
          </w:rPr>
          <w:delText xml:space="preserve">e</w:delText>
        </w:r>
      </w:del>
      <w:r>
        <w:rPr>
          <w:rStyle w:val="1111"/>
        </w:rPr>
        <w:t xml:space="preserve"> to any other man</w:t>
      </w:r>
      <w:del w:id="3356" w:author="derek" w:date="2026-10-16T18:54:42Z" oouserid="derek">
        <w:r>
          <w:rPr>
            <w:rStyle w:val="1111"/>
          </w:rPr>
          <w:delText xml:space="preserve">;</w:delText>
        </w:r>
      </w:del>
      <w:ins w:id="3357" w:author="derek" w:date="2026-10-16T18:54:42Z" oouserid="derek">
        <w:r>
          <w:rPr>
            <w:rStyle w:val="1111"/>
          </w:rPr>
          <w:t xml:space="preserve">.</w:t>
        </w:r>
      </w:ins>
      <w:r>
        <w:rPr>
          <w:rStyle w:val="1111"/>
        </w:rPr>
        <w:t xml:space="preserve"> </w:t>
      </w:r>
      <w:del w:id="3358" w:author="derek" w:date="2026-10-16T18:54:44Z" oouserid="derek">
        <w:r>
          <w:rPr>
            <w:rStyle w:val="1111"/>
          </w:rPr>
          <w:delText xml:space="preserve">i</w:delText>
        </w:r>
      </w:del>
      <w:ins w:id="3359" w:author="derek" w:date="2026-10-16T18:54:44Z" oouserid="derek">
        <w:r>
          <w:rPr>
            <w:rStyle w:val="1111"/>
          </w:rPr>
          <w:t xml:space="preserve">I</w:t>
        </w:r>
      </w:ins>
      <w:r>
        <w:rPr>
          <w:rStyle w:val="1111"/>
        </w:rPr>
        <w:t xml:space="preserve">f you would come to th</w:t>
      </w:r>
      <w:r>
        <w:rPr>
          <w:rStyle w:val="1111"/>
        </w:rPr>
        <w:t xml:space="preserve">em and say; </w:t>
      </w:r>
      <w:del w:id="3360" w:author="derek" w:date="2026-10-16T18:54:48Z" oouserid="derek">
        <w:r>
          <w:rPr>
            <w:rStyle w:val="1111"/>
          </w:rPr>
          <w:delText xml:space="preserve">H</w:delText>
        </w:r>
      </w:del>
      <w:ins w:id="3361" w:author="derek" w:date="2026-10-16T18:54:48Z" oouserid="derek">
        <w:r>
          <w:rPr>
            <w:rStyle w:val="1111"/>
          </w:rPr>
          <w:t xml:space="preserve">h</w:t>
        </w:r>
      </w:ins>
      <w:r>
        <w:rPr>
          <w:rStyle w:val="1111"/>
        </w:rPr>
        <w:t xml:space="preserve">ow come</w:t>
      </w:r>
      <w:del w:id="3362" w:author="derek" w:date="2026-10-16T18:54:56Z" oouserid="derek">
        <w:r>
          <w:rPr>
            <w:rStyle w:val="1111"/>
          </w:rPr>
          <w:delText xml:space="preserve">s</w:delText>
        </w:r>
      </w:del>
      <w:r>
        <w:rPr>
          <w:rStyle w:val="1111"/>
        </w:rPr>
        <w:t xml:space="preserve"> it that you live so comfortably as you do? </w:t>
      </w:r>
      <w:del w:id="3363" w:author="derek" w:date="2026-10-16T18:55:02Z" oouserid="derek">
        <w:r>
          <w:rPr>
            <w:rStyle w:val="1111"/>
          </w:rPr>
          <w:delText xml:space="preserve">t</w:delText>
        </w:r>
      </w:del>
      <w:ins w:id="3364" w:author="derek" w:date="2026-10-16T18:55:02Z" oouserid="derek">
        <w:r>
          <w:rPr>
            <w:rStyle w:val="1111"/>
          </w:rPr>
          <w:t xml:space="preserve">T</w:t>
        </w:r>
      </w:ins>
      <w:r>
        <w:rPr>
          <w:rStyle w:val="1111"/>
        </w:rPr>
        <w:t xml:space="preserve">hey are not able to tell you what they have, but they find there is a sweetness</w:t>
      </w:r>
      <w:del w:id="3365" w:author="derek" w:date="2026-10-16T18:56:40Z" oouserid="derek">
        <w:r>
          <w:rPr>
            <w:rStyle w:val="1111"/>
          </w:rPr>
          <w:delText xml:space="preserve">e</w:delText>
        </w:r>
      </w:del>
      <w:r>
        <w:rPr>
          <w:rStyle w:val="1111"/>
        </w:rPr>
        <w:t xml:space="preserve"> in what they do </w:t>
      </w:r>
      <w:del w:id="3366" w:author="derek" w:date="2026-10-16T18:56:44Z" oouserid="derek">
        <w:r>
          <w:rPr>
            <w:rStyle w:val="1111"/>
          </w:rPr>
          <w:delText xml:space="preserve">i</w:delText>
        </w:r>
      </w:del>
      <w:ins w:id="3367" w:author="derek" w:date="2026-10-16T18:56:44Z" oouserid="derek">
        <w:r>
          <w:rPr>
            <w:rStyle w:val="1111"/>
          </w:rPr>
          <w:t xml:space="preserve">e</w:t>
        </w:r>
      </w:ins>
      <w:r>
        <w:rPr>
          <w:rStyle w:val="1111"/>
        </w:rPr>
        <w:t xml:space="preserve">njoy</w:t>
      </w:r>
      <w:del w:id="3368" w:author="derek" w:date="2026-10-16T18:58:07Z" oouserid="derek">
        <w:r>
          <w:rPr>
            <w:rStyle w:val="1111"/>
          </w:rPr>
          <w:delText xml:space="preserve">,</w:delText>
        </w:r>
      </w:del>
      <w:ins w:id="3369" w:author="derek" w:date="2026-10-16T18:58:07Z" oouserid="derek">
        <w:r>
          <w:rPr>
            <w:rStyle w:val="1111"/>
          </w:rPr>
          <w:t xml:space="preserve">.</w:t>
        </w:r>
      </w:ins>
      <w:r>
        <w:rPr>
          <w:rStyle w:val="1111"/>
        </w:rPr>
        <w:t xml:space="preserve"> </w:t>
      </w:r>
      <w:del w:id="3370" w:author="derek" w:date="2026-10-16T18:58:10Z" oouserid="derek">
        <w:r>
          <w:rPr>
            <w:rStyle w:val="1111"/>
          </w:rPr>
          <w:delText xml:space="preserve">a</w:delText>
        </w:r>
      </w:del>
      <w:ins w:id="3371" w:author="derek" w:date="2026-10-16T18:58:10Z" oouserid="derek">
        <w:r>
          <w:rPr>
            <w:rStyle w:val="1111"/>
          </w:rPr>
          <w:t xml:space="preserve">A</w:t>
        </w:r>
      </w:ins>
      <w:r>
        <w:rPr>
          <w:rStyle w:val="1111"/>
        </w:rPr>
        <w:t xml:space="preserve">nd they know this by experience that they never had such sweetness</w:t>
      </w:r>
      <w:del w:id="3372" w:author="derek" w:date="2026-10-16T18:58:18Z" oouserid="derek">
        <w:r>
          <w:rPr>
            <w:rStyle w:val="1111"/>
          </w:rPr>
          <w:delText xml:space="preserve">e</w:delText>
        </w:r>
      </w:del>
      <w:r>
        <w:rPr>
          <w:rStyle w:val="1111"/>
        </w:rPr>
        <w:t xml:space="preserve"> in former times,</w:t>
      </w:r>
      <w:r>
        <w:rPr>
          <w:rStyle w:val="1111"/>
        </w:rPr>
        <w:t xml:space="preserve"> that though they had more plenty in former times than now they have, yet they know they had not such sweetness</w:t>
      </w:r>
      <w:del w:id="3373" w:author="derek" w:date="2026-10-16T18:58:34Z" oouserid="derek">
        <w:r>
          <w:rPr>
            <w:rStyle w:val="1111"/>
          </w:rPr>
          <w:delText xml:space="preserve">e</w:delText>
        </w:r>
      </w:del>
      <w:del w:id="3374" w:author="derek" w:date="2026-10-16T18:58:36Z" oouserid="derek">
        <w:r>
          <w:rPr>
            <w:rStyle w:val="1111"/>
          </w:rPr>
          <w:delText xml:space="preserve">;</w:delText>
        </w:r>
      </w:del>
      <w:ins w:id="3375" w:author="derek" w:date="2026-10-16T18:58:36Z" oouserid="derek">
        <w:r>
          <w:rPr>
            <w:rStyle w:val="1111"/>
          </w:rPr>
          <w:t xml:space="preserve">.</w:t>
        </w:r>
      </w:ins>
      <w:r>
        <w:rPr>
          <w:rStyle w:val="1111"/>
        </w:rPr>
        <w:t xml:space="preserve"> </w:t>
      </w:r>
      <w:del w:id="3376" w:author="derek" w:date="2026-10-16T18:58:40Z" oouserid="derek">
        <w:r>
          <w:rPr>
            <w:rStyle w:val="1111"/>
          </w:rPr>
          <w:delText xml:space="preserve">b</w:delText>
        </w:r>
      </w:del>
      <w:ins w:id="3377" w:author="derek" w:date="2026-10-16T18:58:40Z" oouserid="derek">
        <w:r>
          <w:rPr>
            <w:rStyle w:val="1111"/>
          </w:rPr>
          <w:t xml:space="preserve">B</w:t>
        </w:r>
      </w:ins>
      <w:r>
        <w:rPr>
          <w:rStyle w:val="1111"/>
        </w:rPr>
        <w:t xml:space="preserve">ut how this comes they cannot tell</w:t>
      </w:r>
      <w:del w:id="3378" w:author="derek" w:date="2026-10-16T18:58:46Z" oouserid="derek">
        <w:r>
          <w:rPr>
            <w:rStyle w:val="1111"/>
          </w:rPr>
          <w:delText xml:space="preserve">;</w:delText>
        </w:r>
      </w:del>
      <w:ins w:id="3379" w:author="derek" w:date="2026-10-16T18:58:46Z" oouserid="derek">
        <w:r>
          <w:rPr>
            <w:rStyle w:val="1111"/>
          </w:rPr>
          <w:t xml:space="preserve">.</w:t>
        </w:r>
      </w:ins>
      <w:r>
        <w:rPr>
          <w:rStyle w:val="1111"/>
        </w:rPr>
        <w:t xml:space="preserve"> </w:t>
      </w:r>
      <w:del w:id="3380" w:author="derek" w:date="2026-10-16T18:58:48Z" oouserid="derek">
        <w:r>
          <w:rPr>
            <w:rStyle w:val="1111"/>
          </w:rPr>
          <w:delText xml:space="preserve">a</w:delText>
        </w:r>
      </w:del>
      <w:ins w:id="3381" w:author="derek" w:date="2026-10-16T18:58:48Z" oouserid="derek">
        <w:r>
          <w:rPr>
            <w:rStyle w:val="1111"/>
          </w:rPr>
          <w:t xml:space="preserve">A</w:t>
        </w:r>
      </w:ins>
      <w:r>
        <w:rPr>
          <w:rStyle w:val="1111"/>
        </w:rPr>
        <w:t xml:space="preserve">nd we may </w:t>
      </w:r>
      <w:del w:id="3382" w:author="derek" w:date="2026-10-16T18:58:52Z" oouserid="derek">
        <w:r>
          <w:rPr>
            <w:rStyle w:val="1111"/>
          </w:rPr>
          <w:delText xml:space="preserve">shew</w:delText>
        </w:r>
      </w:del>
      <w:ins w:id="3383" w:author="derek" w:date="2026-10-16T18:58:54Z" oouserid="derek">
        <w:r>
          <w:rPr>
            <w:rStyle w:val="1111"/>
          </w:rPr>
          <w:t xml:space="preserve">show</w:t>
        </w:r>
      </w:ins>
      <w:r>
        <w:rPr>
          <w:rStyle w:val="1111"/>
        </w:rPr>
        <w:t xml:space="preserve"> some particulars, even in that godly men do enjoy, that make their condition to be sweet.</w:t>
      </w:r>
      <w:r/>
    </w:p>
    <w:p>
      <w:pPr>
        <w:pStyle w:val="1132"/>
        <w:pBdr/>
        <w:spacing/>
        <w:ind/>
        <w:rPr/>
      </w:pPr>
      <w:r/>
      <w:bookmarkStart w:id="91" w:name="W42-42-article_2"/>
      <w:r/>
      <w:bookmarkEnd w:id="91"/>
      <w:r>
        <w:rPr>
          <w:rStyle w:val="1111"/>
        </w:rPr>
        <w:t xml:space="preserve">As now, </w:t>
      </w:r>
      <w:del w:id="3384" w:author="derek" w:date="2026-10-16T18:59:08Z" oouserid="derek">
        <w:r>
          <w:rPr>
            <w:rStyle w:val="1111"/>
          </w:rPr>
          <w:delText xml:space="preserve">T</w:delText>
        </w:r>
      </w:del>
      <w:ins w:id="3385" w:author="derek" w:date="2026-10-16T18:59:10Z" oouserid="derek">
        <w:r>
          <w:rPr>
            <w:rStyle w:val="1111"/>
          </w:rPr>
          <w:t xml:space="preserve">t</w:t>
        </w:r>
      </w:ins>
      <w:r>
        <w:rPr>
          <w:rStyle w:val="1111"/>
        </w:rPr>
        <w:t xml:space="preserve">ake these four or five particulars that</w:t>
      </w:r>
      <w:ins w:id="3386" w:author="derek" w:date="2026-10-16T18:59:29Z" oouserid="derek">
        <w:r>
          <w:rPr>
            <w:rStyle w:val="1111"/>
          </w:rPr>
          <w:t xml:space="preserve"> a</w:t>
        </w:r>
      </w:ins>
      <w:r>
        <w:rPr>
          <w:rStyle w:val="1111"/>
        </w:rPr>
        <w:t xml:space="preserve"> godly m</w:t>
      </w:r>
      <w:del w:id="3387" w:author="derek" w:date="2026-10-16T18:59:31Z" oouserid="derek">
        <w:r>
          <w:rPr>
            <w:rStyle w:val="1111"/>
          </w:rPr>
          <w:delText xml:space="preserve">e</w:delText>
        </w:r>
      </w:del>
      <w:ins w:id="3388" w:author="derek" w:date="2026-10-16T18:59:31Z" oouserid="derek">
        <w:r>
          <w:rPr>
            <w:rStyle w:val="1111"/>
          </w:rPr>
          <w:t xml:space="preserve">a</w:t>
        </w:r>
      </w:ins>
      <w:r>
        <w:rPr>
          <w:rStyle w:val="1111"/>
        </w:rPr>
        <w:t xml:space="preserve">n find</w:t>
      </w:r>
      <w:del w:id="3389" w:author="derek" w:date="2026-10-16T18:59:18Z" oouserid="derek">
        <w:r>
          <w:rPr>
            <w:rStyle w:val="1111"/>
          </w:rPr>
          <w:delText xml:space="preserve">s</w:delText>
        </w:r>
      </w:del>
      <w:ins w:id="3390" w:author="derek" w:date="2026-10-16T18:59:35Z" oouserid="derek">
        <w:r>
          <w:rPr>
            <w:rStyle w:val="1111"/>
          </w:rPr>
          <w:t xml:space="preserve">s</w:t>
        </w:r>
      </w:ins>
      <w:r>
        <w:rPr>
          <w:rStyle w:val="1111"/>
        </w:rPr>
        <w:t xml:space="preserve"> </w:t>
      </w:r>
      <w:del w:id="3391" w:author="derek" w:date="2026-10-16T18:59:20Z" oouserid="derek">
        <w:r>
          <w:rPr>
            <w:rStyle w:val="1111"/>
          </w:rPr>
          <w:delText xml:space="preserve">C</w:delText>
        </w:r>
      </w:del>
      <w:ins w:id="3392" w:author="derek" w:date="2026-10-16T18:59:20Z" oouserid="derek">
        <w:r>
          <w:rPr>
            <w:rStyle w:val="1111"/>
          </w:rPr>
          <w:t xml:space="preserve">c</w:t>
        </w:r>
      </w:ins>
      <w:r>
        <w:rPr>
          <w:rStyle w:val="1111"/>
        </w:rPr>
        <w:t xml:space="preserve">ontentment in what he </w:t>
      </w:r>
      <w:del w:id="3393" w:author="derek" w:date="2026-10-16T18:59:40Z" oouserid="derek">
        <w:r>
          <w:rPr>
            <w:rStyle w:val="1111"/>
          </w:rPr>
          <w:delText xml:space="preserve">hath</w:delText>
        </w:r>
      </w:del>
      <w:ins w:id="3394" w:author="derek" w:date="2026-10-16T18:59:40Z" oouserid="derek">
        <w:r>
          <w:rPr>
            <w:rStyle w:val="1111"/>
          </w:rPr>
          <w:t xml:space="preserve">has</w:t>
        </w:r>
      </w:ins>
      <w:r>
        <w:rPr>
          <w:rStyle w:val="1111"/>
        </w:rPr>
        <w:t xml:space="preserve">, though it be never so little.</w:t>
      </w:r>
      <w:r/>
    </w:p>
    <w:p>
      <w:pPr>
        <w:pStyle w:val="1132"/>
        <w:pBdr/>
        <w:spacing/>
        <w:ind/>
        <w:rPr/>
      </w:pPr>
      <w:r/>
      <w:bookmarkStart w:id="91" w:name="W42-42-article_3"/>
      <w:r/>
      <w:bookmarkEnd w:id="91"/>
      <w:r>
        <w:rPr>
          <w:rStyle w:val="1111"/>
        </w:rPr>
        <w:t xml:space="preserve">1 </w:t>
      </w:r>
      <w:r>
        <w:rPr>
          <w:rStyle w:val="1111"/>
        </w:rPr>
        <w:t xml:space="preserve">Because in what he </w:t>
      </w:r>
      <w:del w:id="3395" w:author="derek" w:date="2026-10-16T18:59:49Z" oouserid="derek">
        <w:r>
          <w:rPr>
            <w:rStyle w:val="1111"/>
          </w:rPr>
          <w:delText xml:space="preserve">hath</w:delText>
        </w:r>
      </w:del>
      <w:ins w:id="3396" w:author="derek" w:date="2026-10-16T18:59:49Z" oouserid="derek">
        <w:r>
          <w:rPr>
            <w:rStyle w:val="1111"/>
          </w:rPr>
          <w:t xml:space="preserve">has</w:t>
        </w:r>
      </w:ins>
      <w:r>
        <w:rPr>
          <w:rStyle w:val="1111"/>
        </w:rPr>
        <w:t xml:space="preserve">, he </w:t>
      </w:r>
      <w:del w:id="3397" w:author="derek" w:date="2026-10-16T18:59:53Z" oouserid="derek">
        <w:r>
          <w:rPr>
            <w:rStyle w:val="1111"/>
          </w:rPr>
          <w:delText xml:space="preserve">hath</w:delText>
        </w:r>
      </w:del>
      <w:ins w:id="3398" w:author="derek" w:date="2026-10-16T18:59:53Z" oouserid="derek">
        <w:r>
          <w:rPr>
            <w:rStyle w:val="1111"/>
          </w:rPr>
          <w:t xml:space="preserve">has</w:t>
        </w:r>
      </w:ins>
      <w:r>
        <w:rPr>
          <w:rStyle w:val="1111"/>
        </w:rPr>
        <w:t xml:space="preserve"> the love of God</w:t>
      </w:r>
      <w:del w:id="3399" w:author="derek" w:date="2026-10-16T18:59:58Z" oouserid="derek">
        <w:r>
          <w:rPr>
            <w:rStyle w:val="1111"/>
          </w:rPr>
          <w:delText xml:space="preserve">,</w:delText>
        </w:r>
      </w:del>
      <w:ins w:id="3400" w:author="derek" w:date="2026-10-16T18:59:58Z" oouserid="derek">
        <w:r>
          <w:rPr>
            <w:rStyle w:val="1111"/>
          </w:rPr>
          <w:t xml:space="preserve">.</w:t>
        </w:r>
      </w:ins>
      <w:r>
        <w:rPr>
          <w:rStyle w:val="1111"/>
        </w:rPr>
        <w:t xml:space="preserve"> </w:t>
      </w:r>
      <w:del w:id="3401" w:author="derek" w:date="2026-10-16T19:00:01Z" oouserid="derek">
        <w:r>
          <w:rPr>
            <w:rStyle w:val="1111"/>
          </w:rPr>
          <w:delText xml:space="preserve">h</w:delText>
        </w:r>
      </w:del>
      <w:ins w:id="3402" w:author="derek" w:date="2026-10-16T19:00:01Z" oouserid="derek">
        <w:r>
          <w:rPr>
            <w:rStyle w:val="1111"/>
          </w:rPr>
          <w:t xml:space="preserve">H</w:t>
        </w:r>
      </w:ins>
      <w:r>
        <w:rPr>
          <w:rStyle w:val="1111"/>
        </w:rPr>
        <w:t xml:space="preserve">e </w:t>
      </w:r>
      <w:del w:id="3403" w:author="derek" w:date="2026-10-16T19:00:04Z" oouserid="derek">
        <w:r>
          <w:rPr>
            <w:rStyle w:val="1111"/>
          </w:rPr>
          <w:delText xml:space="preserve">hath</w:delText>
        </w:r>
      </w:del>
      <w:ins w:id="3404" w:author="derek" w:date="2026-10-16T19:00:04Z" oouserid="derek">
        <w:r>
          <w:rPr>
            <w:rStyle w:val="1111"/>
          </w:rPr>
          <w:t xml:space="preserve">has</w:t>
        </w:r>
      </w:ins>
      <w:r>
        <w:rPr>
          <w:rStyle w:val="1111"/>
        </w:rPr>
        <w:t xml:space="preserve"> God</w:t>
      </w:r>
      <w:ins w:id="3405" w:author="derek" w:date="2026-10-16T19:00:06Z" oouserid="derek">
        <w:r>
          <w:rPr>
            <w:rStyle w:val="1111"/>
          </w:rPr>
          <w:t xml:space="preserve">’</w:t>
        </w:r>
      </w:ins>
      <w:r>
        <w:rPr>
          <w:rStyle w:val="1111"/>
        </w:rPr>
        <w:t xml:space="preserve">s love to him in what he </w:t>
      </w:r>
      <w:del w:id="3406" w:author="derek" w:date="2026-10-16T19:00:11Z" oouserid="derek">
        <w:r>
          <w:rPr>
            <w:rStyle w:val="1111"/>
          </w:rPr>
          <w:delText xml:space="preserve">hath</w:delText>
        </w:r>
      </w:del>
      <w:ins w:id="3407" w:author="derek" w:date="2026-10-16T19:00:12Z" oouserid="derek">
        <w:r>
          <w:rPr>
            <w:rStyle w:val="1111"/>
          </w:rPr>
          <w:t xml:space="preserve">has</w:t>
        </w:r>
      </w:ins>
      <w:del w:id="3408" w:author="derek" w:date="2026-10-16T19:00:12Z" oouserid="derek">
        <w:r>
          <w:rPr>
            <w:rStyle w:val="1111"/>
          </w:rPr>
          <w:delText xml:space="preserve">:</w:delText>
        </w:r>
      </w:del>
      <w:r>
        <w:rPr>
          <w:rStyle w:val="1111"/>
        </w:rPr>
        <w:t xml:space="preserve"> If a </w:t>
      </w:r>
      <w:del w:id="3409" w:author="derek" w:date="2026-10-16T19:00:18Z" oouserid="derek">
        <w:r>
          <w:rPr>
            <w:rStyle w:val="1111"/>
          </w:rPr>
          <w:delText xml:space="preserve">K</w:delText>
        </w:r>
      </w:del>
      <w:ins w:id="3410" w:author="derek" w:date="2026-10-16T19:00:18Z" oouserid="derek">
        <w:r>
          <w:rPr>
            <w:rStyle w:val="1111"/>
          </w:rPr>
          <w:t xml:space="preserve">d</w:t>
        </w:r>
      </w:ins>
      <w:r>
        <w:rPr>
          <w:rStyle w:val="1111"/>
        </w:rPr>
        <w:t xml:space="preserve">ing should send a piece of meat from his own table, it is a great deal more comfortable to a </w:t>
      </w:r>
      <w:del w:id="3411" w:author="derek" w:date="2026-10-16T19:01:01Z" oouserid="derek">
        <w:r>
          <w:rPr>
            <w:rStyle w:val="1111"/>
          </w:rPr>
          <w:delText xml:space="preserve">Courrier</w:delText>
        </w:r>
      </w:del>
      <w:ins w:id="3412" w:author="derek" w:date="2026-10-16T19:01:01Z" oouserid="derek">
        <w:r>
          <w:rPr>
            <w:rStyle w:val="1111"/>
          </w:rPr>
          <w:t xml:space="preserve">courier</w:t>
        </w:r>
      </w:ins>
      <w:r>
        <w:rPr>
          <w:rStyle w:val="1111"/>
        </w:rPr>
        <w:t xml:space="preserve"> </w:t>
      </w:r>
      <w:r>
        <w:rPr>
          <w:rStyle w:val="1111"/>
        </w:rPr>
        <w:t xml:space="preserve">than if he had twenty dishes at ordinary allowance</w:t>
      </w:r>
      <w:del w:id="3413" w:author="derek" w:date="2026-10-16T19:01:11Z" oouserid="derek">
        <w:r>
          <w:rPr>
            <w:rStyle w:val="1111"/>
          </w:rPr>
          <w:delText xml:space="preserve">,</w:delText>
        </w:r>
      </w:del>
      <w:ins w:id="3414" w:author="derek" w:date="2026-10-16T19:01:11Z" oouserid="derek">
        <w:r>
          <w:rPr>
            <w:rStyle w:val="1111"/>
          </w:rPr>
          <w:t xml:space="preserve">.</w:t>
        </w:r>
      </w:ins>
      <w:r>
        <w:rPr>
          <w:rStyle w:val="1111"/>
        </w:rPr>
        <w:t xml:space="preserve"> </w:t>
      </w:r>
      <w:del w:id="3415" w:author="derek" w:date="2026-10-16T19:01:13Z" oouserid="derek">
        <w:r>
          <w:rPr>
            <w:rStyle w:val="1111"/>
          </w:rPr>
          <w:delText xml:space="preserve">i</w:delText>
        </w:r>
      </w:del>
      <w:ins w:id="3416" w:author="derek" w:date="2026-10-16T19:01:13Z" oouserid="derek">
        <w:r>
          <w:rPr>
            <w:rStyle w:val="1111"/>
          </w:rPr>
          <w:t xml:space="preserve">I</w:t>
        </w:r>
      </w:ins>
      <w:r>
        <w:rPr>
          <w:rStyle w:val="1111"/>
        </w:rPr>
        <w:t xml:space="preserve">f the </w:t>
      </w:r>
      <w:del w:id="3417" w:author="derek" w:date="2026-10-16T19:01:16Z" oouserid="derek">
        <w:r>
          <w:rPr>
            <w:rStyle w:val="1111"/>
          </w:rPr>
          <w:delText xml:space="preserve">K</w:delText>
        </w:r>
      </w:del>
      <w:ins w:id="3418" w:author="derek" w:date="2026-10-16T19:01:16Z" oouserid="derek">
        <w:r>
          <w:rPr>
            <w:rStyle w:val="1111"/>
          </w:rPr>
          <w:t xml:space="preserve">k</w:t>
        </w:r>
      </w:ins>
      <w:r>
        <w:rPr>
          <w:rStyle w:val="1111"/>
        </w:rPr>
        <w:t xml:space="preserve">ing send but any little thing and say, </w:t>
      </w:r>
      <w:ins w:id="3419" w:author="derek" w:date="2026-10-16T19:01:23Z" oouserid="derek">
        <w:r>
          <w:rPr>
            <w:rStyle w:val="1111"/>
          </w:rPr>
          <w:t xml:space="preserve">“</w:t>
        </w:r>
      </w:ins>
      <w:r>
        <w:rPr>
          <w:rStyle w:val="1111"/>
        </w:rPr>
        <w:t xml:space="preserve">Go and carry this to such a man as a token of my love</w:t>
      </w:r>
      <w:ins w:id="3420" w:author="derek" w:date="2026-10-16T19:01:30Z" oouserid="derek">
        <w:r>
          <w:rPr>
            <w:rStyle w:val="1111"/>
          </w:rPr>
          <w:t xml:space="preserve">”</w:t>
        </w:r>
      </w:ins>
      <w:r>
        <w:rPr>
          <w:rStyle w:val="1111"/>
        </w:rPr>
        <w:t xml:space="preserve">, </w:t>
      </w:r>
      <w:del w:id="3421" w:author="derek" w:date="2026-10-16T19:01:33Z" oouserid="derek">
        <w:r>
          <w:rPr>
            <w:rStyle w:val="1111"/>
          </w:rPr>
          <w:delText xml:space="preserve">O</w:delText>
        </w:r>
      </w:del>
      <w:ins w:id="3422" w:author="derek" w:date="2026-10-16T19:01:34Z" oouserid="derek">
        <w:r>
          <w:rPr>
            <w:rStyle w:val="1111"/>
          </w:rPr>
          <w:t xml:space="preserve">o</w:t>
        </w:r>
      </w:ins>
      <w:r>
        <w:rPr>
          <w:rStyle w:val="1111"/>
        </w:rPr>
        <w:t xml:space="preserve">h how delightful is that unto him? </w:t>
      </w:r>
      <w:del w:id="3423" w:author="derek" w:date="2026-10-16T19:01:39Z" oouserid="derek">
        <w:r>
          <w:rPr>
            <w:rStyle w:val="1111"/>
          </w:rPr>
          <w:delText xml:space="preserve">a</w:delText>
        </w:r>
      </w:del>
      <w:ins w:id="3424" w:author="derek" w:date="2026-10-16T19:01:39Z" oouserid="derek">
        <w:r>
          <w:rPr>
            <w:rStyle w:val="1111"/>
          </w:rPr>
          <w:t xml:space="preserve">A</w:t>
        </w:r>
      </w:ins>
      <w:r>
        <w:rPr>
          <w:rStyle w:val="1111"/>
        </w:rPr>
        <w:t xml:space="preserve">re your husbands at </w:t>
      </w:r>
      <w:del w:id="3425" w:author="derek" w:date="2026-10-16T19:01:45Z" oouserid="derek">
        <w:r>
          <w:rPr>
            <w:rStyle w:val="1111"/>
          </w:rPr>
          <w:delText xml:space="preserve">S</w:delText>
        </w:r>
      </w:del>
      <w:ins w:id="3426" w:author="derek" w:date="2026-10-16T19:01:45Z" oouserid="derek">
        <w:r>
          <w:rPr>
            <w:rStyle w:val="1111"/>
          </w:rPr>
          <w:t xml:space="preserve">s</w:t>
        </w:r>
      </w:ins>
      <w:r>
        <w:rPr>
          <w:rStyle w:val="1111"/>
        </w:rPr>
        <w:t xml:space="preserve">ea and send you a token of their love, it is</w:t>
      </w:r>
      <w:r>
        <w:rPr>
          <w:rStyle w:val="1111"/>
        </w:rPr>
        <w:t xml:space="preserve"> more than forty times so much that you have in your houses already</w:t>
      </w:r>
      <w:del w:id="3427" w:author="derek" w:date="2026-10-16T19:01:57Z" oouserid="derek">
        <w:r>
          <w:rPr>
            <w:rStyle w:val="1111"/>
          </w:rPr>
          <w:delText xml:space="preserve">:</w:delText>
        </w:r>
      </w:del>
      <w:ins w:id="3428" w:author="derek" w:date="2026-10-16T19:01:57Z" oouserid="derek">
        <w:r>
          <w:rPr>
            <w:rStyle w:val="1111"/>
          </w:rPr>
          <w:t xml:space="preserve">.</w:t>
        </w:r>
      </w:ins>
      <w:r>
        <w:rPr>
          <w:rStyle w:val="1111"/>
        </w:rPr>
        <w:t xml:space="preserve"> Every good thing the people of God do </w:t>
      </w:r>
      <w:del w:id="3429" w:author="derek" w:date="2026-10-16T19:02:05Z" oouserid="derek">
        <w:r>
          <w:rPr>
            <w:rStyle w:val="1111"/>
          </w:rPr>
          <w:delText xml:space="preserve">i</w:delText>
        </w:r>
      </w:del>
      <w:ins w:id="3430" w:author="derek" w:date="2026-10-16T19:02:05Z" oouserid="derek">
        <w:r>
          <w:rPr>
            <w:rStyle w:val="1111"/>
          </w:rPr>
          <w:t xml:space="preserve">e</w:t>
        </w:r>
      </w:ins>
      <w:r>
        <w:rPr>
          <w:rStyle w:val="1111"/>
        </w:rPr>
        <w:t xml:space="preserve">njoy, they </w:t>
      </w:r>
      <w:del w:id="3431" w:author="derek" w:date="2026-10-16T19:02:08Z" oouserid="derek">
        <w:r>
          <w:rPr>
            <w:rStyle w:val="1111"/>
          </w:rPr>
          <w:delText xml:space="preserve">i</w:delText>
        </w:r>
      </w:del>
      <w:ins w:id="3432" w:author="derek" w:date="2026-10-16T19:02:08Z" oouserid="derek">
        <w:r>
          <w:rPr>
            <w:rStyle w:val="1111"/>
          </w:rPr>
          <w:t xml:space="preserve">e</w:t>
        </w:r>
      </w:ins>
      <w:r>
        <w:rPr>
          <w:rStyle w:val="1111"/>
        </w:rPr>
        <w:t xml:space="preserve">njoy it in God</w:t>
      </w:r>
      <w:ins w:id="3433" w:author="derek" w:date="2026-10-16T19:02:11Z" oouserid="derek">
        <w:r>
          <w:rPr>
            <w:rStyle w:val="1111"/>
          </w:rPr>
          <w:t xml:space="preserve">’</w:t>
        </w:r>
      </w:ins>
      <w:r>
        <w:rPr>
          <w:rStyle w:val="1111"/>
        </w:rPr>
        <w:t xml:space="preserve">s love, as a token of God</w:t>
      </w:r>
      <w:ins w:id="3434" w:author="derek" w:date="2026-10-16T19:02:16Z" oouserid="derek">
        <w:r>
          <w:rPr>
            <w:rStyle w:val="1111"/>
          </w:rPr>
          <w:t xml:space="preserve">’</w:t>
        </w:r>
      </w:ins>
      <w:r>
        <w:rPr>
          <w:rStyle w:val="1111"/>
        </w:rPr>
        <w:t xml:space="preserve">s love, and coming from God</w:t>
      </w:r>
      <w:ins w:id="3435" w:author="derek" w:date="2026-10-16T19:02:20Z" oouserid="derek">
        <w:r>
          <w:rPr>
            <w:rStyle w:val="1111"/>
          </w:rPr>
          <w:t xml:space="preserve">’</w:t>
        </w:r>
      </w:ins>
      <w:r>
        <w:rPr>
          <w:rStyle w:val="1111"/>
        </w:rPr>
        <w:t xml:space="preserve">s eternal love unto them, and this must needs be very sweet unto them.</w:t>
      </w:r>
      <w:r/>
    </w:p>
    <w:p>
      <w:pPr>
        <w:pStyle w:val="1132"/>
        <w:pBdr/>
        <w:spacing/>
        <w:ind/>
        <w:rPr/>
      </w:pPr>
      <w:r/>
      <w:bookmarkStart w:id="91" w:name="W42-42-article_4"/>
      <w:r/>
      <w:bookmarkEnd w:id="91"/>
      <w:r>
        <w:rPr>
          <w:rStyle w:val="1111"/>
        </w:rPr>
        <w:t xml:space="preserve">2. </w:t>
      </w:r>
      <w:r>
        <w:rPr>
          <w:rStyle w:val="1111"/>
        </w:rPr>
        <w:t xml:space="preserve">What they have it is sanctified to them for good</w:t>
      </w:r>
      <w:del w:id="3436" w:author="derek" w:date="2026-10-16T19:02:39Z" oouserid="derek">
        <w:r>
          <w:rPr>
            <w:rStyle w:val="1111"/>
          </w:rPr>
          <w:delText xml:space="preserve">;</w:delText>
        </w:r>
      </w:del>
      <w:ins w:id="3437" w:author="derek" w:date="2026-10-16T19:02:40Z" oouserid="derek">
        <w:r>
          <w:rPr>
            <w:rStyle w:val="1111"/>
          </w:rPr>
          <w:t xml:space="preserve">.</w:t>
        </w:r>
      </w:ins>
      <w:r>
        <w:rPr>
          <w:rStyle w:val="1111"/>
        </w:rPr>
        <w:t xml:space="preserve"> Other men have what they </w:t>
      </w:r>
      <w:del w:id="3438" w:author="derek" w:date="2026-10-16T19:02:44Z" oouserid="derek">
        <w:r>
          <w:rPr>
            <w:rStyle w:val="1111"/>
          </w:rPr>
          <w:delText xml:space="preserve">i</w:delText>
        </w:r>
      </w:del>
      <w:ins w:id="3439" w:author="derek" w:date="2026-10-16T19:02:44Z" oouserid="derek">
        <w:r>
          <w:rPr>
            <w:rStyle w:val="1111"/>
          </w:rPr>
          <w:t xml:space="preserve">e</w:t>
        </w:r>
      </w:ins>
      <w:r>
        <w:rPr>
          <w:rStyle w:val="1111"/>
        </w:rPr>
        <w:t xml:space="preserve">njoy in a way of common providence, but the </w:t>
      </w:r>
      <w:del w:id="3440" w:author="derek" w:date="2026-10-16T19:02:50Z" oouserid="derek">
        <w:r>
          <w:rPr>
            <w:rStyle w:val="1111"/>
          </w:rPr>
          <w:delText xml:space="preserve">S</w:delText>
        </w:r>
      </w:del>
      <w:ins w:id="3441" w:author="derek" w:date="2026-10-16T19:02:50Z" oouserid="derek">
        <w:r>
          <w:rPr>
            <w:rStyle w:val="1111"/>
          </w:rPr>
          <w:t xml:space="preserve">s</w:t>
        </w:r>
      </w:ins>
      <w:r>
        <w:rPr>
          <w:rStyle w:val="1111"/>
        </w:rPr>
        <w:t xml:space="preserve">aints in a special way</w:t>
      </w:r>
      <w:del w:id="3442" w:author="derek" w:date="2026-10-16T19:02:52Z" oouserid="derek">
        <w:r>
          <w:rPr>
            <w:rStyle w:val="1111"/>
          </w:rPr>
          <w:delText xml:space="preserve">;</w:delText>
        </w:r>
      </w:del>
      <w:ins w:id="3443" w:author="derek" w:date="2026-10-16T19:02:54Z" oouserid="derek">
        <w:r>
          <w:rPr>
            <w:rStyle w:val="1111"/>
          </w:rPr>
          <w:t xml:space="preserve">.</w:t>
        </w:r>
      </w:ins>
      <w:r>
        <w:rPr>
          <w:rStyle w:val="1111"/>
        </w:rPr>
        <w:t xml:space="preserve"> Others have what they have and there is all, they have meat</w:t>
      </w:r>
      <w:del w:id="3444" w:author="derek" w:date="2026-10-16T19:03:02Z" oouserid="derek">
        <w:r>
          <w:rPr>
            <w:rStyle w:val="1111"/>
          </w:rPr>
          <w:delText xml:space="preserve">e</w:delText>
        </w:r>
      </w:del>
      <w:r>
        <w:rPr>
          <w:rStyle w:val="1111"/>
        </w:rPr>
        <w:t xml:space="preserve">, and drink, and houses, and clo</w:t>
      </w:r>
      <w:del w:id="3445" w:author="derek" w:date="2026-10-16T19:03:08Z" oouserid="derek">
        <w:r>
          <w:rPr>
            <w:rStyle w:val="1111"/>
          </w:rPr>
          <w:delText xml:space="preserve">a</w:delText>
        </w:r>
      </w:del>
      <w:r>
        <w:rPr>
          <w:rStyle w:val="1111"/>
        </w:rPr>
        <w:t xml:space="preserve">th</w:t>
      </w:r>
      <w:r>
        <w:rPr>
          <w:rStyle w:val="1111"/>
        </w:rPr>
        <w:t xml:space="preserve">s, and money and that's all. But a gracious heart finds contentment in this, I have it, and I have a sanctified use of it too</w:t>
      </w:r>
      <w:del w:id="3446" w:author="derek" w:date="2026-10-16T19:03:31Z" oouserid="derek">
        <w:r>
          <w:rPr>
            <w:rStyle w:val="1111"/>
          </w:rPr>
          <w:delText xml:space="preserve">;</w:delText>
        </w:r>
      </w:del>
      <w:ins w:id="3447" w:author="derek" w:date="2026-10-16T19:03:31Z" oouserid="derek">
        <w:r>
          <w:rPr>
            <w:rStyle w:val="1111"/>
          </w:rPr>
          <w:t xml:space="preserve">.</w:t>
        </w:r>
      </w:ins>
      <w:r>
        <w:rPr>
          <w:rStyle w:val="1111"/>
        </w:rPr>
        <w:t xml:space="preserve"> I find God going along with what I have to draw my heart </w:t>
      </w:r>
      <w:del w:id="3448" w:author="derek" w:date="2026-10-16T19:03:38Z" oouserid="derek">
        <w:r>
          <w:rPr>
            <w:rStyle w:val="1111"/>
          </w:rPr>
          <w:delText xml:space="preserve">neerer</w:delText>
        </w:r>
      </w:del>
      <w:ins w:id="3449" w:author="derek" w:date="2026-10-16T19:03:39Z" oouserid="derek">
        <w:r>
          <w:rPr>
            <w:rStyle w:val="1111"/>
          </w:rPr>
          <w:t xml:space="preserve">nearer</w:t>
        </w:r>
      </w:ins>
      <w:r>
        <w:rPr>
          <w:rStyle w:val="1111"/>
        </w:rPr>
        <w:t xml:space="preserve"> to </w:t>
      </w:r>
      <w:del w:id="3450" w:author="derek" w:date="2026-10-16T19:03:42Z" oouserid="derek">
        <w:r>
          <w:rPr>
            <w:rStyle w:val="1111"/>
          </w:rPr>
          <w:delText xml:space="preserve">h</w:delText>
        </w:r>
      </w:del>
      <w:ins w:id="3451" w:author="derek" w:date="2026-10-16T19:03:44Z" oouserid="derek">
        <w:r>
          <w:rPr>
            <w:rStyle w:val="1111"/>
          </w:rPr>
          <w:t xml:space="preserve">H</w:t>
        </w:r>
      </w:ins>
      <w:r>
        <w:rPr>
          <w:rStyle w:val="1111"/>
        </w:rPr>
        <w:t xml:space="preserve">im, and sanctif</w:t>
      </w:r>
      <w:del w:id="3452" w:author="derek" w:date="2026-10-16T19:03:47Z" oouserid="derek">
        <w:r>
          <w:rPr>
            <w:rStyle w:val="1111"/>
          </w:rPr>
          <w:delText xml:space="preserve">ie</w:delText>
        </w:r>
      </w:del>
      <w:ins w:id="3453" w:author="derek" w:date="2026-10-16T19:03:48Z" oouserid="derek">
        <w:r>
          <w:rPr>
            <w:rStyle w:val="1111"/>
          </w:rPr>
          <w:t xml:space="preserve">y</w:t>
        </w:r>
      </w:ins>
      <w:r>
        <w:rPr>
          <w:rStyle w:val="1111"/>
        </w:rPr>
        <w:t xml:space="preserve"> my heart to him</w:t>
      </w:r>
      <w:del w:id="3454" w:author="derek" w:date="2026-10-16T19:04:06Z" oouserid="derek">
        <w:r>
          <w:rPr>
            <w:rStyle w:val="1111"/>
          </w:rPr>
          <w:delText xml:space="preserve">:</w:delText>
        </w:r>
      </w:del>
      <w:ins w:id="3455" w:author="derek" w:date="2026-10-16T19:04:06Z" oouserid="derek">
        <w:r>
          <w:rPr>
            <w:rStyle w:val="1111"/>
          </w:rPr>
          <w:t xml:space="preserve">.</w:t>
        </w:r>
      </w:ins>
      <w:r>
        <w:rPr>
          <w:rStyle w:val="1111"/>
        </w:rPr>
        <w:t xml:space="preserve"> If I find my heart drawn </w:t>
      </w:r>
      <w:r/>
    </w:p>
    <w:p>
      <w:pPr>
        <w:pStyle w:val="1132"/>
        <w:pBdr/>
        <w:spacing/>
        <w:ind/>
        <w:rPr/>
      </w:pPr>
      <w:r/>
      <w:bookmarkStart w:id="91" w:name="anchor-97"/>
      <w:r/>
      <w:bookmarkEnd w:id="91"/>
      <w:r>
        <w:rPr>
          <w:rStyle w:val="1111"/>
        </w:rPr>
        <w:t xml:space="preserve">Page</w:t>
      </w:r>
      <w:r>
        <w:rPr>
          <w:rStyle w:val="1111"/>
        </w:rPr>
        <w:t xml:space="preserve"> 42</w:t>
      </w:r>
      <w:r/>
    </w:p>
    <w:p>
      <w:pPr>
        <w:pStyle w:val="1132"/>
        <w:pBdr/>
        <w:spacing/>
        <w:ind/>
        <w:rPr/>
      </w:pPr>
      <w:r/>
      <w:bookmarkStart w:id="92" w:name="anchor-98"/>
      <w:r/>
      <w:bookmarkEnd w:id="92"/>
      <w:r>
        <w:rPr>
          <w:rStyle w:val="1111"/>
        </w:rPr>
        <w:t xml:space="preserve">nearer to God by what I </w:t>
      </w:r>
      <w:del w:id="3456" w:author="derek" w:date="2026-10-16T19:04:14Z" oouserid="derek">
        <w:r>
          <w:rPr>
            <w:rStyle w:val="1111"/>
          </w:rPr>
          <w:delText xml:space="preserve">i</w:delText>
        </w:r>
      </w:del>
      <w:ins w:id="3457" w:author="derek" w:date="2026-10-16T19:04:15Z" oouserid="derek">
        <w:r>
          <w:rPr>
            <w:rStyle w:val="1111"/>
          </w:rPr>
          <w:t xml:space="preserve">e</w:t>
        </w:r>
      </w:ins>
      <w:r>
        <w:rPr>
          <w:rStyle w:val="1111"/>
        </w:rPr>
        <w:t xml:space="preserve">njoy; it's more a great deal than if I have it without any sanctifying my heart by it</w:t>
      </w:r>
      <w:del w:id="3458" w:author="derek" w:date="2026-10-16T19:04:31Z" oouserid="derek">
        <w:r>
          <w:rPr>
            <w:rStyle w:val="1111"/>
          </w:rPr>
          <w:delText xml:space="preserve">;</w:delText>
        </w:r>
      </w:del>
      <w:ins w:id="3459" w:author="derek" w:date="2026-10-16T19:04:31Z" oouserid="derek">
        <w:r>
          <w:rPr>
            <w:rStyle w:val="1111"/>
          </w:rPr>
          <w:t xml:space="preserve">.</w:t>
        </w:r>
      </w:ins>
      <w:r>
        <w:rPr>
          <w:rStyle w:val="1111"/>
        </w:rPr>
        <w:t xml:space="preserve"> </w:t>
      </w:r>
      <w:del w:id="3460" w:author="derek" w:date="2026-10-16T19:04:33Z" oouserid="derek">
        <w:r>
          <w:rPr>
            <w:rStyle w:val="1111"/>
          </w:rPr>
          <w:delText xml:space="preserve">t</w:delText>
        </w:r>
      </w:del>
      <w:ins w:id="3461" w:author="derek" w:date="2026-10-16T19:04:33Z" oouserid="derek">
        <w:r>
          <w:rPr>
            <w:rStyle w:val="1111"/>
          </w:rPr>
          <w:t xml:space="preserve">T</w:t>
        </w:r>
      </w:ins>
      <w:r>
        <w:rPr>
          <w:rStyle w:val="1111"/>
        </w:rPr>
        <w:t xml:space="preserve">here's a secret dew that goes along with it, there's the dew of God</w:t>
      </w:r>
      <w:ins w:id="3462" w:author="derek" w:date="2026-10-16T19:04:43Z" oouserid="derek">
        <w:r>
          <w:rPr>
            <w:rStyle w:val="1111"/>
          </w:rPr>
          <w:t xml:space="preserve">’</w:t>
        </w:r>
      </w:ins>
      <w:r>
        <w:rPr>
          <w:rStyle w:val="1111"/>
        </w:rPr>
        <w:t xml:space="preserve">s love in it, and the dew of sanctification.</w:t>
      </w:r>
      <w:r/>
    </w:p>
    <w:p>
      <w:pPr>
        <w:pStyle w:val="1132"/>
        <w:pBdr/>
        <w:spacing/>
        <w:ind/>
        <w:rPr/>
      </w:pPr>
      <w:r/>
      <w:bookmarkStart w:id="93" w:name="W43-43-article_2"/>
      <w:r/>
      <w:bookmarkEnd w:id="93"/>
      <w:r>
        <w:rPr>
          <w:rStyle w:val="1111"/>
        </w:rPr>
        <w:t xml:space="preserve">3. </w:t>
      </w:r>
      <w:r>
        <w:rPr>
          <w:rStyle w:val="1111"/>
        </w:rPr>
        <w:t xml:space="preserve">A gracious heart what he </w:t>
      </w:r>
      <w:del w:id="3463" w:author="derek" w:date="2026-10-16T19:06:54Z" oouserid="derek">
        <w:r>
          <w:rPr>
            <w:rStyle w:val="1111"/>
          </w:rPr>
          <w:delText xml:space="preserve">hath</w:delText>
        </w:r>
      </w:del>
      <w:ins w:id="3464" w:author="derek" w:date="2026-10-16T19:06:54Z" oouserid="derek">
        <w:r>
          <w:rPr>
            <w:rStyle w:val="1111"/>
          </w:rPr>
          <w:t xml:space="preserve">has</w:t>
        </w:r>
      </w:ins>
      <w:r>
        <w:rPr>
          <w:rStyle w:val="1111"/>
        </w:rPr>
        <w:t xml:space="preserve"> he </w:t>
      </w:r>
      <w:del w:id="3465" w:author="derek" w:date="2026-10-16T19:06:57Z" oouserid="derek">
        <w:r>
          <w:rPr>
            <w:rStyle w:val="1111"/>
          </w:rPr>
          <w:delText xml:space="preserve">hath</w:delText>
        </w:r>
      </w:del>
      <w:ins w:id="3466" w:author="derek" w:date="2026-10-16T19:06:57Z" oouserid="derek">
        <w:r>
          <w:rPr>
            <w:rStyle w:val="1111"/>
          </w:rPr>
          <w:t xml:space="preserve">has</w:t>
        </w:r>
      </w:ins>
      <w:r>
        <w:rPr>
          <w:rStyle w:val="1111"/>
        </w:rPr>
        <w:t xml:space="preserve"> it upon free-cost, he is not like</w:t>
      </w:r>
      <w:ins w:id="3467" w:author="derek" w:date="2026-10-16T19:07:14Z" oouserid="derek">
        <w:r>
          <w:rPr>
            <w:rStyle w:val="1111"/>
          </w:rPr>
          <w:t xml:space="preserve">ly</w:t>
        </w:r>
      </w:ins>
      <w:r>
        <w:rPr>
          <w:rStyle w:val="1111"/>
        </w:rPr>
        <w:t xml:space="preserve"> to be called to pay for what he </w:t>
      </w:r>
      <w:del w:id="3468" w:author="derek" w:date="2026-10-16T19:07:08Z" oouserid="derek">
        <w:r>
          <w:rPr>
            <w:rStyle w:val="1111"/>
          </w:rPr>
          <w:delText xml:space="preserve">hath</w:delText>
        </w:r>
      </w:del>
      <w:ins w:id="3469" w:author="derek" w:date="2026-10-16T19:07:24Z" oouserid="derek">
        <w:r>
          <w:rPr>
            <w:rStyle w:val="1111"/>
          </w:rPr>
          <w:t xml:space="preserve">has.</w:t>
        </w:r>
      </w:ins>
      <w:del w:id="3470" w:author="derek" w:date="2026-10-16T19:07:24Z" oouserid="derek">
        <w:r>
          <w:rPr>
            <w:rStyle w:val="1111"/>
          </w:rPr>
          <w:delText xml:space="preserve">:</w:delText>
        </w:r>
      </w:del>
      <w:r>
        <w:rPr>
          <w:rStyle w:val="1111"/>
        </w:rPr>
        <w:t xml:space="preserve"> The difference between what a godly man </w:t>
      </w:r>
      <w:del w:id="3471" w:author="derek" w:date="2026-10-16T19:07:35Z" oouserid="derek">
        <w:r>
          <w:rPr>
            <w:rStyle w:val="1111"/>
          </w:rPr>
          <w:delText xml:space="preserve">hath</w:delText>
        </w:r>
      </w:del>
      <w:ins w:id="3472" w:author="derek" w:date="2026-10-16T19:07:35Z" oouserid="derek">
        <w:r>
          <w:rPr>
            <w:rStyle w:val="1111"/>
          </w:rPr>
          <w:t xml:space="preserve">has</w:t>
        </w:r>
      </w:ins>
      <w:del w:id="3473" w:author="derek" w:date="2026-10-16T19:07:37Z" oouserid="derek">
        <w:r>
          <w:rPr>
            <w:rStyle w:val="1111"/>
          </w:rPr>
          <w:delText xml:space="preserve">;</w:delText>
        </w:r>
      </w:del>
      <w:r>
        <w:rPr>
          <w:rStyle w:val="1111"/>
        </w:rPr>
        <w:t xml:space="preserve"> and a wicked man is in this: </w:t>
      </w:r>
      <w:del w:id="3474" w:author="derek" w:date="2026-10-16T19:07:44Z" oouserid="derek">
        <w:r>
          <w:rPr>
            <w:rStyle w:val="1111"/>
          </w:rPr>
          <w:delText xml:space="preserve">A</w:delText>
        </w:r>
      </w:del>
      <w:ins w:id="3475" w:author="derek" w:date="2026-10-16T19:07:44Z" oouserid="derek">
        <w:r>
          <w:rPr>
            <w:rStyle w:val="1111"/>
          </w:rPr>
          <w:t xml:space="preserve">a</w:t>
        </w:r>
      </w:ins>
      <w:r>
        <w:rPr>
          <w:rStyle w:val="1111"/>
        </w:rPr>
        <w:t xml:space="preserve"> godly man is as a child in an Inn</w:t>
      </w:r>
      <w:del w:id="3476" w:author="derek" w:date="2026-10-16T19:07:55Z" oouserid="derek">
        <w:r>
          <w:rPr>
            <w:rStyle w:val="1111"/>
          </w:rPr>
          <w:delText xml:space="preserve">e;</w:delText>
        </w:r>
      </w:del>
      <w:ins w:id="3477" w:author="derek" w:date="2026-10-16T19:07:57Z" oouserid="derek">
        <w:r>
          <w:rPr>
            <w:rStyle w:val="1111"/>
          </w:rPr>
          <w:t xml:space="preserve">.</w:t>
        </w:r>
      </w:ins>
      <w:r>
        <w:rPr>
          <w:rStyle w:val="1111"/>
        </w:rPr>
        <w:t xml:space="preserve"> </w:t>
      </w:r>
      <w:del w:id="3478" w:author="derek" w:date="2026-10-16T19:07:59Z" oouserid="derek">
        <w:r>
          <w:rPr>
            <w:rStyle w:val="1111"/>
          </w:rPr>
          <w:delText xml:space="preserve">a</w:delText>
        </w:r>
      </w:del>
      <w:ins w:id="3479" w:author="derek" w:date="2026-10-16T19:07:59Z" oouserid="derek">
        <w:r>
          <w:rPr>
            <w:rStyle w:val="1111"/>
          </w:rPr>
          <w:t xml:space="preserve">A</w:t>
        </w:r>
      </w:ins>
      <w:r>
        <w:rPr>
          <w:rStyle w:val="1111"/>
        </w:rPr>
        <w:t xml:space="preserve">n </w:t>
      </w:r>
      <w:del w:id="3480" w:author="derek" w:date="2026-10-16T19:08:06Z" oouserid="derek">
        <w:r>
          <w:rPr>
            <w:rStyle w:val="1111"/>
          </w:rPr>
          <w:delText xml:space="preserve">I</w:delText>
        </w:r>
      </w:del>
      <w:ins w:id="3481" w:author="derek" w:date="2026-10-16T19:08:06Z" oouserid="derek">
        <w:r>
          <w:rPr>
            <w:rStyle w:val="1111"/>
          </w:rPr>
          <w:t xml:space="preserve">i</w:t>
        </w:r>
      </w:ins>
      <w:r>
        <w:rPr>
          <w:rStyle w:val="1111"/>
        </w:rPr>
        <w:t xml:space="preserve">n-keeper </w:t>
      </w:r>
      <w:del w:id="3482" w:author="derek" w:date="2026-10-16T19:08:10Z" oouserid="derek">
        <w:r>
          <w:rPr>
            <w:rStyle w:val="1111"/>
          </w:rPr>
          <w:delText xml:space="preserve">hath</w:delText>
        </w:r>
      </w:del>
      <w:ins w:id="3483" w:author="derek" w:date="2026-10-16T19:08:10Z" oouserid="derek">
        <w:r>
          <w:rPr>
            <w:rStyle w:val="1111"/>
          </w:rPr>
          <w:t xml:space="preserve">has</w:t>
        </w:r>
      </w:ins>
      <w:r>
        <w:rPr>
          <w:rStyle w:val="1111"/>
        </w:rPr>
        <w:t xml:space="preserve"> his child in his house, and the </w:t>
      </w:r>
      <w:del w:id="3484" w:author="derek" w:date="2026-10-16T19:08:45Z" oouserid="derek">
        <w:r>
          <w:rPr>
            <w:rStyle w:val="1111"/>
          </w:rPr>
          <w:delText xml:space="preserve">F</w:delText>
        </w:r>
      </w:del>
      <w:ins w:id="3485" w:author="derek" w:date="2026-10-16T19:08:45Z" oouserid="derek">
        <w:r>
          <w:rPr>
            <w:rStyle w:val="1111"/>
          </w:rPr>
          <w:t xml:space="preserve">f</w:t>
        </w:r>
      </w:ins>
      <w:r>
        <w:rPr>
          <w:rStyle w:val="1111"/>
        </w:rPr>
        <w:t xml:space="preserve">ather provides his </w:t>
      </w:r>
      <w:del w:id="3486" w:author="derek" w:date="2026-10-16T19:08:50Z" oouserid="derek">
        <w:r>
          <w:rPr>
            <w:rStyle w:val="1111"/>
          </w:rPr>
          <w:delText xml:space="preserve">dyet</w:delText>
        </w:r>
      </w:del>
      <w:ins w:id="3487" w:author="derek" w:date="2026-10-16T19:08:54Z" oouserid="derek">
        <w:r>
          <w:rPr>
            <w:rStyle w:val="1111"/>
          </w:rPr>
          <w:t xml:space="preserve">diet</w:t>
        </w:r>
      </w:ins>
      <w:r>
        <w:rPr>
          <w:rStyle w:val="1111"/>
        </w:rPr>
        <w:t xml:space="preserve">, and lodging, and what is fit for him</w:t>
      </w:r>
      <w:del w:id="3488" w:author="derek" w:date="2026-10-16T19:09:03Z" oouserid="derek">
        <w:r>
          <w:rPr>
            <w:rStyle w:val="1111"/>
          </w:rPr>
          <w:delText xml:space="preserve">;</w:delText>
        </w:r>
      </w:del>
      <w:ins w:id="3489" w:author="derek" w:date="2026-10-16T19:09:03Z" oouserid="derek">
        <w:r>
          <w:rPr>
            <w:rStyle w:val="1111"/>
          </w:rPr>
          <w:t xml:space="preserve">.</w:t>
        </w:r>
      </w:ins>
      <w:r>
        <w:rPr>
          <w:rStyle w:val="1111"/>
        </w:rPr>
        <w:t xml:space="preserve"> Now there comes a stranger, and the stranger </w:t>
      </w:r>
      <w:del w:id="3490" w:author="derek" w:date="2026-10-16T19:09:11Z" oouserid="derek">
        <w:r>
          <w:rPr>
            <w:rStyle w:val="1111"/>
          </w:rPr>
          <w:delText xml:space="preserve">hath</w:delText>
        </w:r>
      </w:del>
      <w:ins w:id="3491" w:author="derek" w:date="2026-10-16T19:09:11Z" oouserid="derek">
        <w:r>
          <w:rPr>
            <w:rStyle w:val="1111"/>
          </w:rPr>
          <w:t xml:space="preserve">has</w:t>
        </w:r>
      </w:ins>
      <w:r>
        <w:rPr>
          <w:rStyle w:val="1111"/>
        </w:rPr>
        <w:t xml:space="preserve"> dinner and supper provided, and lodging, but the stran</w:t>
      </w:r>
      <w:r>
        <w:rPr>
          <w:rStyle w:val="1111"/>
        </w:rPr>
        <w:t xml:space="preserve">ger must pay for all</w:t>
      </w:r>
      <w:del w:id="3492" w:author="derek" w:date="2026-10-16T19:09:24Z" oouserid="derek">
        <w:r>
          <w:rPr>
            <w:rStyle w:val="1111"/>
          </w:rPr>
          <w:delText xml:space="preserve">;</w:delText>
        </w:r>
      </w:del>
      <w:ins w:id="3493" w:author="derek" w:date="2026-10-16T19:09:24Z" oouserid="derek">
        <w:r>
          <w:rPr>
            <w:rStyle w:val="1111"/>
          </w:rPr>
          <w:t xml:space="preserve">.</w:t>
        </w:r>
      </w:ins>
      <w:r>
        <w:rPr>
          <w:rStyle w:val="1111"/>
        </w:rPr>
        <w:t xml:space="preserve"> </w:t>
      </w:r>
      <w:del w:id="3494" w:author="derek" w:date="2026-10-16T19:09:26Z" oouserid="derek">
        <w:r>
          <w:rPr>
            <w:rStyle w:val="1111"/>
          </w:rPr>
          <w:delText xml:space="preserve">i</w:delText>
        </w:r>
      </w:del>
      <w:ins w:id="3495" w:author="derek" w:date="2026-10-16T19:09:26Z" oouserid="derek">
        <w:r>
          <w:rPr>
            <w:rStyle w:val="1111"/>
          </w:rPr>
          <w:t xml:space="preserve">I</w:t>
        </w:r>
      </w:ins>
      <w:r>
        <w:rPr>
          <w:rStyle w:val="1111"/>
        </w:rPr>
        <w:t xml:space="preserve">t may be the child</w:t>
      </w:r>
      <w:ins w:id="3496" w:author="derek" w:date="2026-10-16T19:11:42Z" oouserid="derek">
        <w:r>
          <w:rPr>
            <w:rStyle w:val="1111"/>
          </w:rPr>
          <w:t xml:space="preserve">’</w:t>
        </w:r>
      </w:ins>
      <w:r>
        <w:rPr>
          <w:rStyle w:val="1111"/>
        </w:rPr>
        <w:t xml:space="preserve">s fare is meaner than the fare of the stranger, the stranger </w:t>
      </w:r>
      <w:del w:id="3497" w:author="derek" w:date="2026-10-16T19:11:53Z" oouserid="derek">
        <w:r>
          <w:rPr>
            <w:rStyle w:val="1111"/>
          </w:rPr>
          <w:delText xml:space="preserve">hath</w:delText>
        </w:r>
      </w:del>
      <w:ins w:id="3498" w:author="derek" w:date="2026-10-16T19:11:54Z" oouserid="derek">
        <w:r>
          <w:rPr>
            <w:rStyle w:val="1111"/>
          </w:rPr>
          <w:t xml:space="preserve">has</w:t>
        </w:r>
      </w:ins>
      <w:r>
        <w:rPr>
          <w:rStyle w:val="1111"/>
        </w:rPr>
        <w:t xml:space="preserve"> </w:t>
      </w:r>
      <w:del w:id="3499" w:author="derek" w:date="2026-10-16T19:11:57Z" oouserid="derek">
        <w:r>
          <w:rPr>
            <w:rStyle w:val="1111"/>
          </w:rPr>
          <w:delText xml:space="preserve">boyld</w:delText>
        </w:r>
      </w:del>
      <w:ins w:id="3500" w:author="derek" w:date="2026-10-16T19:11:59Z" oouserid="derek">
        <w:r>
          <w:rPr>
            <w:rStyle w:val="1111"/>
          </w:rPr>
          <w:t xml:space="preserve">boiled</w:t>
        </w:r>
      </w:ins>
      <w:r>
        <w:rPr>
          <w:rStyle w:val="1111"/>
        </w:rPr>
        <w:t xml:space="preserve">, and </w:t>
      </w:r>
      <w:del w:id="3501" w:author="derek" w:date="2026-10-16T19:12:02Z" oouserid="derek">
        <w:r>
          <w:rPr>
            <w:rStyle w:val="1111"/>
          </w:rPr>
          <w:delText xml:space="preserve">rost</w:delText>
        </w:r>
      </w:del>
      <w:ins w:id="3502" w:author="derek" w:date="2026-10-16T19:12:03Z" oouserid="derek">
        <w:r>
          <w:rPr>
            <w:rStyle w:val="1111"/>
          </w:rPr>
          <w:t xml:space="preserve">roast</w:t>
        </w:r>
      </w:ins>
      <w:r>
        <w:rPr>
          <w:rStyle w:val="1111"/>
        </w:rPr>
        <w:t xml:space="preserve"> and baked; but he must pay for it, there must come a reckoning for it. Just thus it is, many of God</w:t>
      </w:r>
      <w:ins w:id="3503" w:author="derek" w:date="2026-10-16T19:12:16Z" oouserid="derek">
        <w:r>
          <w:rPr>
            <w:rStyle w:val="1111"/>
          </w:rPr>
          <w:t xml:space="preserve">’</w:t>
        </w:r>
      </w:ins>
      <w:r>
        <w:rPr>
          <w:rStyle w:val="1111"/>
        </w:rPr>
        <w:t xml:space="preserve">s people have but mean fare; but </w:t>
      </w:r>
      <w:r>
        <w:rPr>
          <w:rStyle w:val="1111"/>
        </w:rPr>
        <w:t xml:space="preserve">God as a father provides it, and it is on free-cost, and they must not pay for what they have, it is paid for before</w:t>
      </w:r>
      <w:del w:id="3504" w:author="derek" w:date="2026-10-16T19:13:28Z" oouserid="derek">
        <w:r>
          <w:rPr>
            <w:rStyle w:val="1111"/>
          </w:rPr>
          <w:delText xml:space="preserve">;</w:delText>
        </w:r>
      </w:del>
      <w:ins w:id="3505" w:author="derek" w:date="2026-10-16T19:13:28Z" oouserid="derek">
        <w:r>
          <w:rPr>
            <w:rStyle w:val="1111"/>
          </w:rPr>
          <w:t xml:space="preserve">.</w:t>
        </w:r>
      </w:ins>
      <w:r>
        <w:rPr>
          <w:rStyle w:val="1111"/>
        </w:rPr>
        <w:t xml:space="preserve"> </w:t>
      </w:r>
      <w:del w:id="3506" w:author="derek" w:date="2026-10-16T19:13:30Z" oouserid="derek">
        <w:r>
          <w:rPr>
            <w:rStyle w:val="1111"/>
          </w:rPr>
          <w:delText xml:space="preserve">b</w:delText>
        </w:r>
      </w:del>
      <w:ins w:id="3507" w:author="derek" w:date="2026-10-16T19:13:30Z" oouserid="derek">
        <w:r>
          <w:rPr>
            <w:rStyle w:val="1111"/>
          </w:rPr>
          <w:t xml:space="preserve">B</w:t>
        </w:r>
      </w:ins>
      <w:r>
        <w:rPr>
          <w:rStyle w:val="1111"/>
        </w:rPr>
        <w:t xml:space="preserve">ut the wicked in all their pomp, and pride, and bravery, they have what they call for, but there must come a reckoning for all, they must</w:t>
      </w:r>
      <w:r>
        <w:rPr>
          <w:rStyle w:val="1111"/>
        </w:rPr>
        <w:t xml:space="preserve"> pay for all in the conclusion, and is it not better to have a little upon free cost, than to come to have all to pay for? Grace </w:t>
      </w:r>
      <w:del w:id="3508" w:author="derek" w:date="2026-10-16T19:14:01Z" oouserid="derek">
        <w:r>
          <w:rPr>
            <w:rStyle w:val="1111"/>
          </w:rPr>
          <w:delText xml:space="preserve">doth</w:delText>
        </w:r>
      </w:del>
      <w:ins w:id="3509" w:author="derek" w:date="2026-10-16T19:14:03Z" oouserid="derek">
        <w:r>
          <w:rPr>
            <w:rStyle w:val="1111"/>
          </w:rPr>
          <w:t xml:space="preserve">does</w:t>
        </w:r>
      </w:ins>
      <w:r>
        <w:rPr>
          <w:rStyle w:val="1111"/>
        </w:rPr>
        <w:t xml:space="preserve"> </w:t>
      </w:r>
      <w:del w:id="3510" w:author="derek" w:date="2026-10-16T19:14:05Z" oouserid="derek">
        <w:r>
          <w:rPr>
            <w:rStyle w:val="1111"/>
          </w:rPr>
          <w:delText xml:space="preserve">shew</w:delText>
        </w:r>
      </w:del>
      <w:ins w:id="3511" w:author="derek" w:date="2026-10-16T19:14:06Z" oouserid="derek">
        <w:r>
          <w:rPr>
            <w:rStyle w:val="1111"/>
          </w:rPr>
          <w:t xml:space="preserve">show</w:t>
        </w:r>
      </w:ins>
      <w:r>
        <w:rPr>
          <w:rStyle w:val="1111"/>
        </w:rPr>
        <w:t xml:space="preserve"> a man that what he </w:t>
      </w:r>
      <w:del w:id="3512" w:author="derek" w:date="2026-10-16T19:14:10Z" oouserid="derek">
        <w:r>
          <w:rPr>
            <w:rStyle w:val="1111"/>
          </w:rPr>
          <w:delText xml:space="preserve">hath</w:delText>
        </w:r>
      </w:del>
      <w:ins w:id="3513" w:author="derek" w:date="2026-10-16T19:14:10Z" oouserid="derek">
        <w:r>
          <w:rPr>
            <w:rStyle w:val="1111"/>
          </w:rPr>
          <w:t xml:space="preserve">has</w:t>
        </w:r>
      </w:ins>
      <w:r>
        <w:rPr>
          <w:rStyle w:val="1111"/>
        </w:rPr>
        <w:t xml:space="preserve">, he </w:t>
      </w:r>
      <w:del w:id="3514" w:author="derek" w:date="2026-10-16T19:14:13Z" oouserid="derek">
        <w:r>
          <w:rPr>
            <w:rStyle w:val="1111"/>
          </w:rPr>
          <w:delText xml:space="preserve">hath</w:delText>
        </w:r>
      </w:del>
      <w:ins w:id="3515" w:author="derek" w:date="2026-10-16T19:14:14Z" oouserid="derek">
        <w:r>
          <w:rPr>
            <w:rStyle w:val="1111"/>
          </w:rPr>
          <w:t xml:space="preserve">has</w:t>
        </w:r>
      </w:ins>
      <w:r>
        <w:rPr>
          <w:rStyle w:val="1111"/>
        </w:rPr>
        <w:t xml:space="preserve"> it on free cost, from God as from a Father, and therefore must needs be very sweet.</w:t>
      </w:r>
      <w:r/>
    </w:p>
    <w:p>
      <w:pPr>
        <w:pStyle w:val="1132"/>
        <w:pBdr/>
        <w:spacing/>
        <w:ind/>
        <w:rPr/>
      </w:pPr>
      <w:r/>
      <w:bookmarkStart w:id="93" w:name="W43-43-article_3"/>
      <w:r/>
      <w:bookmarkEnd w:id="93"/>
      <w:r>
        <w:rPr>
          <w:rStyle w:val="1111"/>
        </w:rPr>
        <w:t xml:space="preserve">Fourthly, </w:t>
      </w:r>
      <w:del w:id="3516" w:author="derek" w:date="2026-10-16T19:14:26Z" oouserid="derek">
        <w:r>
          <w:rPr>
            <w:rStyle w:val="1111"/>
          </w:rPr>
          <w:delText xml:space="preserve">A</w:delText>
        </w:r>
      </w:del>
      <w:ins w:id="3517" w:author="derek" w:date="2026-10-16T19:14:26Z" oouserid="derek">
        <w:r>
          <w:rPr>
            <w:rStyle w:val="1111"/>
          </w:rPr>
          <w:t xml:space="preserve">a</w:t>
        </w:r>
      </w:ins>
      <w:r>
        <w:rPr>
          <w:rStyle w:val="1111"/>
        </w:rPr>
        <w:t xml:space="preserve"> godly man may very well be content, though he </w:t>
      </w:r>
      <w:del w:id="3518" w:author="derek" w:date="2026-10-16T19:14:35Z" oouserid="derek">
        <w:r>
          <w:rPr>
            <w:rStyle w:val="1111"/>
          </w:rPr>
          <w:delText xml:space="preserve">hath</w:delText>
        </w:r>
      </w:del>
      <w:ins w:id="3519" w:author="derek" w:date="2026-10-16T19:14:35Z" oouserid="derek">
        <w:r>
          <w:rPr>
            <w:rStyle w:val="1111"/>
          </w:rPr>
          <w:t xml:space="preserve">has</w:t>
        </w:r>
      </w:ins>
      <w:r>
        <w:rPr>
          <w:rStyle w:val="1111"/>
        </w:rPr>
        <w:t xml:space="preserve"> but little</w:t>
      </w:r>
      <w:del w:id="3520" w:author="derek" w:date="2026-10-16T19:14:37Z" oouserid="derek">
        <w:r>
          <w:rPr>
            <w:rStyle w:val="1111"/>
          </w:rPr>
          <w:delText xml:space="preserve">,</w:delText>
        </w:r>
      </w:del>
      <w:ins w:id="3521" w:author="derek" w:date="2026-10-16T19:14:38Z" oouserid="derek">
        <w:r>
          <w:rPr>
            <w:rStyle w:val="1111"/>
          </w:rPr>
          <w:t xml:space="preserve">.</w:t>
        </w:r>
      </w:ins>
      <w:r>
        <w:rPr>
          <w:rStyle w:val="1111"/>
        </w:rPr>
        <w:t xml:space="preserve"> </w:t>
      </w:r>
      <w:r>
        <w:rPr>
          <w:rStyle w:val="1111"/>
        </w:rPr>
        <w:t xml:space="preserve">For what he </w:t>
      </w:r>
      <w:del w:id="3522" w:author="derek" w:date="2026-10-16T19:14:41Z" oouserid="derek">
        <w:r>
          <w:rPr>
            <w:rStyle w:val="1111"/>
          </w:rPr>
          <w:delText xml:space="preserve">hath</w:delText>
        </w:r>
      </w:del>
      <w:ins w:id="3523" w:author="derek" w:date="2026-10-16T19:14:41Z" oouserid="derek">
        <w:r>
          <w:rPr>
            <w:rStyle w:val="1111"/>
          </w:rPr>
          <w:t xml:space="preserve">has</w:t>
        </w:r>
      </w:ins>
      <w:r>
        <w:rPr>
          <w:rStyle w:val="1111"/>
        </w:rPr>
        <w:t xml:space="preserve"> he </w:t>
      </w:r>
      <w:del w:id="3524" w:author="derek" w:date="2026-10-16T19:14:45Z" oouserid="derek">
        <w:r>
          <w:rPr>
            <w:rStyle w:val="1111"/>
          </w:rPr>
          <w:delText xml:space="preserve">hath</w:delText>
        </w:r>
      </w:del>
      <w:ins w:id="3525" w:author="derek" w:date="2026-10-16T19:14:45Z" oouserid="derek">
        <w:r>
          <w:rPr>
            <w:rStyle w:val="1111"/>
          </w:rPr>
          <w:t xml:space="preserve">has</w:t>
        </w:r>
      </w:ins>
      <w:r>
        <w:rPr>
          <w:rStyle w:val="1111"/>
        </w:rPr>
        <w:t xml:space="preserve"> it by right of Jesus Christ, by the purchase of Jesus Christ,</w:t>
      </w:r>
      <w:r>
        <w:rPr>
          <w:rStyle w:val="1111"/>
        </w:rPr>
        <w:t xml:space="preserve"> he </w:t>
      </w:r>
      <w:del w:id="3526" w:author="derek" w:date="2026-10-16T19:15:11Z" oouserid="derek">
        <w:r>
          <w:rPr>
            <w:rStyle w:val="1111"/>
          </w:rPr>
          <w:delText xml:space="preserve">hath</w:delText>
        </w:r>
      </w:del>
      <w:ins w:id="3527" w:author="derek" w:date="2026-10-16T19:15:11Z" oouserid="derek">
        <w:r>
          <w:rPr>
            <w:rStyle w:val="1111"/>
          </w:rPr>
          <w:t xml:space="preserve">has</w:t>
        </w:r>
      </w:ins>
      <w:r>
        <w:rPr>
          <w:rStyle w:val="1111"/>
        </w:rPr>
        <w:t xml:space="preserve"> a right to it</w:t>
      </w:r>
      <w:del w:id="3528" w:author="derek" w:date="2026-10-16T19:15:25Z" oouserid="derek">
        <w:r>
          <w:rPr>
            <w:rStyle w:val="1111"/>
          </w:rPr>
          <w:delText xml:space="preserve">,</w:delText>
        </w:r>
      </w:del>
      <w:ins w:id="3529" w:author="derek" w:date="2026-10-16T19:15:25Z" oouserid="derek">
        <w:r>
          <w:rPr>
            <w:rStyle w:val="1111"/>
          </w:rPr>
          <w:t xml:space="preserve">.</w:t>
        </w:r>
      </w:ins>
      <w:r>
        <w:rPr>
          <w:rStyle w:val="1111"/>
        </w:rPr>
        <w:t xml:space="preserve"> </w:t>
      </w:r>
      <w:del w:id="3530" w:author="derek" w:date="2026-10-16T19:15:28Z" oouserid="derek">
        <w:r>
          <w:rPr>
            <w:rStyle w:val="1111"/>
          </w:rPr>
          <w:delText xml:space="preserve">a</w:delText>
        </w:r>
      </w:del>
      <w:ins w:id="3531" w:author="derek" w:date="2026-10-16T19:15:28Z" oouserid="derek">
        <w:r>
          <w:rPr>
            <w:rStyle w:val="1111"/>
          </w:rPr>
          <w:t xml:space="preserve">A</w:t>
        </w:r>
      </w:ins>
      <w:r>
        <w:rPr>
          <w:rStyle w:val="1111"/>
        </w:rPr>
        <w:t xml:space="preserve">nother manner of right to what he </w:t>
      </w:r>
      <w:del w:id="3532" w:author="derek" w:date="2026-10-16T19:15:33Z" oouserid="derek">
        <w:r>
          <w:rPr>
            <w:rStyle w:val="1111"/>
          </w:rPr>
          <w:delText xml:space="preserve">hath</w:delText>
        </w:r>
      </w:del>
      <w:ins w:id="3533" w:author="derek" w:date="2026-10-16T19:15:34Z" oouserid="derek">
        <w:r>
          <w:rPr>
            <w:rStyle w:val="1111"/>
          </w:rPr>
          <w:t xml:space="preserve">has</w:t>
        </w:r>
      </w:ins>
      <w:r>
        <w:rPr>
          <w:rStyle w:val="1111"/>
        </w:rPr>
        <w:t xml:space="preserve">, than any wicked man can have to what he </w:t>
      </w:r>
      <w:del w:id="3534" w:author="derek" w:date="2026-10-16T19:15:44Z" oouserid="derek">
        <w:r>
          <w:rPr>
            <w:rStyle w:val="1111"/>
          </w:rPr>
          <w:delText xml:space="preserve">hath</w:delText>
        </w:r>
      </w:del>
      <w:ins w:id="3535" w:author="derek" w:date="2026-10-16T19:15:47Z" oouserid="derek">
        <w:r>
          <w:rPr>
            <w:rStyle w:val="1111"/>
          </w:rPr>
          <w:t xml:space="preserve">has</w:t>
        </w:r>
      </w:ins>
      <w:r>
        <w:rPr>
          <w:rStyle w:val="1111"/>
        </w:rPr>
        <w:t xml:space="preserve">; a wicked man </w:t>
      </w:r>
      <w:del w:id="3536" w:author="derek" w:date="2026-10-16T19:15:51Z" oouserid="derek">
        <w:r>
          <w:rPr>
            <w:rStyle w:val="1111"/>
          </w:rPr>
          <w:delText xml:space="preserve">hath</w:delText>
        </w:r>
      </w:del>
      <w:ins w:id="3537" w:author="derek" w:date="2026-10-16T19:15:51Z" oouserid="derek">
        <w:r>
          <w:rPr>
            <w:rStyle w:val="1111"/>
          </w:rPr>
          <w:t xml:space="preserve">has</w:t>
        </w:r>
      </w:ins>
      <w:r>
        <w:rPr>
          <w:rStyle w:val="1111"/>
        </w:rPr>
        <w:t xml:space="preserve"> these outward things</w:t>
      </w:r>
      <w:del w:id="3538" w:author="derek" w:date="2026-10-16T19:15:58Z" oouserid="derek">
        <w:r>
          <w:rPr>
            <w:rStyle w:val="1111"/>
          </w:rPr>
          <w:delText xml:space="preserve">;</w:delText>
        </w:r>
      </w:del>
      <w:ins w:id="3539" w:author="derek" w:date="2026-10-16T19:15:58Z" oouserid="derek">
        <w:r>
          <w:rPr>
            <w:rStyle w:val="1111"/>
          </w:rPr>
          <w:t xml:space="preserve">.</w:t>
        </w:r>
      </w:ins>
      <w:r>
        <w:rPr>
          <w:rStyle w:val="1111"/>
        </w:rPr>
        <w:t xml:space="preserve"> I do not say they are usurpers of what they have,</w:t>
      </w:r>
      <w:r>
        <w:rPr>
          <w:rStyle w:val="1111"/>
        </w:rPr>
        <w:t xml:space="preserve"> but they have a right to it, and that before God, but how? </w:t>
      </w:r>
      <w:del w:id="3540" w:author="derek" w:date="2026-10-16T19:16:09Z" oouserid="derek">
        <w:r>
          <w:rPr>
            <w:rStyle w:val="1111"/>
          </w:rPr>
          <w:delText xml:space="preserve">i</w:delText>
        </w:r>
      </w:del>
      <w:ins w:id="3541" w:author="derek" w:date="2026-10-16T19:16:09Z" oouserid="derek">
        <w:r>
          <w:rPr>
            <w:rStyle w:val="1111"/>
          </w:rPr>
          <w:t xml:space="preserve">I</w:t>
        </w:r>
      </w:ins>
      <w:r>
        <w:rPr>
          <w:rStyle w:val="1111"/>
        </w:rPr>
        <w:t xml:space="preserve">t is a right by </w:t>
      </w:r>
      <w:del w:id="3542" w:author="derek" w:date="2026-10-16T19:16:13Z" oouserid="derek">
        <w:r>
          <w:rPr>
            <w:rStyle w:val="1111"/>
          </w:rPr>
          <w:delText xml:space="preserve">meer</w:delText>
        </w:r>
      </w:del>
      <w:ins w:id="3543" w:author="derek" w:date="2026-10-16T19:16:16Z" oouserid="derek">
        <w:r>
          <w:rPr>
            <w:rStyle w:val="1111"/>
          </w:rPr>
          <w:t xml:space="preserve">mere</w:t>
        </w:r>
      </w:ins>
      <w:r>
        <w:rPr>
          <w:rStyle w:val="1111"/>
        </w:rPr>
        <w:t xml:space="preserve"> donation, that is, God by </w:t>
      </w:r>
      <w:del w:id="3544" w:author="derek" w:date="2026-10-16T19:16:21Z" oouserid="derek">
        <w:r>
          <w:rPr>
            <w:rStyle w:val="1111"/>
          </w:rPr>
          <w:delText xml:space="preserve">h</w:delText>
        </w:r>
      </w:del>
      <w:ins w:id="3545" w:author="derek" w:date="2026-10-16T19:16:21Z" oouserid="derek">
        <w:r>
          <w:rPr>
            <w:rStyle w:val="1111"/>
          </w:rPr>
          <w:t xml:space="preserve">H</w:t>
        </w:r>
      </w:ins>
      <w:r>
        <w:rPr>
          <w:rStyle w:val="1111"/>
        </w:rPr>
        <w:t xml:space="preserve">is free bounty </w:t>
      </w:r>
      <w:del w:id="3546" w:author="derek" w:date="2026-10-16T19:16:25Z" oouserid="derek">
        <w:r>
          <w:rPr>
            <w:rStyle w:val="1111"/>
          </w:rPr>
          <w:delText xml:space="preserve">doth</w:delText>
        </w:r>
      </w:del>
      <w:ins w:id="3547" w:author="derek" w:date="2026-10-16T19:16:26Z" oouserid="derek">
        <w:r>
          <w:rPr>
            <w:rStyle w:val="1111"/>
          </w:rPr>
          <w:t xml:space="preserve">does</w:t>
        </w:r>
      </w:ins>
      <w:r>
        <w:rPr>
          <w:rStyle w:val="1111"/>
        </w:rPr>
        <w:t xml:space="preserve"> give it to them</w:t>
      </w:r>
      <w:del w:id="3548" w:author="derek" w:date="2026-10-16T19:16:32Z" oouserid="derek">
        <w:r>
          <w:rPr>
            <w:rStyle w:val="1111"/>
          </w:rPr>
          <w:delText xml:space="preserve">;</w:delText>
        </w:r>
      </w:del>
      <w:ins w:id="3549" w:author="derek" w:date="2026-10-16T19:16:32Z" oouserid="derek">
        <w:r>
          <w:rPr>
            <w:rStyle w:val="1111"/>
          </w:rPr>
          <w:t xml:space="preserve">.</w:t>
        </w:r>
      </w:ins>
      <w:r>
        <w:rPr>
          <w:rStyle w:val="1111"/>
        </w:rPr>
        <w:t xml:space="preserve"> </w:t>
      </w:r>
      <w:del w:id="3550" w:author="derek" w:date="2026-10-16T19:16:33Z" oouserid="derek">
        <w:r>
          <w:rPr>
            <w:rStyle w:val="1111"/>
          </w:rPr>
          <w:delText xml:space="preserve">b</w:delText>
        </w:r>
      </w:del>
      <w:ins w:id="3551" w:author="derek" w:date="2026-10-16T19:16:33Z" oouserid="derek">
        <w:r>
          <w:rPr>
            <w:rStyle w:val="1111"/>
          </w:rPr>
          <w:t xml:space="preserve">B</w:t>
        </w:r>
      </w:ins>
      <w:r>
        <w:rPr>
          <w:rStyle w:val="1111"/>
        </w:rPr>
        <w:t xml:space="preserve">ut the right that the </w:t>
      </w:r>
      <w:del w:id="3552" w:author="derek" w:date="2026-10-16T19:16:37Z" oouserid="derek">
        <w:r>
          <w:rPr>
            <w:rStyle w:val="1111"/>
          </w:rPr>
          <w:delText xml:space="preserve">S</w:delText>
        </w:r>
      </w:del>
      <w:ins w:id="3553" w:author="derek" w:date="2026-10-16T19:16:38Z" oouserid="derek">
        <w:r>
          <w:rPr>
            <w:rStyle w:val="1111"/>
          </w:rPr>
          <w:t xml:space="preserve">s</w:t>
        </w:r>
      </w:ins>
      <w:r>
        <w:rPr>
          <w:rStyle w:val="1111"/>
        </w:rPr>
        <w:t xml:space="preserve">aints have, it is a right of purchase, it is paid for, and it is their own, and they m</w:t>
      </w:r>
      <w:r>
        <w:rPr>
          <w:rStyle w:val="1111"/>
        </w:rPr>
        <w:t xml:space="preserve">ay in a holy manner, and holy way, challenge whatsoever they have need of. We cannot express the right of a holy man, the difference between his right, and the right of the wicked more fully than by this similitude; a </w:t>
      </w:r>
      <w:del w:id="3554" w:author="derek" w:date="2026-10-16T19:17:47Z" oouserid="derek">
        <w:r>
          <w:rPr>
            <w:rStyle w:val="1111"/>
          </w:rPr>
          <w:delText xml:space="preserve">M</w:delText>
        </w:r>
      </w:del>
      <w:ins w:id="3555" w:author="derek" w:date="2026-10-16T19:17:47Z" oouserid="derek">
        <w:r>
          <w:rPr>
            <w:rStyle w:val="1111"/>
          </w:rPr>
          <w:t xml:space="preserve">m</w:t>
        </w:r>
      </w:ins>
      <w:r>
        <w:rPr>
          <w:rStyle w:val="1111"/>
        </w:rPr>
        <w:t xml:space="preserve">alefactor that is condemned to die, </w:t>
      </w:r>
      <w:r/>
    </w:p>
    <w:p>
      <w:pPr>
        <w:pStyle w:val="1132"/>
        <w:pBdr/>
        <w:spacing/>
        <w:ind/>
        <w:rPr/>
      </w:pPr>
      <w:r/>
      <w:bookmarkStart w:id="93" w:name="anchor-99"/>
      <w:r/>
      <w:bookmarkEnd w:id="93"/>
      <w:r>
        <w:rPr>
          <w:rStyle w:val="1111"/>
        </w:rPr>
        <w:t xml:space="preserve">Page</w:t>
      </w:r>
      <w:r>
        <w:rPr>
          <w:rStyle w:val="1111"/>
        </w:rPr>
        <w:t xml:space="preserve"> 43</w:t>
      </w:r>
      <w:r/>
    </w:p>
    <w:p>
      <w:pPr>
        <w:pStyle w:val="1132"/>
        <w:pBdr/>
        <w:spacing/>
        <w:ind/>
        <w:rPr/>
      </w:pPr>
      <w:r/>
      <w:bookmarkStart w:id="94" w:name="anchor-100"/>
      <w:r/>
      <w:bookmarkEnd w:id="94"/>
      <w:r>
        <w:rPr>
          <w:rStyle w:val="1111"/>
        </w:rPr>
        <w:t xml:space="preserve">yet he </w:t>
      </w:r>
      <w:del w:id="3556" w:author="derek" w:date="2026-10-19T18:44:56Z" oouserid="derek">
        <w:r>
          <w:rPr>
            <w:rStyle w:val="1111"/>
          </w:rPr>
          <w:delText xml:space="preserve">hath</w:delText>
        </w:r>
      </w:del>
      <w:ins w:id="3557" w:author="derek" w:date="2026-10-19T18:44:56Z" oouserid="derek">
        <w:r>
          <w:rPr>
            <w:rStyle w:val="1111"/>
          </w:rPr>
          <w:t xml:space="preserve">has</w:t>
        </w:r>
      </w:ins>
      <w:r>
        <w:rPr>
          <w:rStyle w:val="1111"/>
        </w:rPr>
        <w:t xml:space="preserve"> by </w:t>
      </w:r>
      <w:del w:id="3558" w:author="derek" w:date="2026-10-19T18:45:00Z" oouserid="derek">
        <w:r>
          <w:rPr>
            <w:rStyle w:val="1111"/>
          </w:rPr>
          <w:delText xml:space="preserve">favour</w:delText>
        </w:r>
      </w:del>
      <w:ins w:id="3559" w:author="derek" w:date="2026-10-19T18:45:01Z" oouserid="derek">
        <w:r>
          <w:rPr>
            <w:rStyle w:val="1111"/>
          </w:rPr>
          <w:t xml:space="preserve">favor</w:t>
        </w:r>
      </w:ins>
      <w:r>
        <w:rPr>
          <w:rStyle w:val="1111"/>
        </w:rPr>
        <w:t xml:space="preserve"> granted to him his supper pr</w:t>
      </w:r>
      <w:r>
        <w:rPr>
          <w:rStyle w:val="1111"/>
        </w:rPr>
        <w:t xml:space="preserve">ovided over night, and you cannot say though the </w:t>
      </w:r>
      <w:del w:id="3560" w:author="derek" w:date="2026-10-19T18:45:10Z" oouserid="derek">
        <w:r>
          <w:rPr>
            <w:rStyle w:val="1111"/>
          </w:rPr>
          <w:delText xml:space="preserve">M</w:delText>
        </w:r>
      </w:del>
      <w:ins w:id="3561" w:author="derek" w:date="2026-10-19T18:45:10Z" oouserid="derek">
        <w:r>
          <w:rPr>
            <w:rStyle w:val="1111"/>
          </w:rPr>
          <w:t xml:space="preserve">m</w:t>
        </w:r>
      </w:ins>
      <w:r>
        <w:rPr>
          <w:rStyle w:val="1111"/>
        </w:rPr>
        <w:t xml:space="preserve">alefactor </w:t>
      </w:r>
      <w:del w:id="3562" w:author="derek" w:date="2026-10-19T18:45:15Z" oouserid="derek">
        <w:r>
          <w:rPr>
            <w:rStyle w:val="1111"/>
          </w:rPr>
          <w:delText xml:space="preserve">hath</w:delText>
        </w:r>
      </w:del>
      <w:ins w:id="3563" w:author="derek" w:date="2026-10-19T18:45:15Z" oouserid="derek">
        <w:r>
          <w:rPr>
            <w:rStyle w:val="1111"/>
          </w:rPr>
          <w:t xml:space="preserve">has</w:t>
        </w:r>
      </w:ins>
      <w:r>
        <w:rPr>
          <w:rStyle w:val="1111"/>
        </w:rPr>
        <w:t xml:space="preserve"> forfeited all his right to all things, to every bit of bread, yet if he shall have a supper granted to him he </w:t>
      </w:r>
      <w:del w:id="3564" w:author="derek" w:date="2026-10-19T18:45:26Z" oouserid="derek">
        <w:r>
          <w:rPr>
            <w:rStyle w:val="1111"/>
          </w:rPr>
          <w:delText xml:space="preserve">doth</w:delText>
        </w:r>
      </w:del>
      <w:ins w:id="3565" w:author="derek" w:date="2026-10-19T18:45:26Z" oouserid="derek">
        <w:r>
          <w:rPr>
            <w:rStyle w:val="1111"/>
          </w:rPr>
          <w:t xml:space="preserve">does</w:t>
        </w:r>
      </w:ins>
      <w:r>
        <w:rPr>
          <w:rStyle w:val="1111"/>
        </w:rPr>
        <w:t xml:space="preserve"> not steal it, though all his right is forfeited by his fault, after he is o</w:t>
      </w:r>
      <w:r>
        <w:rPr>
          <w:rStyle w:val="1111"/>
        </w:rPr>
        <w:t xml:space="preserve">nce condemned he hath no right to any thing</w:t>
      </w:r>
      <w:del w:id="3566" w:author="derek" w:date="2026-10-19T18:45:39Z" oouserid="derek">
        <w:r>
          <w:rPr>
            <w:rStyle w:val="1111"/>
          </w:rPr>
          <w:delText xml:space="preserve">;</w:delText>
        </w:r>
      </w:del>
      <w:ins w:id="3567" w:author="derek" w:date="2026-10-19T18:45:39Z" oouserid="derek">
        <w:r>
          <w:rPr>
            <w:rStyle w:val="1111"/>
          </w:rPr>
          <w:t xml:space="preserve">.</w:t>
        </w:r>
      </w:ins>
      <w:r>
        <w:rPr>
          <w:rStyle w:val="1111"/>
        </w:rPr>
        <w:t xml:space="preserve"> </w:t>
      </w:r>
      <w:del w:id="3568" w:author="derek" w:date="2026-10-19T18:45:40Z" oouserid="derek">
        <w:r>
          <w:rPr>
            <w:rStyle w:val="1111"/>
          </w:rPr>
          <w:delText xml:space="preserve">s</w:delText>
        </w:r>
      </w:del>
      <w:ins w:id="3569" w:author="derek" w:date="2026-10-19T18:45:40Z" oouserid="derek">
        <w:r>
          <w:rPr>
            <w:rStyle w:val="1111"/>
          </w:rPr>
          <w:t xml:space="preserve">S</w:t>
        </w:r>
      </w:ins>
      <w:r>
        <w:rPr>
          <w:rStyle w:val="1111"/>
        </w:rPr>
        <w:t xml:space="preserve">o it is with the wicked, they have forfeited all their right to all comforts in this world, they are condemned by God as </w:t>
      </w:r>
      <w:del w:id="3570" w:author="derek" w:date="2026-10-19T18:45:51Z" oouserid="derek">
        <w:r>
          <w:rPr>
            <w:rStyle w:val="1111"/>
          </w:rPr>
          <w:delText xml:space="preserve">M</w:delText>
        </w:r>
      </w:del>
      <w:ins w:id="3571" w:author="derek" w:date="2026-10-19T18:45:52Z" oouserid="derek">
        <w:r>
          <w:rPr>
            <w:rStyle w:val="1111"/>
          </w:rPr>
          <w:t xml:space="preserve">m</w:t>
        </w:r>
      </w:ins>
      <w:r>
        <w:rPr>
          <w:rStyle w:val="1111"/>
        </w:rPr>
        <w:t xml:space="preserve">alefactors and are going to execution; but if God will in </w:t>
      </w:r>
      <w:del w:id="3572" w:author="derek" w:date="2026-10-19T18:46:00Z" oouserid="derek">
        <w:r>
          <w:rPr>
            <w:rStyle w:val="1111"/>
          </w:rPr>
          <w:delText xml:space="preserve">h</w:delText>
        </w:r>
      </w:del>
      <w:ins w:id="3573" w:author="derek" w:date="2026-10-19T18:46:00Z" oouserid="derek">
        <w:r>
          <w:rPr>
            <w:rStyle w:val="1111"/>
          </w:rPr>
          <w:t xml:space="preserve">H</w:t>
        </w:r>
      </w:ins>
      <w:r>
        <w:rPr>
          <w:rStyle w:val="1111"/>
        </w:rPr>
        <w:t xml:space="preserve">is bounty give them somethi</w:t>
      </w:r>
      <w:r>
        <w:rPr>
          <w:rStyle w:val="1111"/>
        </w:rPr>
        <w:t xml:space="preserve">ng to preserve them here in the world, they cannot be said to be thieves or robbers</w:t>
      </w:r>
      <w:del w:id="3574" w:author="derek" w:date="2026-10-19T18:46:13Z" oouserid="derek">
        <w:r>
          <w:rPr>
            <w:rStyle w:val="1111"/>
          </w:rPr>
          <w:delText xml:space="preserve">:</w:delText>
        </w:r>
      </w:del>
      <w:ins w:id="3575" w:author="derek" w:date="2026-10-19T18:46:13Z" oouserid="derek">
        <w:r>
          <w:rPr>
            <w:rStyle w:val="1111"/>
          </w:rPr>
          <w:t xml:space="preserve">.</w:t>
        </w:r>
      </w:ins>
      <w:r>
        <w:rPr>
          <w:rStyle w:val="1111"/>
        </w:rPr>
        <w:t xml:space="preserve"> Now a man </w:t>
      </w:r>
      <w:del w:id="3576" w:author="derek" w:date="2026-10-19T18:46:17Z" oouserid="derek">
        <w:r>
          <w:rPr>
            <w:rStyle w:val="1111"/>
          </w:rPr>
          <w:delText xml:space="preserve">hath</w:delText>
        </w:r>
      </w:del>
      <w:ins w:id="3577" w:author="derek" w:date="2026-10-19T18:46:17Z" oouserid="derek">
        <w:r>
          <w:rPr>
            <w:rStyle w:val="1111"/>
          </w:rPr>
          <w:t xml:space="preserve">has</w:t>
        </w:r>
      </w:ins>
      <w:r>
        <w:rPr>
          <w:rStyle w:val="1111"/>
        </w:rPr>
        <w:t xml:space="preserve"> granted to him a supper over night before his execution, but is that like the supper that he was wont to have in his own house, when he eat his own bread, a</w:t>
      </w:r>
      <w:r>
        <w:rPr>
          <w:rStyle w:val="1111"/>
        </w:rPr>
        <w:t xml:space="preserve">nd had his wife and children about him? Oh a dish of green herbs at home would be a great deal better than any dainties in such a supper as that is; but now a child of God </w:t>
      </w:r>
      <w:del w:id="3578" w:author="derek" w:date="2026-10-19T18:46:47Z" oouserid="derek">
        <w:r>
          <w:rPr>
            <w:rStyle w:val="1111"/>
          </w:rPr>
          <w:delText xml:space="preserve">hath</w:delText>
        </w:r>
      </w:del>
      <w:ins w:id="3579" w:author="derek" w:date="2026-10-19T18:46:47Z" oouserid="derek">
        <w:r>
          <w:rPr>
            <w:rStyle w:val="1111"/>
          </w:rPr>
          <w:t xml:space="preserve">has</w:t>
        </w:r>
      </w:ins>
      <w:r>
        <w:rPr>
          <w:rStyle w:val="1111"/>
        </w:rPr>
        <w:t xml:space="preserve"> not a right </w:t>
      </w:r>
      <w:del w:id="3580" w:author="derek" w:date="2026-10-19T18:46:52Z" oouserid="derek">
        <w:r>
          <w:rPr>
            <w:rStyle w:val="1111"/>
          </w:rPr>
          <w:delText xml:space="preserve">meerly</w:delText>
        </w:r>
      </w:del>
      <w:ins w:id="3581" w:author="derek" w:date="2026-10-19T18:46:53Z" oouserid="derek">
        <w:r>
          <w:rPr>
            <w:rStyle w:val="1111"/>
          </w:rPr>
          <w:t xml:space="preserve">merely</w:t>
        </w:r>
      </w:ins>
      <w:r>
        <w:rPr>
          <w:rStyle w:val="1111"/>
        </w:rPr>
        <w:t xml:space="preserve"> by donation, but what he </w:t>
      </w:r>
      <w:del w:id="3582" w:author="derek" w:date="2026-10-19T18:46:58Z" oouserid="derek">
        <w:r>
          <w:rPr>
            <w:rStyle w:val="1111"/>
          </w:rPr>
          <w:delText xml:space="preserve">hath</w:delText>
        </w:r>
      </w:del>
      <w:ins w:id="3583" w:author="derek" w:date="2026-10-19T18:46:58Z" oouserid="derek">
        <w:r>
          <w:rPr>
            <w:rStyle w:val="1111"/>
          </w:rPr>
          <w:t xml:space="preserve">has</w:t>
        </w:r>
      </w:ins>
      <w:r>
        <w:rPr>
          <w:rStyle w:val="1111"/>
        </w:rPr>
        <w:t xml:space="preserve"> it is his own through the purc</w:t>
      </w:r>
      <w:r>
        <w:rPr>
          <w:rStyle w:val="1111"/>
        </w:rPr>
        <w:t xml:space="preserve">hase of Christ</w:t>
      </w:r>
      <w:del w:id="3584" w:author="derek" w:date="2026-10-19T18:47:05Z" oouserid="derek">
        <w:r>
          <w:rPr>
            <w:rStyle w:val="1111"/>
          </w:rPr>
          <w:delText xml:space="preserve">;</w:delText>
        </w:r>
      </w:del>
      <w:ins w:id="3585" w:author="derek" w:date="2026-10-19T18:47:05Z" oouserid="derek">
        <w:r>
          <w:rPr>
            <w:rStyle w:val="1111"/>
          </w:rPr>
          <w:t xml:space="preserve">.</w:t>
        </w:r>
      </w:ins>
      <w:r>
        <w:rPr>
          <w:rStyle w:val="1111"/>
        </w:rPr>
        <w:t xml:space="preserve"> </w:t>
      </w:r>
      <w:del w:id="3586" w:author="derek" w:date="2026-10-19T18:47:06Z" oouserid="derek">
        <w:r>
          <w:rPr>
            <w:rStyle w:val="1111"/>
          </w:rPr>
          <w:delText xml:space="preserve">e</w:delText>
        </w:r>
      </w:del>
      <w:ins w:id="3587" w:author="derek" w:date="2026-10-19T18:47:06Z" oouserid="derek">
        <w:r>
          <w:rPr>
            <w:rStyle w:val="1111"/>
          </w:rPr>
          <w:t xml:space="preserve">E</w:t>
        </w:r>
      </w:ins>
      <w:r>
        <w:rPr>
          <w:rStyle w:val="1111"/>
        </w:rPr>
        <w:t xml:space="preserve">very bit of bread that </w:t>
      </w:r>
      <w:del w:id="3588" w:author="derek" w:date="2026-10-19T18:47:11Z" oouserid="derek">
        <w:r>
          <w:rPr>
            <w:rStyle w:val="1111"/>
          </w:rPr>
          <w:delText xml:space="preserve">thou</w:delText>
        </w:r>
      </w:del>
      <w:ins w:id="3589" w:author="derek" w:date="2026-10-19T18:47:11Z" oouserid="derek">
        <w:r>
          <w:rPr>
            <w:rStyle w:val="1111"/>
          </w:rPr>
          <w:t xml:space="preserve">you</w:t>
        </w:r>
      </w:ins>
      <w:r>
        <w:rPr>
          <w:rStyle w:val="1111"/>
        </w:rPr>
        <w:t xml:space="preserve"> </w:t>
      </w:r>
      <w:del w:id="3590" w:author="derek" w:date="2026-10-19T18:47:15Z" oouserid="derek">
        <w:r>
          <w:rPr>
            <w:rStyle w:val="1111"/>
          </w:rPr>
          <w:delText xml:space="preserve">eatest</w:delText>
        </w:r>
      </w:del>
      <w:ins w:id="3591" w:author="derek" w:date="2026-10-19T18:47:15Z" oouserid="derek">
        <w:r>
          <w:rPr>
            <w:rStyle w:val="1111"/>
          </w:rPr>
          <w:t xml:space="preserve">eat</w:t>
        </w:r>
      </w:ins>
      <w:r>
        <w:rPr>
          <w:rStyle w:val="1111"/>
        </w:rPr>
        <w:t xml:space="preserve">, if </w:t>
      </w:r>
      <w:del w:id="3592" w:author="derek" w:date="2026-10-19T18:47:19Z" oouserid="derek">
        <w:r>
          <w:rPr>
            <w:rStyle w:val="1111"/>
          </w:rPr>
          <w:delText xml:space="preserve">thou</w:delText>
        </w:r>
      </w:del>
      <w:ins w:id="3593" w:author="derek" w:date="2026-10-19T18:47:20Z" oouserid="derek">
        <w:r>
          <w:rPr>
            <w:rStyle w:val="1111"/>
          </w:rPr>
          <w:t xml:space="preserve">you</w:t>
        </w:r>
      </w:ins>
      <w:r>
        <w:rPr>
          <w:rStyle w:val="1111"/>
        </w:rPr>
        <w:t xml:space="preserve"> </w:t>
      </w:r>
      <w:del w:id="3594" w:author="derek" w:date="2026-10-19T18:48:31Z" oouserid="derek">
        <w:r>
          <w:rPr>
            <w:rStyle w:val="1111"/>
          </w:rPr>
          <w:delText xml:space="preserve">beest</w:delText>
        </w:r>
      </w:del>
      <w:ins w:id="3595" w:author="derek" w:date="2026-10-19T18:48:31Z" oouserid="derek">
        <w:r>
          <w:rPr>
            <w:rStyle w:val="1111"/>
          </w:rPr>
          <w:t xml:space="preserve">are</w:t>
        </w:r>
      </w:ins>
      <w:r>
        <w:rPr>
          <w:rStyle w:val="1111"/>
        </w:rPr>
        <w:t xml:space="preserve"> a godly man or woman, Jesus Christ </w:t>
      </w:r>
      <w:del w:id="3596" w:author="derek" w:date="2026-10-19T18:48:37Z" oouserid="derek">
        <w:r>
          <w:rPr>
            <w:rStyle w:val="1111"/>
          </w:rPr>
          <w:delText xml:space="preserve">hath</w:delText>
        </w:r>
      </w:del>
      <w:ins w:id="3597" w:author="derek" w:date="2026-10-19T18:48:37Z" oouserid="derek">
        <w:r>
          <w:rPr>
            <w:rStyle w:val="1111"/>
          </w:rPr>
          <w:t xml:space="preserve">has</w:t>
        </w:r>
      </w:ins>
      <w:r>
        <w:rPr>
          <w:rStyle w:val="1111"/>
        </w:rPr>
        <w:t xml:space="preserve"> bought it for </w:t>
      </w:r>
      <w:del w:id="3598" w:author="derek" w:date="2026-10-19T18:48:41Z" oouserid="derek">
        <w:r>
          <w:rPr>
            <w:rStyle w:val="1111"/>
          </w:rPr>
          <w:delText xml:space="preserve">thee</w:delText>
        </w:r>
      </w:del>
      <w:ins w:id="3599" w:author="derek" w:date="2026-10-19T18:48:41Z" oouserid="derek">
        <w:r>
          <w:rPr>
            <w:rStyle w:val="1111"/>
          </w:rPr>
          <w:t xml:space="preserve">you</w:t>
        </w:r>
      </w:ins>
      <w:r>
        <w:rPr>
          <w:rStyle w:val="1111"/>
        </w:rPr>
        <w:t xml:space="preserve">, </w:t>
      </w:r>
      <w:del w:id="3600" w:author="derek" w:date="2026-10-19T18:48:44Z" oouserid="derek">
        <w:r>
          <w:rPr>
            <w:rStyle w:val="1111"/>
          </w:rPr>
          <w:delText xml:space="preserve">thou</w:delText>
        </w:r>
      </w:del>
      <w:ins w:id="3601" w:author="derek" w:date="2026-10-19T18:48:45Z" oouserid="derek">
        <w:r>
          <w:rPr>
            <w:rStyle w:val="1111"/>
          </w:rPr>
          <w:t xml:space="preserve">you</w:t>
        </w:r>
      </w:ins>
      <w:r>
        <w:rPr>
          <w:rStyle w:val="1111"/>
        </w:rPr>
        <w:t xml:space="preserve"> </w:t>
      </w:r>
      <w:del w:id="3602" w:author="derek" w:date="2026-10-19T18:48:49Z" oouserid="derek">
        <w:r>
          <w:rPr>
            <w:rStyle w:val="1111"/>
          </w:rPr>
          <w:delText xml:space="preserve">goest</w:delText>
        </w:r>
      </w:del>
      <w:ins w:id="3603" w:author="derek" w:date="2026-10-19T18:48:49Z" oouserid="derek">
        <w:r>
          <w:rPr>
            <w:rStyle w:val="1111"/>
          </w:rPr>
          <w:t xml:space="preserve">go</w:t>
        </w:r>
      </w:ins>
      <w:r>
        <w:rPr>
          <w:rStyle w:val="1111"/>
        </w:rPr>
        <w:t xml:space="preserve"> to market and buy</w:t>
      </w:r>
      <w:del w:id="3604" w:author="derek" w:date="2026-10-19T18:48:53Z" oouserid="derek">
        <w:r>
          <w:rPr>
            <w:rStyle w:val="1111"/>
          </w:rPr>
          <w:delText xml:space="preserve">est</w:delText>
        </w:r>
      </w:del>
      <w:r>
        <w:rPr>
          <w:rStyle w:val="1111"/>
        </w:rPr>
        <w:t xml:space="preserve"> </w:t>
      </w:r>
      <w:del w:id="3605" w:author="derek" w:date="2026-10-19T18:48:55Z" oouserid="derek">
        <w:r>
          <w:rPr>
            <w:rStyle w:val="1111"/>
          </w:rPr>
          <w:delText xml:space="preserve">thy</w:delText>
        </w:r>
      </w:del>
      <w:ins w:id="3606" w:author="derek" w:date="2026-10-19T18:48:55Z" oouserid="derek">
        <w:r>
          <w:rPr>
            <w:rStyle w:val="1111"/>
          </w:rPr>
          <w:t xml:space="preserve">your</w:t>
        </w:r>
      </w:ins>
      <w:r>
        <w:rPr>
          <w:rStyle w:val="1111"/>
        </w:rPr>
        <w:t xml:space="preserve"> </w:t>
      </w:r>
      <w:del w:id="3607" w:author="derek" w:date="2026-10-19T18:48:59Z" oouserid="derek">
        <w:r>
          <w:rPr>
            <w:rStyle w:val="1111"/>
          </w:rPr>
          <w:delText xml:space="preserve">meat</w:delText>
        </w:r>
      </w:del>
      <w:ins w:id="3608" w:author="derek" w:date="2026-10-19T18:48:59Z" oouserid="derek">
        <w:r>
          <w:rPr>
            <w:rStyle w:val="1111"/>
          </w:rPr>
          <w:t xml:space="preserve">food</w:t>
        </w:r>
      </w:ins>
      <w:r>
        <w:rPr>
          <w:rStyle w:val="1111"/>
        </w:rPr>
        <w:t xml:space="preserve"> and drink with </w:t>
      </w:r>
      <w:del w:id="3609" w:author="derek" w:date="2026-10-19T18:49:03Z" oouserid="derek">
        <w:r>
          <w:rPr>
            <w:rStyle w:val="1111"/>
          </w:rPr>
          <w:delText xml:space="preserve">thy</w:delText>
        </w:r>
      </w:del>
      <w:ins w:id="3610" w:author="derek" w:date="2026-10-19T18:49:04Z" oouserid="derek">
        <w:r>
          <w:rPr>
            <w:rStyle w:val="1111"/>
          </w:rPr>
          <w:t xml:space="preserve">your</w:t>
        </w:r>
      </w:ins>
      <w:r>
        <w:rPr>
          <w:rStyle w:val="1111"/>
        </w:rPr>
        <w:t xml:space="preserve"> money, but know that before </w:t>
      </w:r>
      <w:del w:id="3611" w:author="derek" w:date="2026-10-19T18:49:10Z" oouserid="derek">
        <w:r>
          <w:rPr>
            <w:rStyle w:val="1111"/>
          </w:rPr>
          <w:delText xml:space="preserve">thou</w:delText>
        </w:r>
      </w:del>
      <w:ins w:id="3612" w:author="derek" w:date="2026-10-19T18:49:10Z" oouserid="derek">
        <w:r>
          <w:rPr>
            <w:rStyle w:val="1111"/>
          </w:rPr>
          <w:t xml:space="preserve">you</w:t>
        </w:r>
      </w:ins>
      <w:r>
        <w:rPr>
          <w:rStyle w:val="1111"/>
        </w:rPr>
        <w:t xml:space="preserve"> </w:t>
      </w:r>
      <w:del w:id="3613" w:author="derek" w:date="2026-10-19T18:49:13Z" oouserid="derek">
        <w:r>
          <w:rPr>
            <w:rStyle w:val="1111"/>
          </w:rPr>
          <w:delText xml:space="preserve">hast</w:delText>
        </w:r>
      </w:del>
      <w:ins w:id="3614" w:author="derek" w:date="2026-10-19T18:49:13Z" oouserid="derek">
        <w:r>
          <w:rPr>
            <w:rStyle w:val="1111"/>
          </w:rPr>
          <w:t xml:space="preserve">have</w:t>
        </w:r>
      </w:ins>
      <w:r>
        <w:rPr>
          <w:rStyle w:val="1111"/>
        </w:rPr>
        <w:t xml:space="preserve"> bought it, or paid money, Chris</w:t>
      </w:r>
      <w:r>
        <w:rPr>
          <w:rStyle w:val="1111"/>
        </w:rPr>
        <w:t xml:space="preserve">t </w:t>
      </w:r>
      <w:del w:id="3615" w:author="derek" w:date="2026-10-19T18:49:19Z" oouserid="derek">
        <w:r>
          <w:rPr>
            <w:rStyle w:val="1111"/>
          </w:rPr>
          <w:delText xml:space="preserve">hath</w:delText>
        </w:r>
      </w:del>
      <w:ins w:id="3616" w:author="derek" w:date="2026-10-19T18:49:19Z" oouserid="derek">
        <w:r>
          <w:rPr>
            <w:rStyle w:val="1111"/>
          </w:rPr>
          <w:t xml:space="preserve">has</w:t>
        </w:r>
      </w:ins>
      <w:r>
        <w:rPr>
          <w:rStyle w:val="1111"/>
        </w:rPr>
        <w:t xml:space="preserve"> bought it at the hand of God the Father with his blood, </w:t>
      </w:r>
      <w:del w:id="3617" w:author="derek" w:date="2026-10-19T18:49:35Z" oouserid="derek">
        <w:r>
          <w:rPr>
            <w:rStyle w:val="1111"/>
          </w:rPr>
          <w:delText xml:space="preserve">thou</w:delText>
        </w:r>
      </w:del>
      <w:ins w:id="3618" w:author="derek" w:date="2026-10-19T18:49:35Z" oouserid="derek">
        <w:r>
          <w:rPr>
            <w:rStyle w:val="1111"/>
          </w:rPr>
          <w:t xml:space="preserve">you</w:t>
        </w:r>
      </w:ins>
      <w:r>
        <w:rPr>
          <w:rStyle w:val="1111"/>
        </w:rPr>
        <w:t xml:space="preserve"> </w:t>
      </w:r>
      <w:del w:id="3619" w:author="derek" w:date="2026-10-19T18:49:28Z" oouserid="derek">
        <w:r>
          <w:rPr>
            <w:rStyle w:val="1111"/>
          </w:rPr>
          <w:delText xml:space="preserve">hast</w:delText>
        </w:r>
      </w:del>
      <w:ins w:id="3620" w:author="derek" w:date="2026-10-19T18:49:40Z" oouserid="derek">
        <w:r>
          <w:rPr>
            <w:rStyle w:val="1111"/>
          </w:rPr>
          <w:t xml:space="preserve">have</w:t>
        </w:r>
      </w:ins>
      <w:r>
        <w:rPr>
          <w:rStyle w:val="1111"/>
        </w:rPr>
        <w:t xml:space="preserve"> it at the hands of men for money, but Christ </w:t>
      </w:r>
      <w:del w:id="3621" w:author="derek" w:date="2026-10-19T18:49:48Z" oouserid="derek">
        <w:r>
          <w:rPr>
            <w:rStyle w:val="1111"/>
          </w:rPr>
          <w:delText xml:space="preserve">hath</w:delText>
        </w:r>
      </w:del>
      <w:ins w:id="3622" w:author="derek" w:date="2026-10-19T18:49:50Z" oouserid="derek">
        <w:r>
          <w:rPr>
            <w:rStyle w:val="1111"/>
          </w:rPr>
          <w:t xml:space="preserve">has</w:t>
        </w:r>
      </w:ins>
      <w:r>
        <w:rPr>
          <w:rStyle w:val="1111"/>
        </w:rPr>
        <w:t xml:space="preserve"> bought it at the hand of </w:t>
      </w:r>
      <w:del w:id="3623" w:author="derek" w:date="2026-10-19T18:49:54Z" oouserid="derek">
        <w:r>
          <w:rPr>
            <w:rStyle w:val="1111"/>
          </w:rPr>
          <w:delText xml:space="preserve">h</w:delText>
        </w:r>
      </w:del>
      <w:ins w:id="3624" w:author="derek" w:date="2026-10-19T18:49:54Z" oouserid="derek">
        <w:r>
          <w:rPr>
            <w:rStyle w:val="1111"/>
          </w:rPr>
          <w:t xml:space="preserve">H</w:t>
        </w:r>
      </w:ins>
      <w:r>
        <w:rPr>
          <w:rStyle w:val="1111"/>
        </w:rPr>
        <w:t xml:space="preserve">is Father by </w:t>
      </w:r>
      <w:del w:id="3625" w:author="derek" w:date="2026-10-19T18:49:58Z" oouserid="derek">
        <w:r>
          <w:rPr>
            <w:rStyle w:val="1111"/>
          </w:rPr>
          <w:delText xml:space="preserve">h</w:delText>
        </w:r>
      </w:del>
      <w:ins w:id="3626" w:author="derek" w:date="2026-10-19T18:49:58Z" oouserid="derek">
        <w:r>
          <w:rPr>
            <w:rStyle w:val="1111"/>
          </w:rPr>
          <w:t xml:space="preserve">H</w:t>
        </w:r>
      </w:ins>
      <w:r>
        <w:rPr>
          <w:rStyle w:val="1111"/>
        </w:rPr>
        <w:t xml:space="preserve">is blood</w:t>
      </w:r>
      <w:del w:id="3627" w:author="derek" w:date="2026-10-19T18:50:01Z" oouserid="derek">
        <w:r>
          <w:rPr>
            <w:rStyle w:val="1111"/>
          </w:rPr>
          <w:delText xml:space="preserve">:</w:delText>
        </w:r>
      </w:del>
      <w:ins w:id="3628" w:author="derek" w:date="2026-10-19T18:50:01Z" oouserid="derek">
        <w:r>
          <w:rPr>
            <w:rStyle w:val="1111"/>
          </w:rPr>
          <w:t xml:space="preserve">.</w:t>
        </w:r>
      </w:ins>
      <w:r>
        <w:rPr>
          <w:rStyle w:val="1111"/>
        </w:rPr>
        <w:t xml:space="preserve"> And certainly it is a great deal better and sweeter now though it be but a little</w:t>
      </w:r>
      <w:ins w:id="3629" w:author="derek" w:date="2026-10-19T18:50:10Z" oouserid="derek">
        <w:r>
          <w:rPr>
            <w:rStyle w:val="1111"/>
          </w:rPr>
          <w:t xml:space="preserve">.</w:t>
        </w:r>
      </w:ins>
      <w:del w:id="3630" w:author="derek" w:date="2026-10-19T18:50:09Z" oouserid="derek">
        <w:r>
          <w:rPr>
            <w:rStyle w:val="1111"/>
          </w:rPr>
          <w:delText xml:space="preserve">▪</w:delText>
        </w:r>
      </w:del>
      <w:r/>
    </w:p>
    <w:p>
      <w:pPr>
        <w:pStyle w:val="1132"/>
        <w:pBdr/>
        <w:spacing/>
        <w:ind/>
        <w:rPr/>
      </w:pPr>
      <w:r/>
      <w:bookmarkStart w:id="95" w:name="W44-44-article_2"/>
      <w:r/>
      <w:bookmarkEnd w:id="95"/>
      <w:r>
        <w:rPr>
          <w:rStyle w:val="1111"/>
        </w:rPr>
        <w:t xml:space="preserve">Fifthly, </w:t>
      </w:r>
      <w:del w:id="3631" w:author="derek" w:date="2026-10-19T18:50:16Z" oouserid="derek">
        <w:r>
          <w:rPr>
            <w:rStyle w:val="1111"/>
          </w:rPr>
          <w:delText xml:space="preserve">T</w:delText>
        </w:r>
      </w:del>
      <w:ins w:id="3632" w:author="derek" w:date="2026-10-19T18:50:17Z" oouserid="derek">
        <w:r>
          <w:rPr>
            <w:rStyle w:val="1111"/>
          </w:rPr>
          <w:t xml:space="preserve">t</w:t>
        </w:r>
      </w:ins>
      <w:r>
        <w:rPr>
          <w:rStyle w:val="1111"/>
        </w:rPr>
        <w:t xml:space="preserve">here's another thing that </w:t>
      </w:r>
      <w:del w:id="3633" w:author="derek" w:date="2026-10-19T18:50:24Z" oouserid="derek">
        <w:r>
          <w:rPr>
            <w:rStyle w:val="1111"/>
          </w:rPr>
          <w:delText xml:space="preserve">shews</w:delText>
        </w:r>
      </w:del>
      <w:ins w:id="3634" w:author="derek" w:date="2026-10-19T18:50:25Z" oouserid="derek">
        <w:r>
          <w:rPr>
            <w:rStyle w:val="1111"/>
          </w:rPr>
          <w:t xml:space="preserve">shows</w:t>
        </w:r>
      </w:ins>
      <w:r>
        <w:rPr>
          <w:rStyle w:val="1111"/>
        </w:rPr>
        <w:t xml:space="preserve"> the sweetness that there is in that little that the </w:t>
      </w:r>
      <w:del w:id="3635" w:author="derek" w:date="2026-10-19T18:50:33Z" oouserid="derek">
        <w:r>
          <w:rPr>
            <w:rStyle w:val="1111"/>
          </w:rPr>
          <w:delText xml:space="preserve">S</w:delText>
        </w:r>
      </w:del>
      <w:ins w:id="3636" w:author="derek" w:date="2026-10-19T18:50:33Z" oouserid="derek">
        <w:r>
          <w:rPr>
            <w:rStyle w:val="1111"/>
          </w:rPr>
          <w:t xml:space="preserve">s</w:t>
        </w:r>
      </w:ins>
      <w:r>
        <w:rPr>
          <w:rStyle w:val="1111"/>
        </w:rPr>
        <w:t xml:space="preserve">aints have, by which they come to have contentment, whereas others cannot</w:t>
      </w:r>
      <w:del w:id="3637" w:author="derek" w:date="2026-10-19T18:50:42Z" oouserid="derek">
        <w:r>
          <w:rPr>
            <w:rStyle w:val="1111"/>
          </w:rPr>
          <w:delText xml:space="preserve">;</w:delText>
        </w:r>
      </w:del>
      <w:ins w:id="3638" w:author="derek" w:date="2026-10-19T18:50:42Z" oouserid="derek">
        <w:r>
          <w:rPr>
            <w:rStyle w:val="1111"/>
          </w:rPr>
          <w:t xml:space="preserve">.</w:t>
        </w:r>
      </w:ins>
      <w:r>
        <w:rPr>
          <w:rStyle w:val="1111"/>
        </w:rPr>
        <w:t xml:space="preserve"> </w:t>
      </w:r>
      <w:del w:id="3639" w:author="derek" w:date="2026-10-19T18:50:44Z" oouserid="derek">
        <w:r>
          <w:rPr>
            <w:rStyle w:val="1111"/>
          </w:rPr>
          <w:delText xml:space="preserve">t</w:delText>
        </w:r>
      </w:del>
      <w:ins w:id="3640" w:author="derek" w:date="2026-10-19T18:50:44Z" oouserid="derek">
        <w:r>
          <w:rPr>
            <w:rStyle w:val="1111"/>
          </w:rPr>
          <w:t xml:space="preserve">T</w:t>
        </w:r>
      </w:ins>
      <w:r>
        <w:rPr>
          <w:rStyle w:val="1111"/>
        </w:rPr>
        <w:t xml:space="preserve">hat is, </w:t>
      </w:r>
      <w:del w:id="3641" w:author="derek" w:date="2026-10-19T18:50:47Z" oouserid="derek">
        <w:r>
          <w:rPr>
            <w:rStyle w:val="1111"/>
          </w:rPr>
          <w:delText xml:space="preserve">E</w:delText>
        </w:r>
      </w:del>
      <w:ins w:id="3642" w:author="derek" w:date="2026-10-19T18:50:47Z" oouserid="derek">
        <w:r>
          <w:rPr>
            <w:rStyle w:val="1111"/>
          </w:rPr>
          <w:t xml:space="preserve">e</w:t>
        </w:r>
      </w:ins>
      <w:r>
        <w:rPr>
          <w:rStyle w:val="1111"/>
        </w:rPr>
        <w:t xml:space="preserve">very little that they have, it is but as an earnest penny of all the glory that is reserved for them, it is given them by God, but as the </w:t>
      </w:r>
      <w:del w:id="3643" w:author="derek" w:date="2026-10-19T18:51:13Z" oouserid="derek">
        <w:r>
          <w:rPr>
            <w:rStyle w:val="1111"/>
          </w:rPr>
          <w:delText xml:space="preserve">F</w:delText>
        </w:r>
      </w:del>
      <w:ins w:id="3644" w:author="derek" w:date="2026-10-19T18:51:13Z" oouserid="derek">
        <w:r>
          <w:rPr>
            <w:rStyle w:val="1111"/>
          </w:rPr>
          <w:t xml:space="preserve">f</w:t>
        </w:r>
      </w:ins>
      <w:r>
        <w:rPr>
          <w:rStyle w:val="1111"/>
        </w:rPr>
        <w:t xml:space="preserve">ore</w:t>
      </w:r>
      <w:del w:id="3645" w:author="derek" w:date="2026-10-19T18:58:56Z" oouserid="derek">
        <w:r>
          <w:rPr>
            <w:rStyle w:val="1111"/>
          </w:rPr>
          <w:delText xml:space="preserve">-</w:delText>
        </w:r>
      </w:del>
      <w:r>
        <w:rPr>
          <w:rStyle w:val="1111"/>
        </w:rPr>
        <w:t xml:space="preserve">runner of those eternal mercies that the Lord intends for them</w:t>
      </w:r>
      <w:ins w:id="3646" w:author="derek" w:date="2026-10-19T18:51:20Z" oouserid="derek">
        <w:r>
          <w:rPr>
            <w:rStyle w:val="1111"/>
          </w:rPr>
          <w:t xml:space="preserve">.</w:t>
        </w:r>
      </w:ins>
      <w:del w:id="3647" w:author="derek" w:date="2026-10-19T18:51:20Z" oouserid="derek">
        <w:r>
          <w:rPr>
            <w:rStyle w:val="1111"/>
          </w:rPr>
        </w:r>
      </w:del>
      <w:del w:id="3648" w:author="derek" w:date="2026-10-19T18:51:20Z" oouserid="derek">
        <w:r>
          <w:rPr>
            <w:rStyle w:val="1111"/>
          </w:rPr>
          <w:delText xml:space="preserve">;</w:delText>
        </w:r>
      </w:del>
      <w:r>
        <w:rPr>
          <w:rStyle w:val="1111"/>
        </w:rPr>
        <w:t xml:space="preserve"> </w:t>
      </w:r>
      <w:del w:id="3649" w:author="derek" w:date="2026-10-19T18:51:22Z" oouserid="derek">
        <w:r>
          <w:rPr>
            <w:rStyle w:val="1111"/>
          </w:rPr>
          <w:delText xml:space="preserve">n</w:delText>
        </w:r>
      </w:del>
      <w:ins w:id="3650" w:author="derek" w:date="2026-10-19T18:51:22Z" oouserid="derek">
        <w:r>
          <w:rPr>
            <w:rStyle w:val="1111"/>
          </w:rPr>
          <w:t xml:space="preserve">N</w:t>
        </w:r>
      </w:ins>
      <w:r>
        <w:rPr>
          <w:rStyle w:val="1111"/>
        </w:rPr>
        <w:t xml:space="preserve">ow if a man </w:t>
      </w:r>
      <w:del w:id="3651" w:author="derek" w:date="2026-10-19T18:51:28Z" oouserid="derek">
        <w:r>
          <w:rPr>
            <w:rStyle w:val="1111"/>
          </w:rPr>
          <w:delText xml:space="preserve">hath</w:delText>
        </w:r>
      </w:del>
      <w:ins w:id="3652" w:author="derek" w:date="2026-10-19T18:51:28Z" oouserid="derek">
        <w:r>
          <w:rPr>
            <w:rStyle w:val="1111"/>
          </w:rPr>
          <w:t xml:space="preserve">has</w:t>
        </w:r>
      </w:ins>
      <w:r>
        <w:rPr>
          <w:rStyle w:val="1111"/>
        </w:rPr>
        <w:t xml:space="preserve"> but twelve pence given to him as an earnest penny for some great possession that he must have; is not that better than if he had fo</w:t>
      </w:r>
      <w:r>
        <w:rPr>
          <w:rStyle w:val="1111"/>
        </w:rPr>
        <w:t xml:space="preserve">rty pounds given </w:t>
      </w:r>
      <w:del w:id="3653" w:author="derek" w:date="2026-10-19T18:51:44Z" oouserid="derek">
        <w:r>
          <w:rPr>
            <w:rStyle w:val="1111"/>
          </w:rPr>
          <w:delText xml:space="preserve">unto</w:delText>
        </w:r>
      </w:del>
      <w:ins w:id="3654" w:author="derek" w:date="2026-10-19T18:51:44Z" oouserid="derek">
        <w:r>
          <w:rPr>
            <w:rStyle w:val="1111"/>
          </w:rPr>
          <w:t xml:space="preserve">to</w:t>
        </w:r>
      </w:ins>
      <w:r>
        <w:rPr>
          <w:rStyle w:val="1111"/>
        </w:rPr>
        <w:t xml:space="preserve"> him otherwise? So every comfort that the Saints have in this world, it is an earnest penny to them of those eternal</w:t>
      </w:r>
      <w:del w:id="3655" w:author="derek" w:date="2026-10-19T18:51:53Z" oouserid="derek">
        <w:r>
          <w:rPr>
            <w:rStyle w:val="1111"/>
          </w:rPr>
          <w:delText xml:space="preserve">l</w:delText>
        </w:r>
      </w:del>
      <w:r>
        <w:rPr>
          <w:rStyle w:val="1111"/>
        </w:rPr>
        <w:t xml:space="preserve"> mercies that the Lord </w:t>
      </w:r>
      <w:del w:id="3656" w:author="derek" w:date="2026-10-19T18:51:57Z" oouserid="derek">
        <w:r>
          <w:rPr>
            <w:rStyle w:val="1111"/>
          </w:rPr>
          <w:delText xml:space="preserve">hath</w:delText>
        </w:r>
      </w:del>
      <w:ins w:id="3657" w:author="derek" w:date="2026-10-19T18:51:58Z" oouserid="derek">
        <w:r>
          <w:rPr>
            <w:rStyle w:val="1111"/>
          </w:rPr>
          <w:t xml:space="preserve">has</w:t>
        </w:r>
      </w:ins>
      <w:r>
        <w:rPr>
          <w:rStyle w:val="1111"/>
        </w:rPr>
        <w:t xml:space="preserve"> provided for them; as every affliction that the wicked have here it is but the beginning </w:t>
      </w:r>
      <w:r/>
    </w:p>
    <w:p>
      <w:pPr>
        <w:pStyle w:val="1132"/>
        <w:pBdr/>
        <w:spacing/>
        <w:ind/>
        <w:rPr/>
      </w:pPr>
      <w:r/>
      <w:bookmarkStart w:id="95" w:name="anchor-101"/>
      <w:r/>
      <w:bookmarkEnd w:id="95"/>
      <w:r>
        <w:rPr>
          <w:rStyle w:val="1111"/>
        </w:rPr>
        <w:t xml:space="preserve">Page</w:t>
      </w:r>
      <w:r>
        <w:rPr>
          <w:rStyle w:val="1111"/>
        </w:rPr>
        <w:t xml:space="preserve"> 44</w:t>
      </w:r>
      <w:r/>
    </w:p>
    <w:p>
      <w:pPr>
        <w:pStyle w:val="1132"/>
        <w:pBdr/>
        <w:spacing/>
        <w:ind/>
        <w:rPr>
          <w:ins w:id="3658" w:author="derek" w:date="2026-10-19T19:01:55Z" oouserid="derek"/>
          <w:rStyle w:val="1111"/>
        </w:rPr>
      </w:pPr>
      <w:r/>
      <w:bookmarkStart w:id="96" w:name="anchor-102"/>
      <w:r/>
      <w:bookmarkEnd w:id="96"/>
      <w:r>
        <w:rPr>
          <w:rStyle w:val="1111"/>
        </w:rPr>
        <w:t xml:space="preserve">of sorrow</w:t>
      </w:r>
      <w:del w:id="3659" w:author="derek" w:date="2026-10-19T18:54:57Z" oouserid="derek">
        <w:r>
          <w:rPr>
            <w:rStyle w:val="1111"/>
          </w:rPr>
          <w:delText xml:space="preserve">e</w:delText>
        </w:r>
      </w:del>
      <w:r>
        <w:rPr>
          <w:rStyle w:val="1111"/>
        </w:rPr>
        <w:t xml:space="preserve">s, and fore-runner of those ete</w:t>
      </w:r>
      <w:r>
        <w:rPr>
          <w:rStyle w:val="1111"/>
        </w:rPr>
        <w:t xml:space="preserve">rnal</w:t>
      </w:r>
      <w:del w:id="3660" w:author="derek" w:date="2026-10-19T18:55:20Z" oouserid="derek">
        <w:r>
          <w:rPr>
            <w:rStyle w:val="1111"/>
          </w:rPr>
          <w:delText xml:space="preserve">l</w:delText>
        </w:r>
      </w:del>
      <w:r>
        <w:rPr>
          <w:rStyle w:val="1111"/>
        </w:rPr>
        <w:t xml:space="preserve"> sorrows that they are like to have hereafter in Hell</w:t>
      </w:r>
      <w:del w:id="3661" w:author="derek" w:date="2026-10-19T18:58:37Z" oouserid="derek">
        <w:r>
          <w:rPr>
            <w:rStyle w:val="1111"/>
          </w:rPr>
          <w:delText xml:space="preserve">;</w:delText>
        </w:r>
      </w:del>
      <w:ins w:id="3662" w:author="derek" w:date="2026-10-19T18:58:38Z" oouserid="derek">
        <w:r>
          <w:rPr>
            <w:rStyle w:val="1111"/>
          </w:rPr>
          <w:t xml:space="preserve">.</w:t>
        </w:r>
      </w:ins>
      <w:r>
        <w:rPr>
          <w:rStyle w:val="1111"/>
        </w:rPr>
        <w:t xml:space="preserve"> </w:t>
      </w:r>
      <w:del w:id="3663" w:author="derek" w:date="2026-10-19T18:58:41Z" oouserid="derek">
        <w:r>
          <w:rPr>
            <w:rStyle w:val="1111"/>
          </w:rPr>
          <w:delText xml:space="preserve">s</w:delText>
        </w:r>
      </w:del>
      <w:ins w:id="3664" w:author="derek" w:date="2026-10-19T18:58:41Z" oouserid="derek">
        <w:r>
          <w:rPr>
            <w:rStyle w:val="1111"/>
          </w:rPr>
          <w:t xml:space="preserve">S</w:t>
        </w:r>
      </w:ins>
      <w:r>
        <w:rPr>
          <w:rStyle w:val="1111"/>
        </w:rPr>
        <w:t xml:space="preserve">o every comfort </w:t>
      </w:r>
      <w:del w:id="3665" w:author="derek" w:date="2026-10-19T18:58:45Z" oouserid="derek">
        <w:r>
          <w:rPr>
            <w:rStyle w:val="1111"/>
          </w:rPr>
          <w:delText xml:space="preserve">thou</w:delText>
        </w:r>
      </w:del>
      <w:ins w:id="3666" w:author="derek" w:date="2026-10-19T18:58:45Z" oouserid="derek">
        <w:r>
          <w:rPr>
            <w:rStyle w:val="1111"/>
          </w:rPr>
          <w:t xml:space="preserve">you</w:t>
        </w:r>
      </w:ins>
      <w:r>
        <w:rPr>
          <w:rStyle w:val="1111"/>
        </w:rPr>
        <w:t xml:space="preserve"> </w:t>
      </w:r>
      <w:del w:id="3667" w:author="derek" w:date="2026-10-19T18:58:48Z" oouserid="derek">
        <w:r>
          <w:rPr>
            <w:rStyle w:val="1111"/>
          </w:rPr>
          <w:delText xml:space="preserve">hast</w:delText>
        </w:r>
      </w:del>
      <w:ins w:id="3668" w:author="derek" w:date="2026-10-19T18:58:49Z" oouserid="derek">
        <w:r>
          <w:rPr>
            <w:rStyle w:val="1111"/>
          </w:rPr>
          <w:t xml:space="preserve">have</w:t>
        </w:r>
      </w:ins>
      <w:r>
        <w:rPr>
          <w:rStyle w:val="1111"/>
        </w:rPr>
        <w:t xml:space="preserve"> is a fore</w:t>
      </w:r>
      <w:del w:id="3669" w:author="derek" w:date="2026-10-19T18:55:16Z" oouserid="derek">
        <w:r>
          <w:rPr>
            <w:rStyle w:val="1111"/>
          </w:rPr>
          <w:delText xml:space="preserve">-</w:delText>
        </w:r>
      </w:del>
      <w:r>
        <w:rPr>
          <w:rStyle w:val="1111"/>
        </w:rPr>
        <w:t xml:space="preserve">runner of those eternal mercies </w:t>
      </w:r>
      <w:del w:id="3670" w:author="derek" w:date="2026-10-19T18:59:07Z" oouserid="derek">
        <w:r>
          <w:rPr>
            <w:rStyle w:val="1111"/>
          </w:rPr>
          <w:delText xml:space="preserve">thou</w:delText>
        </w:r>
      </w:del>
      <w:ins w:id="3671" w:author="derek" w:date="2026-10-19T18:59:08Z" oouserid="derek">
        <w:r>
          <w:rPr>
            <w:rStyle w:val="1111"/>
          </w:rPr>
          <w:t xml:space="preserve">you</w:t>
        </w:r>
      </w:ins>
      <w:r>
        <w:rPr>
          <w:rStyle w:val="1111"/>
        </w:rPr>
        <w:t xml:space="preserve"> </w:t>
      </w:r>
      <w:del w:id="3672" w:author="derek" w:date="2026-10-19T18:59:12Z" oouserid="derek">
        <w:r>
          <w:rPr>
            <w:rStyle w:val="1111"/>
          </w:rPr>
          <w:delText xml:space="preserve">shalt</w:delText>
        </w:r>
      </w:del>
      <w:ins w:id="3673" w:author="derek" w:date="2026-10-19T18:59:13Z" oouserid="derek">
        <w:r>
          <w:rPr>
            <w:rStyle w:val="1111"/>
          </w:rPr>
          <w:t xml:space="preserve">shall</w:t>
        </w:r>
      </w:ins>
      <w:r>
        <w:rPr>
          <w:rStyle w:val="1111"/>
        </w:rPr>
        <w:t xml:space="preserve"> have with God in Heaven; not only the consolations of God</w:t>
      </w:r>
      <w:ins w:id="3674" w:author="derek" w:date="2026-10-19T18:59:24Z" oouserid="derek">
        <w:r>
          <w:rPr>
            <w:rStyle w:val="1111"/>
          </w:rPr>
          <w:t xml:space="preserve">’</w:t>
        </w:r>
      </w:ins>
      <w:r>
        <w:rPr>
          <w:rStyle w:val="1111"/>
        </w:rPr>
        <w:t xml:space="preserve">s Spirit are the fore</w:t>
      </w:r>
      <w:del w:id="3675" w:author="derek" w:date="2026-10-19T18:59:27Z" oouserid="derek">
        <w:r>
          <w:rPr>
            <w:rStyle w:val="1111"/>
          </w:rPr>
          <w:delText xml:space="preserve">-</w:delText>
        </w:r>
      </w:del>
      <w:r>
        <w:rPr>
          <w:rStyle w:val="1111"/>
        </w:rPr>
        <w:t xml:space="preserve">runners of those eternal comforts </w:t>
      </w:r>
      <w:ins w:id="3676" w:author="derek" w:date="2026-10-19T18:59:32Z" oouserid="derek">
        <w:r>
          <w:rPr>
            <w:rStyle w:val="1111"/>
          </w:rPr>
          <w:t xml:space="preserve">you</w:t>
        </w:r>
      </w:ins>
      <w:del w:id="3677" w:author="derek" w:date="2026-10-19T18:59:31Z" oouserid="derek">
        <w:r>
          <w:rPr>
            <w:rStyle w:val="1111"/>
          </w:rPr>
          <w:delText xml:space="preserve">t</w:delText>
        </w:r>
      </w:del>
      <w:del w:id="3678" w:author="derek" w:date="2026-10-19T18:59:31Z" oouserid="derek">
        <w:r>
          <w:rPr>
            <w:rStyle w:val="1111"/>
          </w:rPr>
          <w:delText xml:space="preserve">hou</w:delText>
        </w:r>
      </w:del>
      <w:r>
        <w:rPr>
          <w:rStyle w:val="1111"/>
        </w:rPr>
        <w:t xml:space="preserve"> </w:t>
      </w:r>
      <w:del w:id="3679" w:author="derek" w:date="2026-10-19T18:59:35Z" oouserid="derek">
        <w:r>
          <w:rPr>
            <w:rStyle w:val="1111"/>
          </w:rPr>
          <w:delText xml:space="preserve">shalt</w:delText>
        </w:r>
      </w:del>
      <w:ins w:id="3680" w:author="derek" w:date="2026-10-19T18:59:36Z" oouserid="derek">
        <w:r>
          <w:rPr>
            <w:rStyle w:val="1111"/>
          </w:rPr>
          <w:t xml:space="preserve">shall</w:t>
        </w:r>
      </w:ins>
      <w:r>
        <w:rPr>
          <w:rStyle w:val="1111"/>
        </w:rPr>
        <w:t xml:space="preserve"> have in Heaven; but when </w:t>
      </w:r>
      <w:del w:id="3681" w:author="derek" w:date="2026-10-19T18:59:41Z" oouserid="derek">
        <w:r>
          <w:rPr>
            <w:rStyle w:val="1111"/>
          </w:rPr>
          <w:delText xml:space="preserve">thou</w:delText>
        </w:r>
      </w:del>
      <w:ins w:id="3682" w:author="derek" w:date="2026-10-19T18:59:42Z" oouserid="derek">
        <w:r>
          <w:rPr>
            <w:rStyle w:val="1111"/>
          </w:rPr>
          <w:t xml:space="preserve">you</w:t>
        </w:r>
      </w:ins>
      <w:r>
        <w:rPr>
          <w:rStyle w:val="1111"/>
        </w:rPr>
        <w:t xml:space="preserve"> </w:t>
      </w:r>
      <w:del w:id="3683" w:author="derek" w:date="2026-10-19T18:59:46Z" oouserid="derek">
        <w:r>
          <w:rPr>
            <w:rStyle w:val="1111"/>
          </w:rPr>
          <w:delText xml:space="preserve">sittest</w:delText>
        </w:r>
      </w:del>
      <w:ins w:id="3684" w:author="derek" w:date="2026-10-19T18:59:47Z" oouserid="derek">
        <w:r>
          <w:rPr>
            <w:rStyle w:val="1111"/>
          </w:rPr>
          <w:t xml:space="preserve">sit</w:t>
        </w:r>
      </w:ins>
      <w:r>
        <w:rPr>
          <w:rStyle w:val="1111"/>
        </w:rPr>
        <w:t xml:space="preserve"> at </w:t>
      </w:r>
      <w:del w:id="3685" w:author="derek" w:date="2026-10-19T18:59:49Z" oouserid="derek">
        <w:r>
          <w:rPr>
            <w:rStyle w:val="1111"/>
          </w:rPr>
          <w:delText xml:space="preserve">thy</w:delText>
        </w:r>
      </w:del>
      <w:ins w:id="3686" w:author="derek" w:date="2026-10-19T18:59:50Z" oouserid="derek">
        <w:r>
          <w:rPr>
            <w:rStyle w:val="1111"/>
          </w:rPr>
          <w:t xml:space="preserve">your</w:t>
        </w:r>
      </w:ins>
      <w:r>
        <w:rPr>
          <w:rStyle w:val="1111"/>
        </w:rPr>
        <w:t xml:space="preserve"> </w:t>
      </w:r>
      <w:del w:id="3687" w:author="derek" w:date="2026-10-19T18:59:51Z" oouserid="derek">
        <w:r>
          <w:rPr>
            <w:rStyle w:val="1111"/>
          </w:rPr>
          <w:delText xml:space="preserve">T</w:delText>
        </w:r>
      </w:del>
      <w:ins w:id="3688" w:author="derek" w:date="2026-10-19T18:59:51Z" oouserid="derek">
        <w:r>
          <w:rPr>
            <w:rStyle w:val="1111"/>
          </w:rPr>
          <w:t xml:space="preserve">t</w:t>
        </w:r>
      </w:ins>
      <w:r>
        <w:rPr>
          <w:rStyle w:val="1111"/>
        </w:rPr>
        <w:t xml:space="preserve">able, and </w:t>
      </w:r>
      <w:del w:id="3689" w:author="derek" w:date="2026-10-19T18:59:58Z" oouserid="derek">
        <w:r>
          <w:rPr>
            <w:rStyle w:val="1111"/>
          </w:rPr>
          <w:delText xml:space="preserve">rejoycest</w:delText>
        </w:r>
      </w:del>
      <w:ins w:id="3690" w:author="derek" w:date="2026-10-19T19:00:00Z" oouserid="derek">
        <w:r>
          <w:rPr>
            <w:rStyle w:val="1111"/>
          </w:rPr>
          <w:t xml:space="preserve">rejoyce</w:t>
        </w:r>
      </w:ins>
      <w:r>
        <w:rPr>
          <w:rStyle w:val="1111"/>
        </w:rPr>
        <w:t xml:space="preserve"> with </w:t>
      </w:r>
      <w:del w:id="3691" w:author="derek" w:date="2026-10-19T19:00:04Z" oouserid="derek">
        <w:r>
          <w:rPr>
            <w:rStyle w:val="1111"/>
          </w:rPr>
          <w:delText xml:space="preserve">thy</w:delText>
        </w:r>
      </w:del>
      <w:ins w:id="3692" w:author="derek" w:date="2026-10-19T19:00:05Z" oouserid="derek">
        <w:r>
          <w:rPr>
            <w:rStyle w:val="1111"/>
          </w:rPr>
          <w:t xml:space="preserve">your</w:t>
        </w:r>
      </w:ins>
      <w:r>
        <w:rPr>
          <w:rStyle w:val="1111"/>
        </w:rPr>
        <w:t xml:space="preserve"> wife and children and friends, </w:t>
      </w:r>
      <w:del w:id="3693" w:author="derek" w:date="2026-10-19T19:00:09Z" oouserid="derek">
        <w:r>
          <w:rPr>
            <w:rStyle w:val="1111"/>
          </w:rPr>
          <w:delText xml:space="preserve">thou</w:delText>
        </w:r>
      </w:del>
      <w:ins w:id="3694" w:author="derek" w:date="2026-10-19T19:00:09Z" oouserid="derek">
        <w:r>
          <w:rPr>
            <w:rStyle w:val="1111"/>
          </w:rPr>
          <w:t xml:space="preserve">you</w:t>
        </w:r>
      </w:ins>
      <w:r>
        <w:rPr>
          <w:rStyle w:val="1111"/>
        </w:rPr>
        <w:t xml:space="preserve"> may</w:t>
      </w:r>
      <w:del w:id="3695" w:author="derek" w:date="2026-10-19T19:00:12Z" oouserid="derek">
        <w:r>
          <w:rPr>
            <w:rStyle w:val="1111"/>
          </w:rPr>
          <w:delText xml:space="preserve">est</w:delText>
        </w:r>
      </w:del>
      <w:r>
        <w:rPr>
          <w:rStyle w:val="1111"/>
        </w:rPr>
        <w:t xml:space="preserve"> look upon every one of those but as a fore</w:t>
      </w:r>
      <w:del w:id="3696" w:author="derek" w:date="2026-10-19T19:00:17Z" oouserid="derek">
        <w:r>
          <w:rPr>
            <w:rStyle w:val="1111"/>
          </w:rPr>
          <w:delText xml:space="preserve">-</w:delText>
        </w:r>
      </w:del>
      <w:r>
        <w:rPr>
          <w:rStyle w:val="1111"/>
        </w:rPr>
        <w:t xml:space="preserve">runner, yea the very earnest-penny of eternal life unto </w:t>
      </w:r>
      <w:del w:id="3697" w:author="derek" w:date="2026-10-19T19:00:27Z" oouserid="derek">
        <w:r>
          <w:rPr>
            <w:rStyle w:val="1111"/>
          </w:rPr>
          <w:delText xml:space="preserve">thee</w:delText>
        </w:r>
      </w:del>
      <w:ins w:id="3698" w:author="derek" w:date="2026-10-19T19:00:28Z" oouserid="derek">
        <w:r>
          <w:rPr>
            <w:rStyle w:val="1111"/>
          </w:rPr>
          <w:t xml:space="preserve">you</w:t>
        </w:r>
      </w:ins>
      <w:r>
        <w:rPr>
          <w:rStyle w:val="1111"/>
        </w:rPr>
        <w:t xml:space="preserve">. Now then if this be so,</w:t>
      </w:r>
      <w:r>
        <w:rPr>
          <w:rStyle w:val="1111"/>
        </w:rPr>
        <w:t xml:space="preserve"> no marvel though a Christian be contented; (this is a mystery to the wicked</w:t>
      </w:r>
      <w:del w:id="3699" w:author="derek" w:date="2026-10-19T19:00:41Z" oouserid="derek">
        <w:r>
          <w:rPr>
            <w:rStyle w:val="1111"/>
          </w:rPr>
          <w:delText xml:space="preserve">:</w:delText>
        </w:r>
      </w:del>
      <w:r>
        <w:rPr>
          <w:rStyle w:val="1111"/>
        </w:rPr>
        <w:t xml:space="preserve">)</w:t>
      </w:r>
      <w:ins w:id="3700" w:author="derek" w:date="2026-10-19T19:00:42Z" oouserid="derek">
        <w:r>
          <w:rPr>
            <w:rStyle w:val="1111"/>
          </w:rPr>
          <w:t xml:space="preserve">.</w:t>
        </w:r>
      </w:ins>
      <w:r>
        <w:rPr>
          <w:rStyle w:val="1111"/>
        </w:rPr>
        <w:t xml:space="preserve"> I have what I have out of the love of God, and I have it sanctified to me by God, and I have it of free</w:t>
      </w:r>
      <w:del w:id="3701" w:author="derek" w:date="2026-10-19T19:00:55Z" oouserid="derek">
        <w:r>
          <w:rPr>
            <w:rStyle w:val="1111"/>
          </w:rPr>
          <w:delText xml:space="preserve">-</w:delText>
        </w:r>
      </w:del>
      <w:ins w:id="3702" w:author="derek" w:date="2026-10-19T19:00:56Z" oouserid="derek">
        <w:r>
          <w:rPr>
            <w:rStyle w:val="1111"/>
          </w:rPr>
          <w:t xml:space="preserve"> </w:t>
        </w:r>
      </w:ins>
      <w:r>
        <w:rPr>
          <w:rStyle w:val="1111"/>
        </w:rPr>
        <w:t xml:space="preserve">cost from God by the </w:t>
      </w:r>
      <w:del w:id="3703" w:author="derek" w:date="2026-10-19T19:01:05Z" oouserid="derek">
        <w:r>
          <w:rPr>
            <w:rStyle w:val="1111"/>
          </w:rPr>
          <w:delText xml:space="preserve">purcase</w:delText>
        </w:r>
      </w:del>
      <w:ins w:id="3704" w:author="derek" w:date="2026-10-19T19:01:07Z" oouserid="derek">
        <w:r>
          <w:rPr>
            <w:rStyle w:val="1111"/>
          </w:rPr>
          <w:t xml:space="preserve">purchase</w:t>
        </w:r>
      </w:ins>
      <w:r>
        <w:rPr>
          <w:rStyle w:val="1111"/>
        </w:rPr>
        <w:t xml:space="preserve"> of the blood of Jesus Christ, and I have it</w:t>
      </w:r>
      <w:r>
        <w:rPr>
          <w:rStyle w:val="1111"/>
        </w:rPr>
        <w:t xml:space="preserve"> as a fore</w:t>
      </w:r>
      <w:del w:id="3705" w:author="derek" w:date="2026-10-19T19:01:13Z" oouserid="derek">
        <w:r>
          <w:rPr>
            <w:rStyle w:val="1111"/>
          </w:rPr>
          <w:delText xml:space="preserve">-</w:delText>
        </w:r>
      </w:del>
      <w:r>
        <w:rPr>
          <w:rStyle w:val="1111"/>
        </w:rPr>
        <w:t xml:space="preserve">runner of those eternal mercies that are reserved for me; and in this my soul </w:t>
      </w:r>
      <w:del w:id="3706" w:author="derek" w:date="2026-10-19T19:01:21Z" oouserid="derek">
        <w:r>
          <w:rPr>
            <w:rStyle w:val="1111"/>
          </w:rPr>
          <w:delText xml:space="preserve">rejoyces</w:delText>
        </w:r>
      </w:del>
      <w:ins w:id="3707" w:author="derek" w:date="2026-10-19T19:01:24Z" oouserid="derek">
        <w:r>
          <w:rPr>
            <w:rStyle w:val="1111"/>
          </w:rPr>
          <w:t xml:space="preserve">rejoyces</w:t>
        </w:r>
      </w:ins>
      <w:del w:id="3708" w:author="derek" w:date="2026-10-19T19:01:25Z" oouserid="derek">
        <w:r>
          <w:rPr>
            <w:rStyle w:val="1111"/>
          </w:rPr>
          <w:delText xml:space="preserve">,</w:delText>
        </w:r>
      </w:del>
      <w:ins w:id="3709" w:author="derek" w:date="2026-10-19T19:01:26Z" oouserid="derek">
        <w:r>
          <w:rPr>
            <w:rStyle w:val="1111"/>
          </w:rPr>
          <w:t xml:space="preserve">.</w:t>
        </w:r>
      </w:ins>
      <w:r>
        <w:rPr>
          <w:rStyle w:val="1111"/>
        </w:rPr>
        <w:t xml:space="preserve"> There's a secret dew of Gods goodness, and blessing upon him in his estate that others have not</w:t>
      </w:r>
      <w:del w:id="3710" w:author="derek" w:date="2026-10-19T19:01:36Z" oouserid="derek">
        <w:r>
          <w:rPr>
            <w:rStyle w:val="1111"/>
          </w:rPr>
          <w:delText xml:space="preserve">;</w:delText>
        </w:r>
      </w:del>
      <w:ins w:id="3711" w:author="derek" w:date="2026-10-19T19:01:36Z" oouserid="derek">
        <w:r>
          <w:rPr>
            <w:rStyle w:val="1111"/>
          </w:rPr>
          <w:t xml:space="preserve">.</w:t>
        </w:r>
      </w:ins>
      <w:r>
        <w:rPr>
          <w:rStyle w:val="1111"/>
        </w:rPr>
        <w:t xml:space="preserve"> </w:t>
      </w:r>
      <w:del w:id="3712" w:author="derek" w:date="2026-10-19T19:01:38Z" oouserid="derek">
        <w:r>
          <w:rPr>
            <w:rStyle w:val="1111"/>
          </w:rPr>
          <w:delText xml:space="preserve">a</w:delText>
        </w:r>
      </w:del>
      <w:ins w:id="3713" w:author="derek" w:date="2026-10-19T19:01:38Z" oouserid="derek">
        <w:r>
          <w:rPr>
            <w:rStyle w:val="1111"/>
          </w:rPr>
          <w:t xml:space="preserve">A</w:t>
        </w:r>
      </w:ins>
      <w:r>
        <w:rPr>
          <w:rStyle w:val="1111"/>
        </w:rPr>
        <w:t xml:space="preserve">nd by all this you may see the meaning of that </w:t>
      </w:r>
      <w:del w:id="3714" w:author="derek" w:date="2026-10-19T19:01:43Z" oouserid="derek">
        <w:r>
          <w:rPr>
            <w:rStyle w:val="1111"/>
          </w:rPr>
          <w:delText xml:space="preserve">S</w:delText>
        </w:r>
      </w:del>
      <w:ins w:id="3715" w:author="derek" w:date="2026-10-19T19:01:43Z" oouserid="derek">
        <w:r>
          <w:rPr>
            <w:rStyle w:val="1111"/>
          </w:rPr>
          <w:t xml:space="preserve">s</w:t>
        </w:r>
      </w:ins>
      <w:r>
        <w:rPr>
          <w:rStyle w:val="1111"/>
        </w:rPr>
        <w:t xml:space="preserve">cripture, </w:t>
      </w:r>
      <w:r>
        <w:rPr>
          <w:rStyle w:val="1111"/>
        </w:rPr>
        <w:t xml:space="preserve">Prov</w:t>
      </w:r>
      <w:ins w:id="3716" w:author="derek" w:date="2026-10-19T19:01:49Z" oouserid="derek">
        <w:r>
          <w:rPr>
            <w:rStyle w:val="1111"/>
          </w:rPr>
          <w:t xml:space="preserve">erbs</w:t>
        </w:r>
      </w:ins>
      <w:r>
        <w:rPr>
          <w:rStyle w:val="1111"/>
        </w:rPr>
        <w:t xml:space="preserve">.</w:t>
      </w:r>
      <w:r>
        <w:rPr>
          <w:rStyle w:val="1111"/>
        </w:rPr>
        <w:t xml:space="preserve"> 16.8</w:t>
      </w:r>
      <w:del w:id="3717" w:author="derek" w:date="2026-10-19T19:01:55Z" oouserid="derek">
        <w:r>
          <w:rPr>
            <w:rStyle w:val="1111"/>
          </w:rPr>
          <w:delText xml:space="preserve">.</w:delText>
        </w:r>
      </w:del>
      <w:ins w:id="3718" w:author="derek" w:date="2026-10-19T19:01:55Z" oouserid="derek">
        <w:r>
          <w:rPr>
            <w:rStyle w:val="1111"/>
          </w:rPr>
          <w:t xml:space="preserve">:</w:t>
        </w:r>
      </w:ins>
      <w:ins w:id="3719" w:author="derek" w:date="2026-10-19T19:01:55Z" oouserid="derek">
        <w:r/>
      </w:ins>
    </w:p>
    <w:p w14:paraId="5FBBD974">
      <w:pPr>
        <w:pStyle w:val="1132"/>
        <w:pBdr/>
        <w:spacing/>
        <w:ind/>
        <w:rPr>
          <w:ins w:id="3721" w:author="derek" w:date="2026-10-19T19:02:05Z" oouserid="derek"/>
          <w:rStyle w:val="1111"/>
          <w:bCs/>
          <w:i/>
          <w:rPrChange w:id="3720" w:author="derek" w:date="2026-10-19T19:02:09Z" oouserid="derek">
            <w:rPr/>
          </w:rPrChange>
        </w:rPr>
      </w:pPr>
      <w:ins w:id="3722" w:author="derek" w:date="2026-10-19T19:01:55Z" oouserid="derek">
        <w:r>
          <w:rPr>
            <w:rStyle w:val="1111"/>
            <w:i/>
            <w:iCs/>
            <w:rPrChange w:id="3723" w:author="derek" w:date="2026-10-19T19:02:09Z" oouserid="derek">
              <w:rPr>
                <w:rStyle w:val="1111"/>
              </w:rPr>
            </w:rPrChange>
          </w:rPr>
        </w:r>
      </w:ins>
      <w:del w:id="3724" w:author="derek" w:date="2026-10-19T19:01:57Z" oouserid="derek">
        <w:r>
          <w:rPr>
            <w:rStyle w:val="1111"/>
            <w:i/>
            <w:iCs/>
            <w:rPrChange w:id="3725" w:author="derek" w:date="2026-10-19T19:02:09Z" oouserid="derek">
              <w:rPr>
                <w:rStyle w:val="1111"/>
              </w:rPr>
            </w:rPrChange>
          </w:rPr>
          <w:delText xml:space="preserve"> </w:delText>
        </w:r>
      </w:del>
      <w:r>
        <w:rPr>
          <w:rStyle w:val="1111"/>
          <w:i/>
          <w:iCs/>
          <w:rPrChange w:id="3726" w:author="derek" w:date="2026-10-19T19:02:09Z" oouserid="derek">
            <w:rPr>
              <w:rStyle w:val="1111"/>
            </w:rPr>
          </w:rPrChange>
        </w:rPr>
        <w:t xml:space="preserve">Better is a little with righteousness, than great revenues without right.</w:t>
      </w:r>
      <w:r>
        <w:rPr>
          <w:rStyle w:val="1111"/>
          <w:i/>
          <w:iCs/>
          <w:rPrChange w:id="3727" w:author="derek" w:date="2026-10-19T19:02:09Z" oouserid="derek">
            <w:rPr>
              <w:rStyle w:val="1111"/>
            </w:rPr>
          </w:rPrChange>
        </w:rPr>
        <w:t xml:space="preserve"> </w:t>
      </w:r>
      <w:ins w:id="3728" w:author="derek" w:date="2026-10-19T19:02:05Z" oouserid="derek">
        <w:r>
          <w:rPr>
            <w:i/>
            <w:iCs/>
            <w:rPrChange w:id="3729" w:author="derek" w:date="2026-10-19T19:02:09Z" oouserid="derek">
              <w:rPr/>
            </w:rPrChange>
          </w:rPr>
        </w:r>
      </w:ins>
    </w:p>
    <w:p w14:paraId="671F4BBC">
      <w:pPr>
        <w:pStyle w:val="1132"/>
        <w:pBdr/>
        <w:spacing/>
        <w:ind/>
        <w:rPr>
          <w:ins w:id="3730" w:author=""/>
        </w:rPr>
      </w:pPr>
      <w:r>
        <w:rPr>
          <w:rStyle w:val="1111"/>
        </w:rPr>
        <w:t xml:space="preserve">A man that </w:t>
      </w:r>
      <w:del w:id="3731" w:author="derek" w:date="2026-10-19T19:02:14Z" oouserid="derek">
        <w:r>
          <w:rPr>
            <w:rStyle w:val="1111"/>
          </w:rPr>
          <w:delText xml:space="preserve">hath</w:delText>
        </w:r>
      </w:del>
      <w:ins w:id="3732" w:author="derek" w:date="2026-10-19T19:02:14Z" oouserid="derek">
        <w:r>
          <w:rPr>
            <w:rStyle w:val="1111"/>
          </w:rPr>
          <w:t xml:space="preserve">has</w:t>
        </w:r>
      </w:ins>
      <w:r>
        <w:rPr>
          <w:rStyle w:val="1111"/>
        </w:rPr>
        <w:t xml:space="preserve"> but a little, yet if he </w:t>
      </w:r>
      <w:del w:id="3733" w:author="derek" w:date="2026-10-19T19:02:18Z" oouserid="derek">
        <w:r>
          <w:rPr>
            <w:rStyle w:val="1111"/>
          </w:rPr>
          <w:delText xml:space="preserve">hath</w:delText>
        </w:r>
      </w:del>
      <w:ins w:id="3734" w:author="derek" w:date="2026-10-19T19:02:19Z" oouserid="derek">
        <w:r>
          <w:rPr>
            <w:rStyle w:val="1111"/>
          </w:rPr>
          <w:t xml:space="preserve">has</w:t>
        </w:r>
      </w:ins>
      <w:r>
        <w:rPr>
          <w:rStyle w:val="1111"/>
        </w:rPr>
        <w:t xml:space="preserve"> it with righteousness, it is better than a great deale without rig</w:t>
      </w:r>
      <w:r>
        <w:rPr>
          <w:rStyle w:val="1111"/>
        </w:rPr>
        <w:t xml:space="preserve">ht; yea, better than the great revenues of the wicked</w:t>
      </w:r>
      <w:del w:id="3735" w:author="derek" w:date="2026-10-19T19:02:37Z" oouserid="derek">
        <w:r>
          <w:rPr>
            <w:rStyle w:val="1111"/>
          </w:rPr>
          <w:delText xml:space="preserve">:</w:delText>
        </w:r>
      </w:del>
      <w:ins w:id="3736" w:author="derek" w:date="2026-10-19T19:02:37Z" oouserid="derek">
        <w:r>
          <w:rPr>
            <w:rStyle w:val="1111"/>
          </w:rPr>
          <w:t xml:space="preserve">.</w:t>
        </w:r>
      </w:ins>
      <w:r>
        <w:rPr>
          <w:rStyle w:val="1111"/>
        </w:rPr>
        <w:t xml:space="preserve"> </w:t>
      </w:r>
      <w:del w:id="3737" w:author="derek" w:date="2026-10-19T19:02:38Z" oouserid="derek">
        <w:r>
          <w:rPr>
            <w:rStyle w:val="1111"/>
          </w:rPr>
          <w:delText xml:space="preserve">s</w:delText>
        </w:r>
      </w:del>
      <w:ins w:id="3738" w:author="derek" w:date="2026-10-19T19:02:38Z" oouserid="derek">
        <w:r>
          <w:rPr>
            <w:rStyle w:val="1111"/>
          </w:rPr>
          <w:t xml:space="preserve">S</w:t>
        </w:r>
      </w:ins>
      <w:r>
        <w:rPr>
          <w:rStyle w:val="1111"/>
        </w:rPr>
        <w:t xml:space="preserve">o you have it in another </w:t>
      </w:r>
      <w:del w:id="3739" w:author="derek" w:date="2026-10-19T19:02:43Z" oouserid="derek">
        <w:r>
          <w:rPr>
            <w:rStyle w:val="1111"/>
          </w:rPr>
          <w:delText xml:space="preserve">S</w:delText>
        </w:r>
      </w:del>
      <w:ins w:id="3740" w:author="derek" w:date="2026-10-19T19:02:43Z" oouserid="derek">
        <w:r>
          <w:rPr>
            <w:rStyle w:val="1111"/>
          </w:rPr>
          <w:t xml:space="preserve">s</w:t>
        </w:r>
      </w:ins>
      <w:r>
        <w:rPr>
          <w:rStyle w:val="1111"/>
        </w:rPr>
        <w:t xml:space="preserve">cripture; </w:t>
      </w:r>
      <w:del w:id="3741" w:author="derek" w:date="2026-10-19T19:02:46Z" oouserid="derek">
        <w:r>
          <w:rPr>
            <w:rStyle w:val="1111"/>
          </w:rPr>
          <w:delText xml:space="preserve">T</w:delText>
        </w:r>
      </w:del>
      <w:ins w:id="3742" w:author="derek" w:date="2026-10-19T19:02:46Z" oouserid="derek">
        <w:r>
          <w:rPr>
            <w:rStyle w:val="1111"/>
          </w:rPr>
          <w:t xml:space="preserve">t</w:t>
        </w:r>
      </w:ins>
      <w:r>
        <w:rPr>
          <w:rStyle w:val="1111"/>
        </w:rPr>
        <w:t xml:space="preserve">hat's the next </w:t>
      </w:r>
      <w:del w:id="3743" w:author="derek" w:date="2026-10-19T19:02:51Z" oouserid="derek">
        <w:r>
          <w:rPr>
            <w:rStyle w:val="1111"/>
          </w:rPr>
          <w:delText xml:space="preserve">P</w:delText>
        </w:r>
      </w:del>
      <w:ins w:id="3744" w:author="derek" w:date="2026-10-19T19:02:51Z" oouserid="derek">
        <w:r>
          <w:rPr>
            <w:rStyle w:val="1111"/>
          </w:rPr>
          <w:t xml:space="preserve">p</w:t>
        </w:r>
      </w:ins>
      <w:r>
        <w:rPr>
          <w:rStyle w:val="1111"/>
        </w:rPr>
        <w:t xml:space="preserve">articular in Christian </w:t>
      </w:r>
      <w:del w:id="3745" w:author="derek" w:date="2026-10-19T19:02:54Z" oouserid="derek">
        <w:r>
          <w:rPr>
            <w:rStyle w:val="1111"/>
          </w:rPr>
          <w:delText xml:space="preserve">C</w:delText>
        </w:r>
      </w:del>
      <w:ins w:id="3746" w:author="derek" w:date="2026-10-19T19:02:55Z" oouserid="derek">
        <w:r>
          <w:rPr>
            <w:rStyle w:val="1111"/>
          </w:rPr>
          <w:t xml:space="preserve">c</w:t>
        </w:r>
      </w:ins>
      <w:r>
        <w:rPr>
          <w:rStyle w:val="1111"/>
        </w:rPr>
        <w:t xml:space="preserve">ontentment</w:t>
      </w:r>
      <w:del w:id="3747" w:author="derek" w:date="2026-10-19T19:03:00Z" oouserid="derek">
        <w:r>
          <w:rPr>
            <w:rStyle w:val="1111"/>
          </w:rPr>
          <w:delText xml:space="preserve">;</w:delText>
        </w:r>
      </w:del>
      <w:ins w:id="3748" w:author="derek" w:date="2026-10-19T19:03:00Z" oouserid="derek">
        <w:r>
          <w:rPr>
            <w:rStyle w:val="1111"/>
          </w:rPr>
          <w:t xml:space="preserve">.</w:t>
        </w:r>
      </w:ins>
      <w:r>
        <w:rPr>
          <w:rStyle w:val="1111"/>
        </w:rPr>
        <w:t xml:space="preserve"> </w:t>
      </w:r>
      <w:del w:id="3749" w:author="derek" w:date="2026-10-19T19:03:01Z" oouserid="derek">
        <w:r>
          <w:rPr>
            <w:rStyle w:val="1111"/>
          </w:rPr>
          <w:delText xml:space="preserve">t</w:delText>
        </w:r>
      </w:del>
      <w:ins w:id="3750" w:author="derek" w:date="2026-10-19T19:03:01Z" oouserid="derek">
        <w:r>
          <w:rPr>
            <w:rStyle w:val="1111"/>
          </w:rPr>
          <w:t xml:space="preserve">T</w:t>
        </w:r>
      </w:ins>
      <w:r>
        <w:rPr>
          <w:rStyle w:val="1111"/>
        </w:rPr>
        <w:t xml:space="preserve">he mystery is in this, </w:t>
      </w:r>
      <w:del w:id="3751" w:author="derek" w:date="2026-10-19T19:03:06Z" oouserid="derek">
        <w:r>
          <w:rPr>
            <w:rStyle w:val="1111"/>
          </w:rPr>
          <w:delText xml:space="preserve">T</w:delText>
        </w:r>
      </w:del>
      <w:ins w:id="3752" w:author="derek" w:date="2026-10-19T19:03:06Z" oouserid="derek">
        <w:r>
          <w:rPr>
            <w:rStyle w:val="1111"/>
          </w:rPr>
          <w:t xml:space="preserve">t</w:t>
        </w:r>
      </w:ins>
      <w:r>
        <w:rPr>
          <w:rStyle w:val="1111"/>
        </w:rPr>
        <w:t xml:space="preserve">hat he lives upon the dew of God</w:t>
      </w:r>
      <w:ins w:id="3753" w:author="derek" w:date="2026-10-19T19:03:10Z" oouserid="derek">
        <w:r>
          <w:rPr>
            <w:rStyle w:val="1111"/>
          </w:rPr>
          <w:t xml:space="preserve">’</w:t>
        </w:r>
      </w:ins>
      <w:r>
        <w:rPr>
          <w:rStyle w:val="1111"/>
        </w:rPr>
        <w:t xml:space="preserve">s blessing, in all the good things that he </w:t>
      </w:r>
      <w:del w:id="3754" w:author="derek" w:date="2026-10-19T19:03:18Z" oouserid="derek">
        <w:r>
          <w:rPr>
            <w:rStyle w:val="1111"/>
          </w:rPr>
          <w:delText xml:space="preserve">doth</w:delText>
        </w:r>
      </w:del>
      <w:ins w:id="3755" w:author="derek" w:date="2026-10-19T19:03:19Z" oouserid="derek">
        <w:r>
          <w:rPr>
            <w:rStyle w:val="1111"/>
          </w:rPr>
          <w:t xml:space="preserve">does</w:t>
        </w:r>
      </w:ins>
      <w:r>
        <w:rPr>
          <w:rStyle w:val="1111"/>
        </w:rPr>
        <w:t xml:space="preserve"> enjoy.</w:t>
      </w:r>
      <w:r/>
      <w:ins w:id="3756">
        <w:r/>
      </w:ins>
    </w:p>
    <w:p>
      <w:pPr>
        <w:pStyle w:val="1132"/>
        <w:pBdr/>
        <w:spacing/>
        <w:ind/>
        <w:rPr>
          <w:ins w:id="3757" w:author="derek" w:date="2026-10-19T19:10:52Z" oouserid="derek"/>
          <w:rStyle w:val="1111"/>
        </w:rPr>
      </w:pPr>
      <w:r/>
      <w:bookmarkStart w:id="97" w:name="W45-45-article_2"/>
      <w:r/>
      <w:bookmarkEnd w:id="97"/>
      <w:r>
        <w:rPr>
          <w:rStyle w:val="1111"/>
        </w:rPr>
        <w:t xml:space="preserve">The Ninth thing wherein the mystery of Christian </w:t>
      </w:r>
      <w:del w:id="3758" w:author="derek" w:date="2026-10-19T19:03:32Z" oouserid="derek">
        <w:r>
          <w:rPr>
            <w:rStyle w:val="1111"/>
          </w:rPr>
          <w:delText xml:space="preserve">C</w:delText>
        </w:r>
      </w:del>
      <w:ins w:id="3759" w:author="derek" w:date="2026-10-19T19:03:32Z" oouserid="derek">
        <w:r>
          <w:rPr>
            <w:rStyle w:val="1111"/>
          </w:rPr>
          <w:t xml:space="preserve">c</w:t>
        </w:r>
      </w:ins>
      <w:r>
        <w:rPr>
          <w:rStyle w:val="1111"/>
        </w:rPr>
        <w:t xml:space="preserve">ontentment consists, is this, </w:t>
      </w:r>
      <w:del w:id="3760" w:author="derek" w:date="2026-10-19T19:03:35Z" oouserid="derek">
        <w:r>
          <w:rPr>
            <w:rStyle w:val="1111"/>
          </w:rPr>
          <w:delText xml:space="preserve">N</w:delText>
        </w:r>
      </w:del>
      <w:ins w:id="3761" w:author="derek" w:date="2026-10-19T19:03:35Z" oouserid="derek">
        <w:r>
          <w:rPr>
            <w:rStyle w:val="1111"/>
          </w:rPr>
          <w:t xml:space="preserve">n</w:t>
        </w:r>
      </w:ins>
      <w:r>
        <w:rPr>
          <w:rStyle w:val="1111"/>
        </w:rPr>
        <w:t xml:space="preserve">ot only the good things </w:t>
      </w:r>
      <w:r>
        <w:rPr>
          <w:rStyle w:val="1111"/>
        </w:rPr>
        <w:t xml:space="preserve">that he </w:t>
      </w:r>
      <w:del w:id="3762" w:author="derek" w:date="2026-10-19T19:03:41Z" oouserid="derek">
        <w:r>
          <w:rPr>
            <w:rStyle w:val="1111"/>
          </w:rPr>
          <w:delText xml:space="preserve">hath</w:delText>
        </w:r>
      </w:del>
      <w:ins w:id="3763" w:author="derek" w:date="2026-10-19T19:03:41Z" oouserid="derek">
        <w:r>
          <w:rPr>
            <w:rStyle w:val="1111"/>
          </w:rPr>
          <w:t xml:space="preserve">has</w:t>
        </w:r>
      </w:ins>
      <w:r>
        <w:rPr>
          <w:rStyle w:val="1111"/>
        </w:rPr>
        <w:t xml:space="preserve">, he </w:t>
      </w:r>
      <w:del w:id="3764" w:author="derek" w:date="2026-10-19T19:03:44Z" oouserid="derek">
        <w:r>
          <w:rPr>
            <w:rStyle w:val="1111"/>
          </w:rPr>
          <w:delText xml:space="preserve">hath</w:delText>
        </w:r>
      </w:del>
      <w:ins w:id="3765" w:author="derek" w:date="2026-10-19T19:03:45Z" oouserid="derek">
        <w:r>
          <w:rPr>
            <w:rStyle w:val="1111"/>
          </w:rPr>
          <w:t xml:space="preserve">has</w:t>
        </w:r>
      </w:ins>
      <w:r>
        <w:rPr>
          <w:rStyle w:val="1111"/>
        </w:rPr>
        <w:t xml:space="preserve"> the dew of God</w:t>
      </w:r>
      <w:ins w:id="3766" w:author="derek" w:date="2026-10-19T19:03:48Z" oouserid="derek">
        <w:r>
          <w:rPr>
            <w:rStyle w:val="1111"/>
          </w:rPr>
          <w:t xml:space="preserve">’</w:t>
        </w:r>
      </w:ins>
      <w:r>
        <w:rPr>
          <w:rStyle w:val="1111"/>
        </w:rPr>
        <w:t xml:space="preserve">s blessing in them, and they are very sweet to him; but all the afflictions, all the evils that do befall him he can see love in them all</w:t>
      </w:r>
      <w:del w:id="3767" w:author="derek" w:date="2026-10-19T19:04:21Z" oouserid="derek">
        <w:r>
          <w:rPr>
            <w:rStyle w:val="1111"/>
          </w:rPr>
          <w:delText xml:space="preserve">:</w:delText>
        </w:r>
      </w:del>
      <w:ins w:id="3768" w:author="derek" w:date="2026-10-19T19:04:22Z" oouserid="derek">
        <w:r>
          <w:rPr>
            <w:rStyle w:val="1111"/>
          </w:rPr>
          <w:t xml:space="preserve">,</w:t>
        </w:r>
      </w:ins>
      <w:r>
        <w:rPr>
          <w:rStyle w:val="1111"/>
        </w:rPr>
        <w:t xml:space="preserve"> </w:t>
      </w:r>
      <w:del w:id="3769" w:author="derek" w:date="2026-10-19T19:04:24Z" oouserid="derek">
        <w:r>
          <w:rPr>
            <w:rStyle w:val="1111"/>
          </w:rPr>
          <w:delText xml:space="preserve">A</w:delText>
        </w:r>
      </w:del>
      <w:ins w:id="3770" w:author="derek" w:date="2026-10-19T19:04:24Z" oouserid="derek">
        <w:r>
          <w:rPr>
            <w:rStyle w:val="1111"/>
          </w:rPr>
          <w:t xml:space="preserve">a</w:t>
        </w:r>
      </w:ins>
      <w:r>
        <w:rPr>
          <w:rStyle w:val="1111"/>
        </w:rPr>
        <w:t xml:space="preserve">nd can enjoy the sweetness of love in his afflictions, as well as in his mercies</w:t>
      </w:r>
      <w:del w:id="3771" w:author="derek" w:date="2026-10-19T19:04:32Z" oouserid="derek">
        <w:r>
          <w:rPr>
            <w:rStyle w:val="1111"/>
          </w:rPr>
          <w:delText xml:space="preserve">;</w:delText>
        </w:r>
      </w:del>
      <w:ins w:id="3772" w:author="derek" w:date="2026-10-19T19:04:32Z" oouserid="derek">
        <w:r>
          <w:rPr>
            <w:rStyle w:val="1111"/>
          </w:rPr>
          <w:t xml:space="preserve">.</w:t>
        </w:r>
      </w:ins>
      <w:r>
        <w:rPr>
          <w:rStyle w:val="1111"/>
        </w:rPr>
        <w:t xml:space="preserve"> </w:t>
      </w:r>
      <w:del w:id="3773" w:author="derek" w:date="2026-10-19T19:04:33Z" oouserid="derek">
        <w:r>
          <w:rPr>
            <w:rStyle w:val="1111"/>
          </w:rPr>
          <w:delText xml:space="preserve">y</w:delText>
        </w:r>
      </w:del>
      <w:ins w:id="3774" w:author="derek" w:date="2026-10-19T19:04:35Z" oouserid="derek">
        <w:r>
          <w:rPr>
            <w:rStyle w:val="1111"/>
          </w:rPr>
          <w:t xml:space="preserve">Y</w:t>
        </w:r>
      </w:ins>
      <w:r>
        <w:rPr>
          <w:rStyle w:val="1111"/>
        </w:rPr>
        <w:t xml:space="preserve">ea the truth is, the afflictions of God</w:t>
      </w:r>
      <w:ins w:id="3775" w:author="derek" w:date="2026-10-19T19:04:40Z" oouserid="derek">
        <w:r>
          <w:rPr>
            <w:rStyle w:val="1111"/>
          </w:rPr>
          <w:t xml:space="preserve">’</w:t>
        </w:r>
      </w:ins>
      <w:r>
        <w:rPr>
          <w:rStyle w:val="1111"/>
        </w:rPr>
        <w:t xml:space="preserve">s people comes from the same </w:t>
      </w:r>
      <w:del w:id="3776" w:author="derek" w:date="2026-10-19T19:04:46Z" oouserid="derek">
        <w:r>
          <w:rPr>
            <w:rStyle w:val="1111"/>
          </w:rPr>
          <w:delText xml:space="preserve">E</w:delText>
        </w:r>
      </w:del>
      <w:ins w:id="3777" w:author="derek" w:date="2026-10-19T19:04:46Z" oouserid="derek">
        <w:r>
          <w:rPr>
            <w:rStyle w:val="1111"/>
          </w:rPr>
          <w:t xml:space="preserve">e</w:t>
        </w:r>
      </w:ins>
      <w:r>
        <w:rPr>
          <w:rStyle w:val="1111"/>
        </w:rPr>
        <w:t xml:space="preserve">ternal love that Jesus Christ did come from. And that speech of </w:t>
      </w:r>
      <w:del w:id="3778" w:author="derek" w:date="2026-10-19T19:08:39Z" oouserid="derek">
        <w:r>
          <w:rPr>
            <w:rStyle w:val="1111"/>
          </w:rPr>
          <w:delText xml:space="preserve">Hierom</w:delText>
        </w:r>
      </w:del>
      <w:ins w:id="3779" w:author="derek" w:date="2026-10-19T19:08:39Z" oouserid="derek">
        <w:r>
          <w:rPr>
            <w:rStyle w:val="1111"/>
          </w:rPr>
          <w:t xml:space="preserve">Jerome</w:t>
        </w:r>
      </w:ins>
      <w:ins w:id="3780" w:author="derek" w:date="2026-10-19T19:09:30Z" oouserid="derek">
        <w:r>
          <w:rPr>
            <w:rStyle w:val="1095"/>
          </w:rPr>
          <w:footnoteReference w:id="20"/>
        </w:r>
      </w:ins>
      <w:del w:id="3781" w:author="derek" w:date="2026-10-19T19:08:39Z" oouserid="derek">
        <w:r>
          <w:rPr>
            <w:rStyle w:val="1111"/>
          </w:rPr>
        </w:r>
      </w:del>
      <w:r>
        <w:rPr>
          <w:rStyle w:val="1111"/>
        </w:rPr>
        <w:t xml:space="preserve">, </w:t>
      </w:r>
      <w:ins w:id="3782" w:author="derek" w:date="2026-10-19T19:10:52Z" oouserid="derek">
        <w:r/>
      </w:ins>
    </w:p>
    <w:p w14:paraId="50247E32">
      <w:pPr>
        <w:pStyle w:val="1132"/>
        <w:pBdr/>
        <w:spacing/>
        <w:ind w:left="709"/>
        <w:rPr>
          <w:ins w:id="3784" w:author="derek" w:date="2026-10-19T19:10:58Z" oouserid="derek"/>
          <w:rStyle w:val="1111"/>
          <w:bCs/>
          <w:i/>
          <w:rPrChange w:id="3783" w:author="derek" w:date="2026-10-19T19:11:01Z" oouserid="derek">
            <w:rPr/>
          </w:rPrChange>
        </w:rPr>
        <w:pPrChange w:author="derek" w:date="2026-10-19T19:11:02Z" w:id="3785" oouserid="derek">
          <w:pPr>
            <w:pStyle w:val="1132"/>
            <w:pBdr/>
            <w:spacing/>
            <w:ind/>
          </w:pPr>
        </w:pPrChange>
      </w:pPr>
      <w:r>
        <w:rPr>
          <w:rStyle w:val="1111"/>
          <w:i/>
          <w:iCs/>
          <w:rPrChange w:id="3786" w:author="derek" w:date="2026-10-19T19:11:01Z" oouserid="derek">
            <w:rPr>
              <w:rStyle w:val="1111"/>
            </w:rPr>
          </w:rPrChange>
        </w:rPr>
        <w:t xml:space="preserve">He is a happy man that is beaten when the stroke is a stroke of love.</w:t>
      </w:r>
      <w:r>
        <w:rPr>
          <w:rStyle w:val="1111"/>
          <w:i/>
          <w:iCs/>
          <w:rPrChange w:id="3787" w:author="derek" w:date="2026-10-19T19:11:01Z" oouserid="derek">
            <w:rPr>
              <w:rStyle w:val="1111"/>
            </w:rPr>
          </w:rPrChange>
        </w:rPr>
        <w:t xml:space="preserve"> </w:t>
      </w:r>
      <w:ins w:id="3788" w:author="derek" w:date="2026-10-19T19:10:58Z" oouserid="derek">
        <w:r>
          <w:rPr>
            <w:i/>
            <w:iCs/>
            <w:rPrChange w:id="3789" w:author="derek" w:date="2026-10-19T19:11:01Z" oouserid="derek">
              <w:rPr/>
            </w:rPrChange>
          </w:rPr>
        </w:r>
      </w:ins>
    </w:p>
    <w:p w14:paraId="5DD12259">
      <w:pPr>
        <w:pStyle w:val="1132"/>
        <w:pBdr/>
        <w:spacing/>
        <w:ind/>
        <w:rPr>
          <w:ins w:id="3790" w:author="derek" w:date="2026-10-19T19:11:28Z" oouserid="derek"/>
          <w:rStyle w:val="1111"/>
        </w:rPr>
      </w:pPr>
      <w:r>
        <w:rPr>
          <w:rStyle w:val="1111"/>
        </w:rPr>
        <w:t xml:space="preserve">All God</w:t>
      </w:r>
      <w:ins w:id="3791" w:author="derek" w:date="2026-10-19T19:11:11Z" oouserid="derek">
        <w:r>
          <w:rPr>
            <w:rStyle w:val="1111"/>
          </w:rPr>
          <w:t xml:space="preserve">’</w:t>
        </w:r>
      </w:ins>
      <w:r>
        <w:rPr>
          <w:rStyle w:val="1111"/>
        </w:rPr>
        <w:t xml:space="preserve">s strokes are strokes of love and mercy, </w:t>
      </w:r>
      <w:ins w:id="3792" w:author="derek" w:date="2026-10-19T19:11:28Z" oouserid="derek">
        <w:r/>
      </w:ins>
    </w:p>
    <w:p w14:paraId="47C93494">
      <w:pPr>
        <w:pStyle w:val="1132"/>
        <w:pBdr/>
        <w:spacing/>
        <w:ind/>
        <w:rPr>
          <w:ins w:id="3794" w:author="derek" w:date="2026-10-19T19:11:32Z" oouserid="derek"/>
          <w:rStyle w:val="1111"/>
          <w:b/>
          <w:bCs/>
          <w:i/>
          <w:rPrChange w:id="3793" w:author="derek" w:date="2026-10-19T19:11:36Z" oouserid="derek">
            <w:rPr/>
          </w:rPrChange>
        </w:rPr>
      </w:pPr>
      <w:r>
        <w:rPr>
          <w:rStyle w:val="1111"/>
          <w:b/>
          <w:bCs/>
          <w:i/>
          <w:iCs/>
          <w:rPrChange w:id="3795" w:author="derek" w:date="2026-10-19T19:11:36Z" oouserid="derek">
            <w:rPr>
              <w:rStyle w:val="1111"/>
            </w:rPr>
          </w:rPrChange>
        </w:rPr>
        <w:t xml:space="preserve">all God</w:t>
      </w:r>
      <w:ins w:id="3796" w:author="derek" w:date="2026-10-19T19:11:16Z" oouserid="derek">
        <w:r>
          <w:rPr>
            <w:rStyle w:val="1111"/>
            <w:b/>
            <w:bCs/>
            <w:i/>
            <w:iCs/>
            <w:rPrChange w:id="3797" w:author="derek" w:date="2026-10-19T19:11:36Z" oouserid="derek">
              <w:rPr>
                <w:rStyle w:val="1111"/>
              </w:rPr>
            </w:rPrChange>
          </w:rPr>
          <w:t xml:space="preserve">’</w:t>
        </w:r>
      </w:ins>
      <w:r>
        <w:rPr>
          <w:rStyle w:val="1111"/>
          <w:b/>
          <w:bCs/>
          <w:i/>
          <w:iCs/>
          <w:rPrChange w:id="3798" w:author="derek" w:date="2026-10-19T19:11:36Z" oouserid="derek">
            <w:rPr>
              <w:rStyle w:val="1111"/>
            </w:rPr>
          </w:rPrChange>
        </w:rPr>
        <w:t xml:space="preserve">s </w:t>
      </w:r>
      <w:del w:id="3799" w:author="derek" w:date="2026-10-19T19:11:19Z" oouserid="derek">
        <w:r>
          <w:rPr>
            <w:rStyle w:val="1111"/>
            <w:b/>
            <w:bCs/>
            <w:i/>
            <w:iCs/>
            <w:rPrChange w:id="3800" w:author="derek" w:date="2026-10-19T19:11:36Z" oouserid="derek">
              <w:rPr>
                <w:rStyle w:val="1111"/>
              </w:rPr>
            </w:rPrChange>
          </w:rPr>
          <w:delText xml:space="preserve">waies</w:delText>
        </w:r>
      </w:del>
      <w:ins w:id="3801" w:author="derek" w:date="2026-10-19T19:11:19Z" oouserid="derek">
        <w:r>
          <w:rPr>
            <w:rStyle w:val="1111"/>
            <w:b/>
            <w:bCs/>
            <w:i/>
            <w:iCs/>
            <w:rPrChange w:id="3802" w:author="derek" w:date="2026-10-19T19:11:36Z" oouserid="derek">
              <w:rPr>
                <w:rStyle w:val="1111"/>
              </w:rPr>
            </w:rPrChange>
          </w:rPr>
          <w:t xml:space="preserve">ways</w:t>
        </w:r>
      </w:ins>
      <w:r>
        <w:rPr>
          <w:rStyle w:val="1111"/>
          <w:b/>
          <w:bCs/>
          <w:i/>
          <w:iCs/>
          <w:rPrChange w:id="3803" w:author="derek" w:date="2026-10-19T19:11:36Z" oouserid="derek">
            <w:rPr>
              <w:rStyle w:val="1111"/>
            </w:rPr>
          </w:rPrChange>
        </w:rPr>
        <w:t xml:space="preserve"> are mercy and truth, to those that fear him and love him, </w:t>
      </w:r>
      <w:r>
        <w:rPr>
          <w:rStyle w:val="1111"/>
          <w:b/>
          <w:bCs/>
          <w:i/>
          <w:iCs/>
          <w:rPrChange w:id="3804" w:author="derek" w:date="2026-10-19T19:11:36Z" oouserid="derek">
            <w:rPr>
              <w:rStyle w:val="1111"/>
            </w:rPr>
          </w:rPrChange>
        </w:rPr>
        <w:t xml:space="preserve">Psalm.</w:t>
      </w:r>
      <w:r>
        <w:rPr>
          <w:rStyle w:val="1111"/>
          <w:b/>
          <w:bCs/>
          <w:i/>
          <w:iCs/>
          <w:rPrChange w:id="3805" w:author="derek" w:date="2026-10-19T19:11:36Z" oouserid="derek">
            <w:rPr>
              <w:rStyle w:val="1111"/>
            </w:rPr>
          </w:rPrChange>
        </w:rPr>
        <w:t xml:space="preserve"> 25.10. </w:t>
      </w:r>
      <w:ins w:id="3806" w:author="derek" w:date="2026-10-19T19:11:32Z" oouserid="derek">
        <w:r>
          <w:rPr>
            <w:b/>
            <w:bCs/>
            <w:i/>
            <w:iCs/>
            <w:rPrChange w:id="3807" w:author="derek" w:date="2026-10-19T19:11:36Z" oouserid="derek">
              <w:rPr/>
            </w:rPrChange>
          </w:rPr>
        </w:r>
      </w:ins>
    </w:p>
    <w:p w14:paraId="4EBA0EA9">
      <w:pPr>
        <w:pStyle w:val="1132"/>
        <w:pBdr/>
        <w:spacing/>
        <w:ind/>
        <w:rPr>
          <w:ins w:id="3808" w:author=""/>
        </w:rPr>
      </w:pPr>
      <w:r>
        <w:rPr>
          <w:rStyle w:val="1111"/>
        </w:rPr>
      </w:r>
      <w:r>
        <w:rPr>
          <w:rStyle w:val="1111"/>
        </w:rPr>
        <w:t xml:space="preserve">The </w:t>
      </w:r>
      <w:del w:id="3809" w:author="derek" w:date="2026-10-19T19:12:08Z" oouserid="derek">
        <w:r>
          <w:rPr>
            <w:rStyle w:val="1111"/>
          </w:rPr>
          <w:delText xml:space="preserve">wayes</w:delText>
        </w:r>
      </w:del>
      <w:ins w:id="3810" w:author="derek" w:date="2026-10-19T19:12:09Z" oouserid="derek">
        <w:r>
          <w:rPr>
            <w:rStyle w:val="1111"/>
          </w:rPr>
          <w:t xml:space="preserve">ways</w:t>
        </w:r>
      </w:ins>
      <w:r>
        <w:rPr>
          <w:rStyle w:val="1111"/>
        </w:rPr>
        <w:t xml:space="preserve"> of God,</w:t>
      </w:r>
      <w:r>
        <w:rPr>
          <w:rStyle w:val="1111"/>
        </w:rPr>
        <w:t xml:space="preserve"> the </w:t>
      </w:r>
      <w:del w:id="3811" w:author="derek" w:date="2026-10-19T19:12:13Z" oouserid="derek">
        <w:r>
          <w:rPr>
            <w:rStyle w:val="1111"/>
          </w:rPr>
          <w:delText xml:space="preserve">waies</w:delText>
        </w:r>
      </w:del>
      <w:ins w:id="3812" w:author="derek" w:date="2026-10-19T19:12:13Z" oouserid="derek">
        <w:r>
          <w:rPr>
            <w:rStyle w:val="1111"/>
          </w:rPr>
          <w:t xml:space="preserve">ways</w:t>
        </w:r>
      </w:ins>
      <w:r>
        <w:rPr>
          <w:rStyle w:val="1111"/>
        </w:rPr>
        <w:t xml:space="preserve"> of affliction, as well as the </w:t>
      </w:r>
      <w:del w:id="3813" w:author="derek" w:date="2026-10-19T19:12:18Z" oouserid="derek">
        <w:r>
          <w:rPr>
            <w:rStyle w:val="1111"/>
          </w:rPr>
          <w:delText xml:space="preserve">waies</w:delText>
        </w:r>
      </w:del>
      <w:ins w:id="3814" w:author="derek" w:date="2026-10-19T19:12:18Z" oouserid="derek">
        <w:r>
          <w:rPr>
            <w:rStyle w:val="1111"/>
          </w:rPr>
          <w:t xml:space="preserve">ways</w:t>
        </w:r>
      </w:ins>
      <w:r>
        <w:rPr>
          <w:rStyle w:val="1111"/>
        </w:rPr>
        <w:t xml:space="preserve"> of prosperity, are mercy and love to </w:t>
      </w:r>
      <w:del w:id="3815" w:author="derek" w:date="2026-10-19T19:16:15Z" oouserid="derek">
        <w:r>
          <w:rPr>
            <w:rStyle w:val="1111"/>
          </w:rPr>
          <w:delText xml:space="preserve">h</w:delText>
        </w:r>
      </w:del>
      <w:ins w:id="3816" w:author="derek" w:date="2026-10-19T19:16:15Z" oouserid="derek">
        <w:r>
          <w:rPr>
            <w:rStyle w:val="1111"/>
          </w:rPr>
          <w:t xml:space="preserve">H</w:t>
        </w:r>
      </w:ins>
      <w:r>
        <w:rPr>
          <w:rStyle w:val="1111"/>
        </w:rPr>
        <w:t xml:space="preserve">im. Grace gives a man an eye, a piercing </w:t>
      </w:r>
      <w:r/>
      <w:ins w:id="3817">
        <w:r/>
      </w:ins>
    </w:p>
    <w:p>
      <w:pPr>
        <w:pStyle w:val="1132"/>
        <w:pBdr/>
        <w:spacing/>
        <w:ind/>
        <w:rPr/>
      </w:pPr>
      <w:r/>
      <w:bookmarkStart w:id="97" w:name="anchor-103"/>
      <w:r/>
      <w:bookmarkEnd w:id="97"/>
      <w:r>
        <w:rPr>
          <w:rStyle w:val="1111"/>
        </w:rPr>
        <w:t xml:space="preserve">Page</w:t>
      </w:r>
      <w:r>
        <w:rPr>
          <w:rStyle w:val="1111"/>
        </w:rPr>
        <w:t xml:space="preserve"> 45</w:t>
      </w:r>
      <w:r/>
    </w:p>
    <w:p>
      <w:pPr>
        <w:pStyle w:val="1132"/>
        <w:pBdr/>
        <w:spacing/>
        <w:ind/>
        <w:rPr/>
      </w:pPr>
      <w:ins w:id="3818" w:author="derek" w:date="2026-10-19T19:34:34Z" oouserid="derek">
        <w:r>
          <w:t xml:space="preserve">e</w:t>
        </w:r>
      </w:ins>
      <w:r/>
      <w:bookmarkStart w:id="98" w:name="anchor-104"/>
      <w:r/>
      <w:bookmarkEnd w:id="98"/>
      <w:r>
        <w:rPr>
          <w:rStyle w:val="1111"/>
        </w:rPr>
        <w:t xml:space="preserve">ye to pierce into the </w:t>
      </w:r>
      <w:del w:id="3819" w:author="derek" w:date="2026-10-19T19:35:33Z" oouserid="derek">
        <w:r>
          <w:rPr>
            <w:rStyle w:val="1111"/>
          </w:rPr>
          <w:delText xml:space="preserve">C</w:delText>
        </w:r>
      </w:del>
      <w:ins w:id="3820" w:author="derek" w:date="2026-10-19T19:35:33Z" oouserid="derek">
        <w:r>
          <w:rPr>
            <w:rStyle w:val="1111"/>
          </w:rPr>
          <w:t xml:space="preserve">c</w:t>
        </w:r>
      </w:ins>
      <w:r>
        <w:rPr>
          <w:rStyle w:val="1111"/>
        </w:rPr>
        <w:t xml:space="preserve">oun</w:t>
      </w:r>
      <w:del w:id="3821" w:author="derek" w:date="2026-10-19T19:35:31Z" oouserid="derek">
        <w:r>
          <w:rPr>
            <w:rStyle w:val="1111"/>
          </w:rPr>
          <w:delText xml:space="preserve">c</w:delText>
        </w:r>
      </w:del>
      <w:ins w:id="3822" w:author="derek" w:date="2026-10-19T19:35:31Z" oouserid="derek">
        <w:r>
          <w:rPr>
            <w:rStyle w:val="1111"/>
          </w:rPr>
          <w:t xml:space="preserve">s</w:t>
        </w:r>
      </w:ins>
      <w:r>
        <w:rPr>
          <w:rStyle w:val="1111"/>
        </w:rPr>
        <w:t xml:space="preserve">els of God</w:t>
      </w:r>
      <w:r>
        <w:rPr>
          <w:rStyle w:val="1111"/>
        </w:rPr>
        <w:t xml:space="preserve">, those </w:t>
      </w:r>
      <w:del w:id="3823" w:author="derek" w:date="2026-10-19T19:35:36Z" oouserid="derek">
        <w:r>
          <w:rPr>
            <w:rStyle w:val="1111"/>
          </w:rPr>
          <w:delText xml:space="preserve">E</w:delText>
        </w:r>
      </w:del>
      <w:ins w:id="3824" w:author="derek" w:date="2026-10-19T19:35:37Z" oouserid="derek">
        <w:r>
          <w:rPr>
            <w:rStyle w:val="1111"/>
          </w:rPr>
          <w:t xml:space="preserve">e</w:t>
        </w:r>
      </w:ins>
      <w:r>
        <w:rPr>
          <w:rStyle w:val="1111"/>
        </w:rPr>
        <w:t xml:space="preserve">ternal </w:t>
      </w:r>
      <w:del w:id="3825" w:author="derek" w:date="2026-10-19T19:35:42Z" oouserid="derek">
        <w:r>
          <w:rPr>
            <w:rStyle w:val="1111"/>
          </w:rPr>
          <w:delText xml:space="preserve">C</w:delText>
        </w:r>
      </w:del>
      <w:ins w:id="3826" w:author="derek" w:date="2026-10-19T19:35:42Z" oouserid="derek">
        <w:r>
          <w:rPr>
            <w:rStyle w:val="1111"/>
          </w:rPr>
          <w:t xml:space="preserve">c</w:t>
        </w:r>
      </w:ins>
      <w:r>
        <w:rPr>
          <w:rStyle w:val="1111"/>
        </w:rPr>
        <w:t xml:space="preserve">ounsels of God for good unto him, even in his afflictions, to see the love of God in every affliction as well as in prosperity. Now this is a mystery to a carnal heart, they can see no such thing, perhaps they think God loves them when </w:t>
      </w:r>
      <w:del w:id="3827" w:author="derek" w:date="2026-10-19T19:36:03Z" oouserid="derek">
        <w:r>
          <w:rPr>
            <w:rStyle w:val="1111"/>
          </w:rPr>
          <w:delText xml:space="preserve">h</w:delText>
        </w:r>
      </w:del>
      <w:ins w:id="3828" w:author="derek" w:date="2026-10-19T19:36:03Z" oouserid="derek">
        <w:r>
          <w:rPr>
            <w:rStyle w:val="1111"/>
          </w:rPr>
          <w:t xml:space="preserve">H</w:t>
        </w:r>
      </w:ins>
      <w:r>
        <w:rPr>
          <w:rStyle w:val="1111"/>
        </w:rPr>
        <w:t xml:space="preserve">e</w:t>
      </w:r>
      <w:r>
        <w:rPr>
          <w:rStyle w:val="1111"/>
        </w:rPr>
        <w:t xml:space="preserve"> prospers them, and makes them rich; but they think God loves them not when he </w:t>
      </w:r>
      <w:del w:id="3829" w:author="derek" w:date="2026-10-19T19:36:12Z" oouserid="derek">
        <w:r>
          <w:rPr>
            <w:rStyle w:val="1111"/>
          </w:rPr>
          <w:delText xml:space="preserve">doth</w:delText>
        </w:r>
      </w:del>
      <w:ins w:id="3830" w:author="derek" w:date="2026-10-19T19:36:13Z" oouserid="derek">
        <w:r>
          <w:rPr>
            <w:rStyle w:val="1111"/>
          </w:rPr>
          <w:t xml:space="preserve">does</w:t>
        </w:r>
      </w:ins>
      <w:r>
        <w:rPr>
          <w:rStyle w:val="1111"/>
        </w:rPr>
        <w:t xml:space="preserve"> afflict them</w:t>
      </w:r>
      <w:del w:id="3831" w:author="derek" w:date="2026-10-19T19:36:25Z" oouserid="derek">
        <w:r>
          <w:rPr>
            <w:rStyle w:val="1111"/>
          </w:rPr>
          <w:delText xml:space="preserve">,</w:delText>
        </w:r>
      </w:del>
      <w:ins w:id="3832" w:author="derek" w:date="2026-10-19T19:36:25Z" oouserid="derek">
        <w:r>
          <w:rPr>
            <w:rStyle w:val="1111"/>
          </w:rPr>
          <w:t xml:space="preserve">.</w:t>
        </w:r>
      </w:ins>
      <w:r>
        <w:rPr>
          <w:rStyle w:val="1111"/>
        </w:rPr>
        <w:t xml:space="preserve"> </w:t>
      </w:r>
      <w:del w:id="3833" w:author="derek" w:date="2026-10-19T19:36:27Z" oouserid="derek">
        <w:r>
          <w:rPr>
            <w:rStyle w:val="1111"/>
          </w:rPr>
          <w:delText xml:space="preserve">t</w:delText>
        </w:r>
      </w:del>
      <w:ins w:id="3834" w:author="derek" w:date="2026-10-19T19:36:27Z" oouserid="derek">
        <w:r>
          <w:rPr>
            <w:rStyle w:val="1111"/>
          </w:rPr>
          <w:t xml:space="preserve">T</w:t>
        </w:r>
      </w:ins>
      <w:r>
        <w:rPr>
          <w:rStyle w:val="1111"/>
        </w:rPr>
        <w:t xml:space="preserve">hat's a mystery</w:t>
      </w:r>
      <w:del w:id="3835" w:author="derek" w:date="2026-10-19T19:36:29Z" oouserid="derek">
        <w:r>
          <w:rPr>
            <w:rStyle w:val="1111"/>
          </w:rPr>
          <w:delText xml:space="preserve">;</w:delText>
        </w:r>
      </w:del>
      <w:ins w:id="3836" w:author="derek" w:date="2026-10-19T19:36:30Z" oouserid="derek">
        <w:r>
          <w:rPr>
            <w:rStyle w:val="1111"/>
          </w:rPr>
          <w:t xml:space="preserve">,</w:t>
        </w:r>
      </w:ins>
      <w:r>
        <w:rPr>
          <w:rStyle w:val="1111"/>
        </w:rPr>
        <w:t xml:space="preserve"> but grace instructs men in that mystery, grace </w:t>
      </w:r>
      <w:del w:id="3837" w:author="derek" w:date="2026-10-19T19:36:38Z" oouserid="derek">
        <w:r>
          <w:rPr>
            <w:rStyle w:val="1111"/>
          </w:rPr>
          <w:delText xml:space="preserve">i</w:delText>
        </w:r>
      </w:del>
      <w:ins w:id="3838" w:author="derek" w:date="2026-10-19T19:36:38Z" oouserid="derek">
        <w:r>
          <w:rPr>
            <w:rStyle w:val="1111"/>
          </w:rPr>
          <w:t xml:space="preserve">e</w:t>
        </w:r>
      </w:ins>
      <w:r>
        <w:rPr>
          <w:rStyle w:val="1111"/>
        </w:rPr>
        <w:t xml:space="preserve">nables men to see love in the very frowns of God</w:t>
      </w:r>
      <w:ins w:id="3839" w:author="derek" w:date="2026-10-19T19:36:45Z" oouserid="derek">
        <w:r>
          <w:rPr>
            <w:rStyle w:val="1111"/>
          </w:rPr>
          <w:t xml:space="preserve">’</w:t>
        </w:r>
      </w:ins>
      <w:r>
        <w:rPr>
          <w:rStyle w:val="1111"/>
        </w:rPr>
        <w:t xml:space="preserve">s face, and so comes to receive contentment.</w:t>
      </w:r>
      <w:r/>
    </w:p>
    <w:p>
      <w:pPr>
        <w:pStyle w:val="1132"/>
        <w:pBdr/>
        <w:spacing/>
        <w:ind/>
        <w:rPr/>
      </w:pPr>
      <w:r/>
      <w:bookmarkStart w:id="99" w:name="W46-46-article_2"/>
      <w:r/>
      <w:bookmarkEnd w:id="99"/>
      <w:r>
        <w:rPr>
          <w:rStyle w:val="1111"/>
        </w:rPr>
        <w:t xml:space="preserve">In the </w:t>
      </w:r>
      <w:del w:id="3840" w:author="derek" w:date="2026-10-19T19:36:56Z" oouserid="derek">
        <w:r>
          <w:rPr>
            <w:rStyle w:val="1111"/>
          </w:rPr>
          <w:delText xml:space="preserve">T</w:delText>
        </w:r>
      </w:del>
      <w:ins w:id="3841" w:author="derek" w:date="2026-10-19T19:36:56Z" oouserid="derek">
        <w:r>
          <w:rPr>
            <w:rStyle w:val="1111"/>
          </w:rPr>
          <w:t xml:space="preserve">t</w:t>
        </w:r>
      </w:ins>
      <w:r>
        <w:rPr>
          <w:rStyle w:val="1111"/>
        </w:rPr>
        <w:t xml:space="preserve">enth place, </w:t>
      </w:r>
      <w:del w:id="3842" w:author="derek" w:date="2026-10-19T19:36:58Z" oouserid="derek">
        <w:r>
          <w:rPr>
            <w:rStyle w:val="1111"/>
          </w:rPr>
          <w:delText xml:space="preserve">A</w:delText>
        </w:r>
      </w:del>
      <w:ins w:id="3843" w:author="derek" w:date="2026-10-19T19:36:58Z" oouserid="derek">
        <w:r>
          <w:rPr>
            <w:rStyle w:val="1111"/>
          </w:rPr>
          <w:t xml:space="preserve">a</w:t>
        </w:r>
      </w:ins>
      <w:r>
        <w:rPr>
          <w:rStyle w:val="1111"/>
        </w:rPr>
        <w:t xml:space="preserve"> godly man </w:t>
      </w:r>
      <w:del w:id="3844" w:author="derek" w:date="2026-10-19T19:37:02Z" oouserid="derek">
        <w:r>
          <w:rPr>
            <w:rStyle w:val="1111"/>
          </w:rPr>
          <w:delText xml:space="preserve">hath</w:delText>
        </w:r>
      </w:del>
      <w:ins w:id="3845" w:author="derek" w:date="2026-10-19T19:37:02Z" oouserid="derek">
        <w:r>
          <w:rPr>
            <w:rStyle w:val="1111"/>
          </w:rPr>
          <w:t xml:space="preserve">has</w:t>
        </w:r>
      </w:ins>
      <w:r>
        <w:rPr>
          <w:rStyle w:val="1111"/>
        </w:rPr>
        <w:t xml:space="preserve"> </w:t>
      </w:r>
      <w:del w:id="3846" w:author="derek" w:date="2026-10-19T19:37:04Z" oouserid="derek">
        <w:r>
          <w:rPr>
            <w:rStyle w:val="1111"/>
          </w:rPr>
          <w:delText xml:space="preserve">C</w:delText>
        </w:r>
      </w:del>
      <w:ins w:id="3847" w:author="derek" w:date="2026-10-19T19:37:04Z" oouserid="derek">
        <w:r>
          <w:rPr>
            <w:rStyle w:val="1111"/>
          </w:rPr>
          <w:t xml:space="preserve">c</w:t>
        </w:r>
      </w:ins>
      <w:r>
        <w:rPr>
          <w:rStyle w:val="1111"/>
        </w:rPr>
        <w:t xml:space="preserve">ontentment in the way of a mystery, </w:t>
      </w:r>
      <w:r>
        <w:rPr>
          <w:rStyle w:val="1111"/>
        </w:rPr>
        <w:t xml:space="preserve">because as he sees all his afflictions come from the same love that Jesus Christ did</w:t>
      </w:r>
      <w:del w:id="3848" w:author="derek" w:date="2026-10-19T19:37:16Z" oouserid="derek">
        <w:r>
          <w:rPr>
            <w:rStyle w:val="1111"/>
          </w:rPr>
          <w:delText xml:space="preserve">;</w:delText>
        </w:r>
      </w:del>
      <w:ins w:id="3849" w:author="derek" w:date="2026-10-19T19:37:16Z" oouserid="derek">
        <w:r>
          <w:rPr>
            <w:rStyle w:val="1111"/>
          </w:rPr>
          <w:t xml:space="preserve">,</w:t>
        </w:r>
      </w:ins>
      <w:r>
        <w:rPr>
          <w:rStyle w:val="1111"/>
        </w:rPr>
        <w:t xml:space="preserve"> so he sees them all sanctified in Jesus Christ, sanctified as a </w:t>
      </w:r>
      <w:del w:id="3850" w:author="derek" w:date="2026-10-19T19:37:25Z" oouserid="derek">
        <w:r>
          <w:rPr>
            <w:rStyle w:val="1111"/>
          </w:rPr>
          <w:delText xml:space="preserve">M</w:delText>
        </w:r>
      </w:del>
      <w:ins w:id="3851" w:author="derek" w:date="2026-10-19T19:37:25Z" oouserid="derek">
        <w:r>
          <w:rPr>
            <w:rStyle w:val="1111"/>
          </w:rPr>
          <w:t xml:space="preserve">m</w:t>
        </w:r>
      </w:ins>
      <w:r>
        <w:rPr>
          <w:rStyle w:val="1111"/>
        </w:rPr>
        <w:t xml:space="preserve">ediator</w:t>
      </w:r>
      <w:ins w:id="3852" w:author="derek" w:date="2026-10-19T19:37:29Z" oouserid="derek">
        <w:r>
          <w:rPr>
            <w:rStyle w:val="1111"/>
          </w:rPr>
          <w:t xml:space="preserve">.</w:t>
        </w:r>
      </w:ins>
      <w:del w:id="3853" w:author="derek" w:date="2026-10-19T19:37:29Z" oouserid="derek">
        <w:r>
          <w:rPr>
            <w:rStyle w:val="1111"/>
          </w:rPr>
        </w:r>
      </w:del>
      <w:del w:id="3854" w:author="derek" w:date="2026-10-19T19:37:29Z" oouserid="derek">
        <w:r>
          <w:rPr>
            <w:rStyle w:val="1111"/>
          </w:rPr>
          <w:delText xml:space="preserve">;</w:delText>
        </w:r>
      </w:del>
      <w:r>
        <w:rPr>
          <w:rStyle w:val="1111"/>
        </w:rPr>
        <w:t xml:space="preserve"> </w:t>
      </w:r>
      <w:del w:id="3855" w:author="derek" w:date="2026-10-19T19:37:31Z" oouserid="derek">
        <w:r>
          <w:rPr>
            <w:rStyle w:val="1111"/>
          </w:rPr>
          <w:delText xml:space="preserve">h</w:delText>
        </w:r>
      </w:del>
      <w:ins w:id="3856" w:author="derek" w:date="2026-10-19T19:37:31Z" oouserid="derek">
        <w:r>
          <w:rPr>
            <w:rStyle w:val="1111"/>
          </w:rPr>
          <w:t xml:space="preserve">H</w:t>
        </w:r>
      </w:ins>
      <w:r>
        <w:rPr>
          <w:rStyle w:val="1111"/>
        </w:rPr>
        <w:t xml:space="preserve">e sees (I say) all the sting and venom, and </w:t>
      </w:r>
      <w:del w:id="3857" w:author="derek" w:date="2026-10-19T19:37:38Z" oouserid="derek">
        <w:r>
          <w:rPr>
            <w:rStyle w:val="1111"/>
          </w:rPr>
          <w:delText xml:space="preserve">poyson</w:delText>
        </w:r>
      </w:del>
      <w:ins w:id="3858" w:author="derek" w:date="2026-10-19T19:37:40Z" oouserid="derek">
        <w:r>
          <w:rPr>
            <w:rStyle w:val="1111"/>
          </w:rPr>
          <w:t xml:space="preserve">poison</w:t>
        </w:r>
      </w:ins>
      <w:r>
        <w:rPr>
          <w:rStyle w:val="1111"/>
        </w:rPr>
        <w:t xml:space="preserve"> of them all to be taken out by the </w:t>
      </w:r>
      <w:del w:id="3859" w:author="derek" w:date="2026-10-19T19:37:47Z" oouserid="derek">
        <w:r>
          <w:rPr>
            <w:rStyle w:val="1111"/>
          </w:rPr>
          <w:delText xml:space="preserve">vertue</w:delText>
        </w:r>
      </w:del>
      <w:ins w:id="3860" w:author="derek" w:date="2026-10-19T19:37:48Z" oouserid="derek">
        <w:r>
          <w:rPr>
            <w:rStyle w:val="1111"/>
          </w:rPr>
          <w:t xml:space="preserve">virtue</w:t>
        </w:r>
      </w:ins>
      <w:r>
        <w:rPr>
          <w:rStyle w:val="1111"/>
        </w:rPr>
        <w:t xml:space="preserve"> of Jesus Christ, the </w:t>
      </w:r>
      <w:del w:id="3861" w:author="derek" w:date="2026-10-19T19:37:53Z" oouserid="derek">
        <w:r>
          <w:rPr>
            <w:rStyle w:val="1111"/>
          </w:rPr>
          <w:delText xml:space="preserve">M</w:delText>
        </w:r>
      </w:del>
      <w:ins w:id="3862" w:author="derek" w:date="2026-10-19T19:37:53Z" oouserid="derek">
        <w:r>
          <w:rPr>
            <w:rStyle w:val="1111"/>
          </w:rPr>
          <w:t xml:space="preserve">m</w:t>
        </w:r>
      </w:ins>
      <w:r>
        <w:rPr>
          <w:rStyle w:val="1111"/>
        </w:rPr>
        <w:t xml:space="preserve">ediator between God and Man</w:t>
      </w:r>
      <w:del w:id="3863" w:author="derek" w:date="2026-10-19T19:37:57Z" oouserid="derek">
        <w:r>
          <w:rPr>
            <w:rStyle w:val="1111"/>
          </w:rPr>
          <w:delText xml:space="preserve">:</w:delText>
        </w:r>
      </w:del>
      <w:ins w:id="3864" w:author="derek" w:date="2026-10-19T19:37:57Z" oouserid="derek">
        <w:r>
          <w:rPr>
            <w:rStyle w:val="1111"/>
          </w:rPr>
          <w:t xml:space="preserve">.</w:t>
        </w:r>
      </w:ins>
      <w:r>
        <w:rPr>
          <w:rStyle w:val="1111"/>
        </w:rPr>
        <w:t xml:space="preserve"> As now for instance, </w:t>
      </w:r>
      <w:del w:id="3865" w:author="derek" w:date="2026-10-19T19:38:00Z" oouserid="derek">
        <w:r>
          <w:rPr>
            <w:rStyle w:val="1111"/>
          </w:rPr>
          <w:delText xml:space="preserve">T</w:delText>
        </w:r>
      </w:del>
      <w:ins w:id="3866" w:author="derek" w:date="2026-10-19T19:38:00Z" oouserid="derek">
        <w:r>
          <w:rPr>
            <w:rStyle w:val="1111"/>
          </w:rPr>
          <w:t xml:space="preserve">t</w:t>
        </w:r>
      </w:ins>
      <w:r>
        <w:rPr>
          <w:rStyle w:val="1111"/>
        </w:rPr>
        <w:t xml:space="preserve">hus, a Christian when he would have </w:t>
      </w:r>
      <w:del w:id="3867" w:author="derek" w:date="2026-10-19T19:38:16Z" oouserid="derek">
        <w:r>
          <w:rPr>
            <w:rStyle w:val="1111"/>
          </w:rPr>
          <w:delText xml:space="preserve">C</w:delText>
        </w:r>
      </w:del>
      <w:ins w:id="3868" w:author="derek" w:date="2026-10-19T19:38:16Z" oouserid="derek">
        <w:r>
          <w:rPr>
            <w:rStyle w:val="1111"/>
          </w:rPr>
          <w:t xml:space="preserve">c</w:t>
        </w:r>
      </w:ins>
      <w:r>
        <w:rPr>
          <w:rStyle w:val="1111"/>
        </w:rPr>
        <w:t xml:space="preserve">on</w:t>
      </w:r>
      <w:r>
        <w:rPr>
          <w:rStyle w:val="1111"/>
        </w:rPr>
        <w:t xml:space="preserve">tentment fal</w:t>
      </w:r>
      <w:ins w:id="3869" w:author="derek" w:date="2026-10-19T19:38:09Z" oouserid="derek">
        <w:r>
          <w:rPr>
            <w:rStyle w:val="1111"/>
          </w:rPr>
          <w:t xml:space="preserve">l</w:t>
        </w:r>
      </w:ins>
      <w:r>
        <w:rPr>
          <w:rStyle w:val="1111"/>
        </w:rPr>
        <w:t xml:space="preserve">s a working, what is my affliction? Is it poverty that God strikes me withall? Jesus Christ had not a house to hide his head in, the </w:t>
      </w:r>
      <w:del w:id="3870" w:author="derek" w:date="2026-10-19T19:38:37Z" oouserid="derek">
        <w:r>
          <w:rPr>
            <w:rStyle w:val="1111"/>
          </w:rPr>
          <w:delText xml:space="preserve">F</w:delText>
        </w:r>
      </w:del>
      <w:ins w:id="3871" w:author="derek" w:date="2026-10-19T19:38:37Z" oouserid="derek">
        <w:r>
          <w:rPr>
            <w:rStyle w:val="1111"/>
          </w:rPr>
          <w:t xml:space="preserve">f</w:t>
        </w:r>
      </w:ins>
      <w:r>
        <w:rPr>
          <w:rStyle w:val="1111"/>
        </w:rPr>
        <w:t xml:space="preserve">owls of the air had nests, and the </w:t>
      </w:r>
      <w:del w:id="3872" w:author="derek" w:date="2026-10-19T19:38:41Z" oouserid="derek">
        <w:r>
          <w:rPr>
            <w:rStyle w:val="1111"/>
          </w:rPr>
          <w:delText xml:space="preserve">F</w:delText>
        </w:r>
      </w:del>
      <w:ins w:id="3873" w:author="derek" w:date="2026-10-19T19:38:41Z" oouserid="derek">
        <w:r>
          <w:rPr>
            <w:rStyle w:val="1111"/>
          </w:rPr>
          <w:t xml:space="preserve">f</w:t>
        </w:r>
      </w:ins>
      <w:r>
        <w:rPr>
          <w:rStyle w:val="1111"/>
        </w:rPr>
        <w:t xml:space="preserve">oxes had holes, but the Son of Man not a hole to hide his head in</w:t>
      </w:r>
      <w:del w:id="3874" w:author="derek" w:date="2026-10-19T19:38:48Z" oouserid="derek">
        <w:r>
          <w:rPr>
            <w:rStyle w:val="1111"/>
          </w:rPr>
          <w:delText xml:space="preserve">:</w:delText>
        </w:r>
      </w:del>
      <w:ins w:id="3875" w:author="derek" w:date="2026-10-19T19:38:48Z" oouserid="derek">
        <w:r>
          <w:rPr>
            <w:rStyle w:val="1111"/>
          </w:rPr>
          <w:t xml:space="preserve">.</w:t>
        </w:r>
      </w:ins>
      <w:r>
        <w:rPr>
          <w:rStyle w:val="1111"/>
        </w:rPr>
        <w:t xml:space="preserve"> </w:t>
      </w:r>
      <w:del w:id="3876" w:author="derek" w:date="2026-10-19T19:38:50Z" oouserid="derek">
        <w:r>
          <w:rPr>
            <w:rStyle w:val="1111"/>
          </w:rPr>
          <w:delText xml:space="preserve">n</w:delText>
        </w:r>
      </w:del>
      <w:ins w:id="3877" w:author="derek" w:date="2026-10-19T19:38:50Z" oouserid="derek">
        <w:r>
          <w:rPr>
            <w:rStyle w:val="1111"/>
          </w:rPr>
          <w:t xml:space="preserve">N</w:t>
        </w:r>
      </w:ins>
      <w:r>
        <w:rPr>
          <w:rStyle w:val="1111"/>
        </w:rPr>
        <w:t xml:space="preserve">ow my </w:t>
      </w:r>
      <w:r>
        <w:rPr>
          <w:rStyle w:val="1111"/>
        </w:rPr>
        <w:t xml:space="preserve">poverty is sanctified by Christ</w:t>
      </w:r>
      <w:ins w:id="3878" w:author="derek" w:date="2026-10-19T19:38:55Z" oouserid="derek">
        <w:r>
          <w:rPr>
            <w:rStyle w:val="1111"/>
          </w:rPr>
          <w:t xml:space="preserve">’</w:t>
        </w:r>
      </w:ins>
      <w:r>
        <w:rPr>
          <w:rStyle w:val="1111"/>
        </w:rPr>
        <w:t xml:space="preserve">s poverty, I can see by faith the curse and sting and venom of my poverty, taken out by the poverty of Jesus Christ</w:t>
      </w:r>
      <w:del w:id="3879" w:author="derek" w:date="2026-10-19T19:39:12Z" oouserid="derek">
        <w:r>
          <w:rPr>
            <w:rStyle w:val="1111"/>
          </w:rPr>
          <w:delText xml:space="preserve">,</w:delText>
        </w:r>
      </w:del>
      <w:ins w:id="3880" w:author="derek" w:date="2026-10-19T19:39:12Z" oouserid="derek">
        <w:r>
          <w:rPr>
            <w:rStyle w:val="1111"/>
          </w:rPr>
          <w:t xml:space="preserve">.</w:t>
        </w:r>
      </w:ins>
      <w:r>
        <w:rPr>
          <w:rStyle w:val="1111"/>
        </w:rPr>
        <w:t xml:space="preserve"> Christ Jesus</w:t>
      </w:r>
      <w:ins w:id="3881" w:author="derek" w:date="2026-10-19T19:39:18Z" oouserid="derek">
        <w:r>
          <w:rPr>
            <w:rStyle w:val="1111"/>
          </w:rPr>
          <w:t xml:space="preserve">,</w:t>
        </w:r>
      </w:ins>
      <w:r>
        <w:rPr>
          <w:rStyle w:val="1111"/>
        </w:rPr>
        <w:t xml:space="preserve"> he was poor in this world to deliver me from the curse of my poverty, that it should not be cur</w:t>
      </w:r>
      <w:r>
        <w:rPr>
          <w:rStyle w:val="1111"/>
        </w:rPr>
        <w:t xml:space="preserve">sed unto me, then my poverty is not </w:t>
      </w:r>
      <w:del w:id="3882" w:author="derek" w:date="2026-10-19T19:39:46Z" oouserid="derek">
        <w:r>
          <w:rPr>
            <w:rStyle w:val="1111"/>
          </w:rPr>
          <w:delText xml:space="preserve">afflictive</w:delText>
        </w:r>
      </w:del>
      <w:ins w:id="3883" w:author="derek" w:date="2026-10-19T19:39:48Z" oouserid="derek">
        <w:r>
          <w:rPr>
            <w:rStyle w:val="1111"/>
          </w:rPr>
          <w:t xml:space="preserve">affliction</w:t>
        </w:r>
      </w:ins>
      <w:r>
        <w:rPr>
          <w:rStyle w:val="1111"/>
        </w:rPr>
        <w:t xml:space="preserve">, if I can be contented in such a condition. That is the way, not to stand and repine, because I have not what others have, no, but I am poor, and Christ was therefore poor that he might bless my poverty to me.</w:t>
      </w:r>
      <w:r/>
    </w:p>
    <w:p>
      <w:pPr>
        <w:pStyle w:val="1132"/>
        <w:pBdr/>
        <w:spacing/>
        <w:ind/>
        <w:rPr/>
      </w:pPr>
      <w:r/>
      <w:bookmarkStart w:id="99" w:name="W46-46-article_3"/>
      <w:r/>
      <w:bookmarkEnd w:id="99"/>
      <w:r>
        <w:rPr>
          <w:rStyle w:val="1111"/>
        </w:rPr>
        <w:t xml:space="preserve">And so again, </w:t>
      </w:r>
      <w:del w:id="3884" w:author="derek" w:date="2026-10-19T19:40:08Z" oouserid="derek">
        <w:r>
          <w:rPr>
            <w:rStyle w:val="1111"/>
          </w:rPr>
          <w:delText xml:space="preserve">A</w:delText>
        </w:r>
      </w:del>
      <w:ins w:id="3885" w:author="derek" w:date="2026-10-19T19:40:08Z" oouserid="derek">
        <w:r>
          <w:rPr>
            <w:rStyle w:val="1111"/>
          </w:rPr>
          <w:t xml:space="preserve">a</w:t>
        </w:r>
      </w:ins>
      <w:r>
        <w:rPr>
          <w:rStyle w:val="1111"/>
        </w:rPr>
        <w:t xml:space="preserve">m I disgraced, </w:t>
      </w:r>
      <w:del w:id="3886" w:author="derek" w:date="2026-10-19T19:40:14Z" oouserid="derek">
        <w:r>
          <w:rPr>
            <w:rStyle w:val="1111"/>
          </w:rPr>
          <w:delText xml:space="preserve">dishonoured</w:delText>
        </w:r>
      </w:del>
      <w:ins w:id="3887" w:author="derek" w:date="2026-10-19T19:40:17Z" oouserid="derek">
        <w:r>
          <w:rPr>
            <w:rStyle w:val="1111"/>
          </w:rPr>
          <w:t xml:space="preserve">dishonored</w:t>
        </w:r>
      </w:ins>
      <w:r>
        <w:rPr>
          <w:rStyle w:val="1111"/>
        </w:rPr>
        <w:t xml:space="preserve">, is my good-name taken away? </w:t>
      </w:r>
      <w:del w:id="3888" w:author="derek" w:date="2026-10-19T19:40:30Z" oouserid="derek">
        <w:r>
          <w:rPr>
            <w:rStyle w:val="1111"/>
          </w:rPr>
          <w:delText xml:space="preserve">w</w:delText>
        </w:r>
      </w:del>
      <w:ins w:id="3889" w:author="derek" w:date="2026-10-19T19:40:30Z" oouserid="derek">
        <w:r>
          <w:rPr>
            <w:rStyle w:val="1111"/>
          </w:rPr>
          <w:t xml:space="preserve">W</w:t>
        </w:r>
      </w:ins>
      <w:r>
        <w:rPr>
          <w:rStyle w:val="1111"/>
        </w:rPr>
        <w:t xml:space="preserve">hy Jesus Christ</w:t>
      </w:r>
      <w:ins w:id="3890" w:author="derek" w:date="2026-10-19T19:40:34Z" oouserid="derek">
        <w:r>
          <w:rPr>
            <w:rStyle w:val="1111"/>
          </w:rPr>
          <w:t xml:space="preserve">,</w:t>
        </w:r>
      </w:ins>
      <w:r>
        <w:rPr>
          <w:rStyle w:val="1111"/>
        </w:rPr>
        <w:t xml:space="preserve"> </w:t>
      </w:r>
      <w:del w:id="3891" w:author="derek" w:date="2026-10-19T19:40:36Z" oouserid="derek">
        <w:r>
          <w:rPr>
            <w:rStyle w:val="1111"/>
          </w:rPr>
          <w:delText xml:space="preserve">h</w:delText>
        </w:r>
      </w:del>
      <w:ins w:id="3892" w:author="derek" w:date="2026-10-19T19:40:36Z" oouserid="derek">
        <w:r>
          <w:rPr>
            <w:rStyle w:val="1111"/>
          </w:rPr>
          <w:t xml:space="preserve">h</w:t>
        </w:r>
      </w:ins>
      <w:r>
        <w:rPr>
          <w:rStyle w:val="1111"/>
        </w:rPr>
        <w:t xml:space="preserve">e had </w:t>
      </w:r>
      <w:del w:id="3893" w:author="derek" w:date="2026-10-19T19:40:40Z" oouserid="derek">
        <w:r>
          <w:rPr>
            <w:rStyle w:val="1111"/>
          </w:rPr>
          <w:delText xml:space="preserve">dishonour</w:delText>
        </w:r>
      </w:del>
      <w:ins w:id="3894" w:author="derek" w:date="2026-10-19T19:40:42Z" oouserid="derek">
        <w:r>
          <w:rPr>
            <w:rStyle w:val="1111"/>
          </w:rPr>
          <w:t xml:space="preserve">dishonor</w:t>
        </w:r>
      </w:ins>
      <w:r>
        <w:rPr>
          <w:rStyle w:val="1111"/>
        </w:rPr>
        <w:t xml:space="preserve"> put upon </w:t>
      </w:r>
      <w:del w:id="3895" w:author="derek" w:date="2026-10-19T19:40:45Z" oouserid="derek">
        <w:r>
          <w:rPr>
            <w:rStyle w:val="1111"/>
          </w:rPr>
          <w:delText xml:space="preserve">h</w:delText>
        </w:r>
      </w:del>
      <w:ins w:id="3896" w:author="derek" w:date="2026-10-19T19:40:45Z" oouserid="derek">
        <w:r>
          <w:rPr>
            <w:rStyle w:val="1111"/>
          </w:rPr>
          <w:t xml:space="preserve">H</w:t>
        </w:r>
      </w:ins>
      <w:r>
        <w:rPr>
          <w:rStyle w:val="1111"/>
        </w:rPr>
        <w:t xml:space="preserve">im, </w:t>
      </w:r>
      <w:del w:id="3897" w:author="derek" w:date="2026-10-19T19:40:47Z" oouserid="derek">
        <w:r>
          <w:rPr>
            <w:rStyle w:val="1111"/>
          </w:rPr>
          <w:delText xml:space="preserve">h</w:delText>
        </w:r>
      </w:del>
      <w:ins w:id="3898" w:author="derek" w:date="2026-10-19T19:40:47Z" oouserid="derek">
        <w:r>
          <w:rPr>
            <w:rStyle w:val="1111"/>
          </w:rPr>
          <w:t xml:space="preserve">H</w:t>
        </w:r>
      </w:ins>
      <w:r>
        <w:rPr>
          <w:rStyle w:val="1111"/>
        </w:rPr>
        <w:t xml:space="preserve">e was called </w:t>
      </w:r>
      <w:r>
        <w:rPr>
          <w:rStyle w:val="1111"/>
        </w:rPr>
        <w:t xml:space="preserve">Beelzebub,</w:t>
      </w:r>
      <w:r>
        <w:rPr>
          <w:rStyle w:val="1111"/>
        </w:rPr>
        <w:t xml:space="preserve"> and a </w:t>
      </w:r>
      <w:del w:id="3899" w:author="derek" w:date="2026-10-19T19:40:53Z" oouserid="derek">
        <w:r>
          <w:rPr>
            <w:rStyle w:val="1111"/>
          </w:rPr>
          <w:delText xml:space="preserve">S</w:delText>
        </w:r>
      </w:del>
      <w:ins w:id="3900" w:author="derek" w:date="2026-10-19T19:40:53Z" oouserid="derek">
        <w:r>
          <w:rPr>
            <w:rStyle w:val="1111"/>
          </w:rPr>
          <w:t xml:space="preserve">s</w:t>
        </w:r>
      </w:ins>
      <w:r>
        <w:rPr>
          <w:rStyle w:val="1111"/>
        </w:rPr>
        <w:t xml:space="preserve">amaritan, and they said he had a </w:t>
      </w:r>
      <w:del w:id="3901" w:author="derek" w:date="2026-10-19T19:40:57Z" oouserid="derek">
        <w:r>
          <w:rPr>
            <w:rStyle w:val="1111"/>
          </w:rPr>
          <w:delText xml:space="preserve">D</w:delText>
        </w:r>
      </w:del>
      <w:ins w:id="3902" w:author="derek" w:date="2026-10-19T19:40:57Z" oouserid="derek">
        <w:r>
          <w:rPr>
            <w:rStyle w:val="1111"/>
          </w:rPr>
          <w:t xml:space="preserve">d</w:t>
        </w:r>
      </w:ins>
      <w:r>
        <w:rPr>
          <w:rStyle w:val="1111"/>
        </w:rPr>
        <w:t xml:space="preserve">evil in </w:t>
      </w:r>
      <w:del w:id="3903" w:author="derek" w:date="2026-10-19T19:41:00Z" oouserid="derek">
        <w:r>
          <w:rPr>
            <w:rStyle w:val="1111"/>
          </w:rPr>
          <w:delText xml:space="preserve">h</w:delText>
        </w:r>
      </w:del>
      <w:ins w:id="3904" w:author="derek" w:date="2026-10-19T19:41:00Z" oouserid="derek">
        <w:r>
          <w:rPr>
            <w:rStyle w:val="1111"/>
          </w:rPr>
          <w:t xml:space="preserve">H</w:t>
        </w:r>
      </w:ins>
      <w:r>
        <w:rPr>
          <w:rStyle w:val="1111"/>
        </w:rPr>
        <w:t xml:space="preserve">im</w:t>
      </w:r>
      <w:del w:id="3905" w:author="derek" w:date="2026-10-19T19:41:06Z" oouserid="derek">
        <w:r>
          <w:rPr>
            <w:rStyle w:val="1111"/>
          </w:rPr>
          <w:delText xml:space="preserve">,</w:delText>
        </w:r>
      </w:del>
      <w:ins w:id="3906" w:author="derek" w:date="2026-10-19T19:41:06Z" oouserid="derek">
        <w:r>
          <w:rPr>
            <w:rStyle w:val="1111"/>
          </w:rPr>
          <w:t xml:space="preserve">.</w:t>
        </w:r>
      </w:ins>
      <w:r>
        <w:rPr>
          <w:rStyle w:val="1111"/>
        </w:rPr>
        <w:t xml:space="preserve"> </w:t>
      </w:r>
      <w:del w:id="3907" w:author="derek" w:date="2026-10-19T19:41:07Z" oouserid="derek">
        <w:r>
          <w:rPr>
            <w:rStyle w:val="1111"/>
          </w:rPr>
          <w:delText xml:space="preserve">a</w:delText>
        </w:r>
      </w:del>
      <w:ins w:id="3908" w:author="derek" w:date="2026-10-19T19:41:07Z" oouserid="derek">
        <w:r>
          <w:rPr>
            <w:rStyle w:val="1111"/>
          </w:rPr>
          <w:t xml:space="preserve">A</w:t>
        </w:r>
      </w:ins>
      <w:r>
        <w:rPr>
          <w:rStyle w:val="1111"/>
        </w:rPr>
        <w:t xml:space="preserve">ll the foul aspersions that could be were cast upon Jesus Christ, and this was </w:t>
      </w:r>
      <w:r>
        <w:rPr>
          <w:rStyle w:val="1111"/>
        </w:rPr>
        <w:t xml:space="preserve">for me, that I might have the disgrace that is cast upon me to be sanctified unto me, whereas another man his heart is overwhelmed with </w:t>
      </w:r>
      <w:del w:id="3909" w:author="derek" w:date="2026-10-19T19:41:33Z" oouserid="derek">
        <w:r>
          <w:rPr>
            <w:rStyle w:val="1111"/>
          </w:rPr>
          <w:delText xml:space="preserve">dishonour</w:delText>
        </w:r>
      </w:del>
      <w:ins w:id="3910" w:author="derek" w:date="2026-10-19T19:41:36Z" oouserid="derek">
        <w:r>
          <w:rPr>
            <w:rStyle w:val="1111"/>
          </w:rPr>
          <w:t xml:space="preserve">dishonor</w:t>
        </w:r>
      </w:ins>
      <w:r>
        <w:rPr>
          <w:rStyle w:val="1111"/>
        </w:rPr>
        <w:t xml:space="preserve">, and disgrace, and he goes this way to work to get </w:t>
      </w:r>
      <w:del w:id="3911" w:author="derek" w:date="2026-10-19T19:41:45Z" oouserid="derek">
        <w:r>
          <w:rPr>
            <w:rStyle w:val="1111"/>
          </w:rPr>
          <w:delText xml:space="preserve">C</w:delText>
        </w:r>
      </w:del>
      <w:ins w:id="3912" w:author="derek" w:date="2026-10-19T19:41:45Z" oouserid="derek">
        <w:r>
          <w:rPr>
            <w:rStyle w:val="1111"/>
          </w:rPr>
          <w:t xml:space="preserve">c</w:t>
        </w:r>
      </w:ins>
      <w:r>
        <w:rPr>
          <w:rStyle w:val="1111"/>
        </w:rPr>
        <w:t xml:space="preserve">onntetment</w:t>
      </w:r>
      <w:del w:id="3913" w:author="derek" w:date="2026-10-19T19:41:49Z" oouserid="derek">
        <w:r>
          <w:rPr>
            <w:rStyle w:val="1111"/>
          </w:rPr>
          <w:delText xml:space="preserve">;</w:delText>
        </w:r>
      </w:del>
      <w:ins w:id="3914" w:author="derek" w:date="2026-10-19T19:41:49Z" oouserid="derek">
        <w:r>
          <w:rPr>
            <w:rStyle w:val="1111"/>
          </w:rPr>
          <w:t xml:space="preserve">.</w:t>
        </w:r>
      </w:ins>
      <w:r>
        <w:rPr>
          <w:rStyle w:val="1111"/>
        </w:rPr>
        <w:t xml:space="preserve"> </w:t>
      </w:r>
      <w:del w:id="3915" w:author="derek" w:date="2026-10-19T19:41:52Z" oouserid="derek">
        <w:r>
          <w:rPr>
            <w:rStyle w:val="1111"/>
          </w:rPr>
          <w:delText xml:space="preserve">p</w:delText>
        </w:r>
      </w:del>
      <w:ins w:id="3916" w:author="derek" w:date="2026-10-19T19:41:52Z" oouserid="derek">
        <w:r>
          <w:rPr>
            <w:rStyle w:val="1111"/>
          </w:rPr>
          <w:t xml:space="preserve">P</w:t>
        </w:r>
      </w:ins>
      <w:r>
        <w:rPr>
          <w:rStyle w:val="1111"/>
        </w:rPr>
        <w:t xml:space="preserve">erhaps if you be spoken ill of, you have no </w:t>
      </w:r>
      <w:r/>
    </w:p>
    <w:p>
      <w:pPr>
        <w:pStyle w:val="1132"/>
        <w:pBdr/>
        <w:spacing/>
        <w:ind/>
        <w:rPr/>
      </w:pPr>
      <w:r/>
      <w:bookmarkStart w:id="99" w:name="anchor-105"/>
      <w:r/>
      <w:bookmarkEnd w:id="99"/>
      <w:r>
        <w:rPr>
          <w:rStyle w:val="1111"/>
        </w:rPr>
        <w:t xml:space="preserve">Page</w:t>
      </w:r>
      <w:r>
        <w:rPr>
          <w:rStyle w:val="1111"/>
        </w:rPr>
        <w:t xml:space="preserve"> 46</w:t>
      </w:r>
      <w:r/>
    </w:p>
    <w:p>
      <w:pPr>
        <w:pStyle w:val="1132"/>
        <w:pBdr/>
        <w:spacing/>
        <w:ind/>
        <w:rPr/>
      </w:pPr>
      <w:r/>
      <w:bookmarkStart w:id="100" w:name="anchor-106"/>
      <w:r/>
      <w:bookmarkEnd w:id="100"/>
      <w:r>
        <w:rPr>
          <w:rStyle w:val="1111"/>
        </w:rPr>
        <w:t xml:space="preserve">other way to ease and right your</w:t>
      </w:r>
      <w:del w:id="3917" w:author="derek" w:date="2026-10-19T19:59:57Z" oouserid="derek">
        <w:r>
          <w:rPr>
            <w:rStyle w:val="1111"/>
          </w:rPr>
          <w:delText xml:space="preserve"> </w:delText>
        </w:r>
      </w:del>
      <w:r>
        <w:rPr>
          <w:rStyle w:val="1111"/>
        </w:rPr>
        <w:t xml:space="preserve">selves, but if they do rail upon you</w:t>
      </w:r>
      <w:r>
        <w:rPr>
          <w:rStyle w:val="1111"/>
        </w:rPr>
        <w:t xml:space="preserve">, you will rail upon them again; and thus you think to ease your selves: Oh but a Christian hath another manner of way to ease himself, others rail and speak ill of me, but did they not rail upon Jesus Christ, and speak ill of him? and what am I in compari</w:t>
      </w:r>
      <w:r>
        <w:rPr>
          <w:rStyle w:val="1111"/>
        </w:rPr>
        <w:t xml:space="preserve">son of Christ? And the subjection of Christ to such an evil, it was for me, that though such a thing should come upon me, I might know that the curse of it is taken from me through Christs subjection to that evill; thus a Christian can be contented when a</w:t>
      </w:r>
      <w:r>
        <w:rPr>
          <w:rStyle w:val="1111"/>
        </w:rPr>
        <w:t xml:space="preserve">ny body speaks ill of him; now this is a mysterie to you to get Contentment after such a manner as this is: So if men jeer and scoffe at you, did they not do so to Jesus Christ? they jeer'd and scoff't at him, and that when he was in his greatest extremity</w:t>
      </w:r>
      <w:r>
        <w:rPr>
          <w:rStyle w:val="1111"/>
        </w:rPr>
        <w:t xml:space="preserve"> upon the Crosse, say they, Here's the King of the Jews, and they bowed the knee, and said hail King of the Jews, and put a Reed into his hand, and mocked him: now I get Contentment in the midst of scorns and jeers, by considering that Christ was scorned, </w:t>
      </w:r>
      <w:r>
        <w:rPr>
          <w:rStyle w:val="1111"/>
        </w:rPr>
        <w:t xml:space="preserve">and by acting faith upon that which Christ did suffer for me. So, am I in great pain of my body? Jesus Christ had as great pain upon his body as I have, though it's true he had not such kind of sicknesses as we have, but yet he had as great pain and tortou</w:t>
      </w:r>
      <w:r>
        <w:rPr>
          <w:rStyle w:val="1111"/>
        </w:rPr>
        <w:t xml:space="preserve">rs in his body, and that that was deadly to him, as wel as any sicknesse is to us: the exercising of faith upon what Christ did indure, that's the way to get Contentment in the midst of our pains: one lies vexing and fretting, and cannot bear his pain, a</w:t>
      </w:r>
      <w:r>
        <w:rPr>
          <w:rStyle w:val="1111"/>
        </w:rPr>
        <w:t xml:space="preserve">rt thou a Christian? hast thou ever tryed this way of getting contentment, to act thy faith upon all the pains and sufferings that Jesus Christ did suffer? this would be the way of Contentment, and a Christian gets contentment under pains after this maner</w:t>
      </w:r>
      <w:r>
        <w:rPr>
          <w:rStyle w:val="1111"/>
        </w:rPr>
        <w:t xml:space="preserve">: sometimes one that is very godly and gracious, you shall have them lie under grievous pains and extremities very cheerfully, and you wonder at it, this is the way that he gets it, he gets it by acting his faith upon what pains Jesus Christ did suffer, th</w:t>
      </w:r>
      <w:r>
        <w:rPr>
          <w:rStyle w:val="1111"/>
        </w:rPr>
        <w:t xml:space="preserve">ou art afraid of death; the way to get Contentment, it is by exercising thy faith upon the death of Jesus Christ; yea, it may be thou hast inward troubles in thy soule, and God withdraws himselfe from thee, but still thy faith is to be exercised upon the </w:t>
      </w:r>
      <w:r/>
    </w:p>
    <w:p>
      <w:pPr>
        <w:pStyle w:val="1132"/>
        <w:pBdr/>
        <w:spacing/>
        <w:ind/>
        <w:rPr/>
      </w:pPr>
      <w:r/>
      <w:bookmarkStart w:id="101" w:name="anchor-107"/>
      <w:r/>
      <w:bookmarkEnd w:id="101"/>
      <w:r>
        <w:rPr>
          <w:rStyle w:val="1111"/>
        </w:rPr>
        <w:t xml:space="preserve">Page</w:t>
      </w:r>
      <w:r>
        <w:rPr>
          <w:rStyle w:val="1111"/>
        </w:rPr>
        <w:t xml:space="preserve"> 47</w:t>
      </w:r>
      <w:r/>
    </w:p>
    <w:p>
      <w:pPr>
        <w:pStyle w:val="1132"/>
        <w:pBdr/>
        <w:spacing/>
        <w:ind/>
        <w:rPr/>
      </w:pPr>
      <w:r/>
      <w:bookmarkStart w:id="102" w:name="anchor-108"/>
      <w:r/>
      <w:bookmarkEnd w:id="102"/>
      <w:r>
        <w:rPr>
          <w:rStyle w:val="1111"/>
        </w:rPr>
        <w:t xml:space="preserve">sufferings that Jesus Christ indured in his soul, he poured forth his soul before God, then when he sweat drops of water and blood, he was in an Agony in his very Spir</w:t>
      </w:r>
      <w:r>
        <w:rPr>
          <w:rStyle w:val="1111"/>
        </w:rPr>
        <w:t xml:space="preserve">it, and he found even God himself in a way to forsake him; now the acting thy faith upon Jesus Christ thus, brings Contentment, and is not this a mysterie to carnal hearts? a gracious heart finds Contentment in a way of a mystery: no marvel though Saint </w:t>
      </w:r>
      <w:r>
        <w:rPr>
          <w:rStyle w:val="1111"/>
        </w:rPr>
        <w:t xml:space="preserve">Paul</w:t>
      </w:r>
      <w:r>
        <w:rPr>
          <w:rStyle w:val="1111"/>
        </w:rPr>
        <w:t xml:space="preserve"> saith, </w:t>
      </w:r>
      <w:r>
        <w:rPr>
          <w:rStyle w:val="1111"/>
        </w:rPr>
        <w:t xml:space="preserve">I am instructed in a Mystery, to be contented in whatsoever condition I am in.</w:t>
      </w:r>
      <w:r/>
    </w:p>
    <w:p>
      <w:pPr>
        <w:pStyle w:val="1132"/>
        <w:pBdr/>
        <w:spacing/>
        <w:ind/>
        <w:rPr/>
      </w:pPr>
      <w:r/>
      <w:bookmarkStart w:id="103" w:name="W48-48-article_2"/>
      <w:r/>
      <w:bookmarkEnd w:id="103"/>
      <w:r>
        <w:rPr>
          <w:rStyle w:val="1111"/>
        </w:rPr>
        <w:t xml:space="preserve">In the Eleventh place, there is yet a further mystery (for this I hope yo</w:t>
      </w:r>
      <w:r>
        <w:rPr>
          <w:rStyle w:val="1111"/>
        </w:rPr>
        <w:t xml:space="preserve">u will find a very useful point unto you) and you will see what a plaine way there is, (before we have done) for one that is skil'd in Religion to get Contentment, though it's hard for one that is carnal. I say the Eleventh mystery in contentment is this, </w:t>
      </w:r>
      <w:r>
        <w:rPr>
          <w:rStyle w:val="1111"/>
        </w:rPr>
        <w:t xml:space="preserve">A gracious heart hath contentment by fetching strength from Jesus Christ, he is able to beare his burden by fetching strength from another</w:t>
      </w:r>
      <w:r>
        <w:rPr>
          <w:rStyle w:val="1111"/>
        </w:rPr>
        <w:t xml:space="preserve">: now this is a riddle indeed, and it would be a rediculous thing to</w:t>
      </w:r>
      <w:r>
        <w:rPr>
          <w:rStyle w:val="1111"/>
        </w:rPr>
        <w:t xml:space="preserve"> be spoken of in the schools of Philosophers, to say, if there be a burden upon you, you must fetch strength from another; indeed to have another to come and stand under the burden, that way they would know, but that you shall be strengthened by anothers </w:t>
      </w:r>
      <w:r>
        <w:rPr>
          <w:rStyle w:val="1111"/>
        </w:rPr>
        <w:t xml:space="preserve">strength, that is not neer you to your outward view, that they would think rediculous: but now a Christian finds satisfaction in every condition by getting strength from another, by going out of it's self to Jesus Christ, and by faith acting upon Christ, </w:t>
      </w:r>
      <w:r>
        <w:rPr>
          <w:rStyle w:val="1111"/>
        </w:rPr>
        <w:t xml:space="preserve">and bringing the strength of Jesus Christ into it's own soul, and thereby is inabled to bear whatsoever God laies upon him, by the strength that he finds from Jesus Christ, of his fulnesse do we receive grace for grace, there is strength in Christ not onl</w:t>
      </w:r>
      <w:r>
        <w:rPr>
          <w:rStyle w:val="1111"/>
        </w:rPr>
        <w:t xml:space="preserve">y to sanctifie and save us, but strength to support us under all our burdens and afflictions, and Christ expects that when we are under any burden that we should act our faith upon him to draw vertue and strength from him, the acting of faith that's the gr</w:t>
      </w:r>
      <w:r>
        <w:rPr>
          <w:rStyle w:val="1111"/>
        </w:rPr>
        <w:t xml:space="preserve">eat grace that is to be acted under afflictions, it's true, other graces should be acted, but the grace of faith it draws strength from Christ, in looking upon him that hath the fulnesse of all strength to be convayed into the hearts of all beleevers. Now </w:t>
      </w:r>
      <w:r/>
    </w:p>
    <w:p>
      <w:pPr>
        <w:pStyle w:val="1132"/>
        <w:pBdr/>
        <w:spacing/>
        <w:ind/>
        <w:rPr/>
      </w:pPr>
      <w:r/>
      <w:bookmarkStart w:id="103" w:name="anchor-109"/>
      <w:r/>
      <w:bookmarkEnd w:id="103"/>
      <w:r>
        <w:rPr>
          <w:rStyle w:val="1111"/>
        </w:rPr>
        <w:t xml:space="preserve">Page</w:t>
      </w:r>
      <w:r>
        <w:rPr>
          <w:rStyle w:val="1111"/>
        </w:rPr>
        <w:t xml:space="preserve"> 48</w:t>
      </w:r>
      <w:r/>
    </w:p>
    <w:p>
      <w:pPr>
        <w:pStyle w:val="1132"/>
        <w:pBdr/>
        <w:spacing/>
        <w:ind/>
        <w:rPr/>
      </w:pPr>
      <w:r/>
      <w:bookmarkStart w:id="104" w:name="anchor-110"/>
      <w:r/>
      <w:bookmarkEnd w:id="104"/>
      <w:r>
        <w:rPr>
          <w:rStyle w:val="1111"/>
        </w:rPr>
        <w:t xml:space="preserve">if a man hath a burden upon him, yet if he can have strength added to him, if the burden be doubled, yet if he can have his strength to be tribled, the burden will not be heavier but lighter than it was before to our natural strength. Indeed our </w:t>
      </w:r>
      <w:r>
        <w:rPr>
          <w:rStyle w:val="1111"/>
        </w:rPr>
        <w:t xml:space="preserve">afflictions may be heavy, and we cry out, oh we cannot bear them, we cannot bear such an affliction: Though thou canst not tell how to bear it with thine own strength, yet what canst thou tell what thou shalt do with the strnegth of Jesus Christ? Thou sai</w:t>
      </w:r>
      <w:r>
        <w:rPr>
          <w:rStyle w:val="1111"/>
        </w:rPr>
        <w:t xml:space="preserve">est thou canst not bear it, why doest thou think that Christ could not bear it? if Christ could bear it, why mayest not thou come to bear it? You will say, Can I have the strength of Christ? Yea, that is made over to thee by faith, so the Scripture saith </w:t>
      </w:r>
      <w:r>
        <w:rPr>
          <w:rStyle w:val="1111"/>
        </w:rPr>
        <w:t xml:space="preserve">That the Lord is our strength,</w:t>
      </w:r>
      <w:r>
        <w:rPr>
          <w:rStyle w:val="1111"/>
        </w:rPr>
        <w:t xml:space="preserve"> God himself is our strength, an</w:t>
      </w:r>
      <w:r>
        <w:rPr>
          <w:rStyle w:val="1111"/>
        </w:rPr>
        <w:t xml:space="preserve">d Christ is our strength, divers Scriptures we have that way; that Christs strength is thine, made over to thee, that so thou mayest be able to bear whatsoever lies upon thee, and therefore we find such a strange kind of expression in the Epistle of Saint </w:t>
      </w:r>
      <w:r>
        <w:rPr>
          <w:rStyle w:val="1111"/>
        </w:rPr>
        <w:t xml:space="preserve">Paul</w:t>
      </w:r>
      <w:r>
        <w:rPr>
          <w:rStyle w:val="1111"/>
        </w:rPr>
        <w:t xml:space="preserve"> to the Collossians, praying for the Saints, </w:t>
      </w:r>
      <w:r>
        <w:rPr>
          <w:rStyle w:val="1111"/>
        </w:rPr>
        <w:t xml:space="preserve">that they might be strengthened with all might according unto his glorious power,</w:t>
      </w:r>
      <w:r>
        <w:rPr>
          <w:rStyle w:val="1111"/>
        </w:rPr>
        <w:t xml:space="preserve"> unto what? </w:t>
      </w:r>
      <w:r>
        <w:rPr>
          <w:rStyle w:val="1111"/>
        </w:rPr>
        <w:t xml:space="preserve">Ʋnto all patience and long suffering with joyfulnesse. Strengthned with all might, according to the power of God, the glorious power of God, unto all patience, and long-suffering with joyfulness</w:t>
      </w:r>
      <w:r>
        <w:rPr>
          <w:rStyle w:val="1111"/>
        </w:rPr>
        <w:t xml:space="preserve">; You may not therefore be content with a little strength, so that you are able to bear what a man might bear by the strength of reason and nature; But to be strengthened with all might, according to the glo</w:t>
      </w:r>
      <w:r>
        <w:rPr>
          <w:rStyle w:val="1111"/>
        </w:rPr>
        <w:t xml:space="preserve">rious power of God, unto all patience, and to all long suffering; Oh you that are now under very heavy and sad afflictions more than ordinary, look upon this Scripture, and consider how this Scripture is made good in you, why may you not have this Scriptu</w:t>
      </w:r>
      <w:r>
        <w:rPr>
          <w:rStyle w:val="1111"/>
        </w:rPr>
        <w:t xml:space="preserve">re made good in you, if you be godly? You should not be quiet in your own spirits, except that you in some measure do get this Scripture to be made good in you; so that you may with some comfort say, through Gods mercy I find that strength coming into me t</w:t>
      </w:r>
      <w:r>
        <w:rPr>
          <w:rStyle w:val="1111"/>
        </w:rPr>
        <w:t xml:space="preserve">hat is here spoken of in this Scripture. You should labour when you are under any great affliction (you that are Godly) to walk so, that others may see such a Scripture made good in you; Here is the glorious power of God that doth strengthen his servants </w:t>
      </w:r>
      <w:r/>
    </w:p>
    <w:p>
      <w:pPr>
        <w:pStyle w:val="1132"/>
        <w:pBdr/>
        <w:spacing/>
        <w:ind/>
        <w:rPr/>
      </w:pPr>
      <w:r/>
      <w:bookmarkStart w:id="105" w:name="anchor-111"/>
      <w:r/>
      <w:bookmarkEnd w:id="105"/>
      <w:r>
        <w:rPr>
          <w:rStyle w:val="1111"/>
        </w:rPr>
        <w:t xml:space="preserve">Page</w:t>
      </w:r>
      <w:r>
        <w:rPr>
          <w:rStyle w:val="1111"/>
        </w:rPr>
        <w:t xml:space="preserve"> 49</w:t>
      </w:r>
      <w:r/>
    </w:p>
    <w:p>
      <w:pPr>
        <w:pStyle w:val="1132"/>
        <w:pBdr/>
        <w:spacing/>
        <w:ind/>
        <w:rPr/>
      </w:pPr>
      <w:r/>
      <w:bookmarkStart w:id="106" w:name="anchor-112"/>
      <w:r/>
      <w:bookmarkEnd w:id="106"/>
      <w:r>
        <w:rPr>
          <w:rStyle w:val="1111"/>
        </w:rPr>
        <w:t xml:space="preserve">to all long suffering; and that with joyfulness. Alas it may be you do not exercise so much patience, as a wise man or a wise woman that hath but natural reason. But where is the power of God, the glorious power o</w:t>
      </w:r>
      <w:r>
        <w:rPr>
          <w:rStyle w:val="1111"/>
        </w:rPr>
        <w:t xml:space="preserve">f God? where's the strengthening with all might, unto all long-suffering and patience and that with joyfulnesse? It is true, the spirit of a man may be able to sustain his infirmities, may be able to sustain and keep up his spirits, the naturall spirit of</w:t>
      </w:r>
      <w:r>
        <w:rPr>
          <w:rStyle w:val="1111"/>
        </w:rPr>
        <w:t xml:space="preserve"> a man, but much more then when this spirit is acted with grace and holinesse, and when it is fill'd with the strength of Jesus Christ; this is the way of a godly mans getting Contentment, the Mystery of it, it is by fetching in strength from Jesus Christ.</w:t>
      </w:r>
      <w:r/>
    </w:p>
    <w:p>
      <w:pPr>
        <w:pStyle w:val="1132"/>
        <w:pBdr/>
        <w:spacing/>
        <w:ind/>
        <w:rPr/>
      </w:pPr>
      <w:r/>
      <w:bookmarkStart w:id="107" w:name="W50-50-article_2"/>
      <w:r/>
      <w:bookmarkEnd w:id="107"/>
      <w:r>
        <w:rPr>
          <w:rStyle w:val="1111"/>
        </w:rPr>
        <w:t xml:space="preserve">Twelfthly, Another Mystery, that there is in it, it is, </w:t>
      </w:r>
      <w:r>
        <w:rPr>
          <w:rStyle w:val="1111"/>
        </w:rPr>
        <w:t xml:space="preserve">That a godly heart, injoys much of God in every thing it hath, and doth know how to make up all wants in God himself</w:t>
      </w:r>
      <w:r>
        <w:rPr>
          <w:rStyle w:val="1111"/>
        </w:rPr>
        <w:t xml:space="preserve">: that is another Mystery, he hath God in what he hath; that I spoke too somwhat before, in shewing the dew of Gods blessing in wh</w:t>
      </w:r>
      <w:r>
        <w:rPr>
          <w:rStyle w:val="1111"/>
        </w:rPr>
        <w:t xml:space="preserve">at he hath, for God is able to let out a great deale of his power in little things, and therefore the miracles that God hath wrought, have been as much in little things as in great; now as God lets out a great deal of his power in working miracles in smale</w:t>
      </w:r>
      <w:r>
        <w:rPr>
          <w:rStyle w:val="1111"/>
        </w:rPr>
        <w:t xml:space="preserve">r things, so he lets out a great deal of goodnesse and mercy, in comforting and rejoycing the hearts of his people in little things, as well as in great; there may be as much riches in a pearl as in a great deal of lumber; but now this is a distinct thing.</w:t>
      </w:r>
      <w:r/>
    </w:p>
    <w:p>
      <w:pPr>
        <w:pStyle w:val="1132"/>
        <w:pBdr/>
        <w:spacing/>
        <w:ind/>
        <w:rPr/>
      </w:pPr>
      <w:r/>
      <w:bookmarkStart w:id="107" w:name="W50-50-article_3"/>
      <w:r/>
      <w:bookmarkEnd w:id="107"/>
      <w:r>
        <w:rPr>
          <w:rStyle w:val="1111"/>
        </w:rPr>
        <w:t xml:space="preserve">Further, a gracious heart as he lives upon Gods dew in a little that he hath, so when that little that he hath shall be taken from him, what shall he do then? Then you will say, If a man have nothing, there can be nothing fetcht </w:t>
      </w:r>
      <w:r>
        <w:rPr>
          <w:rStyle w:val="1111"/>
        </w:rPr>
        <w:t xml:space="preserve">out of nothing: But if the children of God have their little taken from them, they can make up all their wants in God himself: Such a man is a poor man, the plunderers came and took away all that he had, what shall he do then when all is gone? But when all</w:t>
      </w:r>
      <w:r>
        <w:rPr>
          <w:rStyle w:val="1111"/>
        </w:rPr>
        <w:t xml:space="preserve"> is gone, there is an art and skill that godlinesse teaches to make up all those losses in God. Many men that have their houses burnt, go about gathering, and so get up by many hands a little; but a godly man knows whither to go to get up all, even in God </w:t>
      </w:r>
      <w:r/>
    </w:p>
    <w:p>
      <w:pPr>
        <w:pStyle w:val="1132"/>
        <w:pBdr/>
        <w:spacing/>
        <w:ind/>
        <w:rPr/>
      </w:pPr>
      <w:r/>
      <w:bookmarkStart w:id="107" w:name="anchor-113"/>
      <w:r/>
      <w:bookmarkEnd w:id="107"/>
      <w:r>
        <w:rPr>
          <w:rStyle w:val="1111"/>
        </w:rPr>
        <w:t xml:space="preserve">Page</w:t>
      </w:r>
      <w:r>
        <w:rPr>
          <w:rStyle w:val="1111"/>
        </w:rPr>
        <w:t xml:space="preserve"> 50</w:t>
      </w:r>
      <w:r/>
    </w:p>
    <w:p>
      <w:pPr>
        <w:pStyle w:val="1132"/>
        <w:pBdr/>
        <w:spacing/>
        <w:ind/>
        <w:rPr/>
      </w:pPr>
      <w:r/>
      <w:bookmarkStart w:id="108" w:name="anchor-114"/>
      <w:r/>
      <w:bookmarkEnd w:id="108"/>
      <w:r>
        <w:rPr>
          <w:rStyle w:val="1111"/>
        </w:rPr>
        <w:t xml:space="preserve">himself, so as he shall injoy the quintescence of the same good and comfort as he had before, for a Godly man doth not live so much in himself as he lives in God. This is now a Mysterie to a Carnal heart, I say a gracious man doth not live so much in hims</w:t>
      </w:r>
      <w:r>
        <w:rPr>
          <w:rStyle w:val="1111"/>
        </w:rPr>
        <w:t xml:space="preserve">elf as he doth in God, he lives in God continually; if there be any thing cut off from the stream he knows how to go to the fountain, &amp; makes up all there; God is his all in all while he lives, I say tis God that is his all in all. Am not I to thee (saith </w:t>
      </w:r>
      <w:r>
        <w:rPr>
          <w:rStyle w:val="1111"/>
        </w:rPr>
        <w:t xml:space="preserve">Elkanah</w:t>
      </w:r>
      <w:r>
        <w:rPr>
          <w:rStyle w:val="1111"/>
        </w:rPr>
        <w:t xml:space="preserve"> to </w:t>
      </w:r>
      <w:r>
        <w:rPr>
          <w:rStyle w:val="1111"/>
        </w:rPr>
        <w:t xml:space="preserve">Hannah</w:t>
      </w:r>
      <w:r>
        <w:rPr>
          <w:rStyle w:val="1111"/>
        </w:rPr>
        <w:t xml:space="preserve">) instead of ten Children? So saith God to a gracious heart, thou wantest this, thy estate is plundered: Why? Am not I to thee instead of ten ho</w:t>
      </w:r>
      <w:r>
        <w:rPr>
          <w:rStyle w:val="1111"/>
        </w:rPr>
        <w:t xml:space="preserve">uses, and ten shops, I am to thee instead of All, yet not only instead of All, but come to me, and thou shalt have all again in me: This indeed is an excellent Art, to be able to draw from God what it had before in the creature: Christian, how didst thou i</w:t>
      </w:r>
      <w:r>
        <w:rPr>
          <w:rStyle w:val="1111"/>
        </w:rPr>
        <w:t xml:space="preserve">njoy Comfort before? was the creature any other to thee but a Conduit, a pipe that did convey Gods goodnesse to thee? The pipe is cut off saith God, come to me the Fountain and drink immeadiately: though the beams be taken away, yet the Sun remains the s</w:t>
      </w:r>
      <w:r>
        <w:rPr>
          <w:rStyle w:val="1111"/>
        </w:rPr>
        <w:t xml:space="preserve">ame in the firmament as ever it was; What's that that satisfies God himself, but because he doth injoy all fulnesse in himself, so he comes to have satisfaction in himself; now if thou injoyest God to be thy portion, if thy soul can say with the Church in </w:t>
      </w:r>
      <w:r>
        <w:rPr>
          <w:rStyle w:val="1111"/>
        </w:rPr>
        <w:t xml:space="preserve">Lamentations,</w:t>
      </w:r>
      <w:r>
        <w:rPr>
          <w:rStyle w:val="1111"/>
        </w:rPr>
        <w:t xml:space="preserve"> 3.24. </w:t>
      </w:r>
      <w:r>
        <w:rPr>
          <w:rStyle w:val="1111"/>
        </w:rPr>
        <w:t xml:space="preserve">The Lord is my portion, saith my soul,</w:t>
      </w:r>
      <w:r>
        <w:rPr>
          <w:rStyle w:val="1111"/>
        </w:rPr>
        <w:t xml:space="preserve"> why shouldest thou not be satisfied and contented as God; God is contented, </w:t>
      </w:r>
      <w:r>
        <w:rPr>
          <w:rStyle w:val="1111"/>
        </w:rPr>
        <w:t xml:space="preserve">he is in eternal Contentment in himself; now if thou hast that God to be thy portion, why shouldest not thou be contented with him alone? God is contented with himself alone, if thou hast him thou mayest be Contented with him alone, and it may be, that </w:t>
      </w:r>
      <w:r>
        <w:rPr>
          <w:rStyle w:val="1111"/>
        </w:rPr>
        <w:t xml:space="preserve">is the reason that thy outward comforts are taken from thee, that God may be All in All to thee: It may be whilst thou hadest these things here they did share with God in thy affection, a great part of the stream of thy affection ran that way, now God woul</w:t>
      </w:r>
      <w:r>
        <w:rPr>
          <w:rStyle w:val="1111"/>
        </w:rPr>
        <w:t xml:space="preserve">d have the full stream run to him: As you know it is with a man that hath water come to his house, and if there be several pipes, upon which he finds the water comes but scantly into his wash-house, he will rather stop the other pipes that he may have all </w:t>
      </w:r>
      <w:r/>
    </w:p>
    <w:p>
      <w:pPr>
        <w:pStyle w:val="1132"/>
        <w:pBdr/>
        <w:spacing/>
        <w:ind/>
        <w:rPr/>
      </w:pPr>
      <w:r/>
      <w:bookmarkStart w:id="109" w:name="anchor-115"/>
      <w:r/>
      <w:bookmarkEnd w:id="109"/>
      <w:r>
        <w:rPr>
          <w:rStyle w:val="1111"/>
        </w:rPr>
        <w:t xml:space="preserve">Page</w:t>
      </w:r>
      <w:r>
        <w:rPr>
          <w:rStyle w:val="1111"/>
        </w:rPr>
        <w:t xml:space="preserve"> 51</w:t>
      </w:r>
      <w:r/>
    </w:p>
    <w:p>
      <w:pPr>
        <w:pStyle w:val="1132"/>
        <w:pBdr/>
        <w:spacing/>
        <w:ind/>
        <w:rPr/>
      </w:pPr>
      <w:r/>
      <w:bookmarkStart w:id="110" w:name="anchor-116"/>
      <w:r/>
      <w:bookmarkEnd w:id="110"/>
      <w:r>
        <w:rPr>
          <w:rStyle w:val="1111"/>
        </w:rPr>
        <w:t xml:space="preserve">the water come in where he would have it. So here it may be God had some stream of thy affection that ran to him then when thou didest enj</w:t>
      </w:r>
      <w:r>
        <w:rPr>
          <w:rStyle w:val="1111"/>
        </w:rPr>
        <w:t xml:space="preserve">oy these things; yea, but a great deale was let out to the Creature, a great deal of thy affections did run waste; now the Lord would not have the affections of his Children to run waste, he doth not care for other mens affections, but for thine they are </w:t>
      </w:r>
      <w:r>
        <w:rPr>
          <w:rStyle w:val="1111"/>
        </w:rPr>
        <w:t xml:space="preserve">precious, and God would not have them to run waste, therefore doth he cut off thy other pipes that thy heart might run wholly upon him: As if you have Children, because you have servants perhaps do feed them and give them things, you perceive that your ser</w:t>
      </w:r>
      <w:r>
        <w:rPr>
          <w:rStyle w:val="1111"/>
        </w:rPr>
        <w:t xml:space="preserve">vants do steal away the hearts of your Children, you would hardly be able to bear it, you would be ready to turn away such a servant, and when the servant is gone, the Child is at a great loss, it hath not the nurse; but the father or mother intends by her</w:t>
      </w:r>
      <w:r>
        <w:rPr>
          <w:rStyle w:val="1111"/>
        </w:rPr>
        <w:t xml:space="preserve"> putting away, that the affections of the Child might run the more strongly towards himself, or herself; and what losse hath the Child that the affections that ran in a rough channel before towards the servant, it runs now towards the mother? So those aff</w:t>
      </w:r>
      <w:r>
        <w:rPr>
          <w:rStyle w:val="1111"/>
        </w:rPr>
        <w:t xml:space="preserve">ections that runs towards the creature, God would have them run towards himself, that so he may be All in All to thee here in this world. And a gracious heart can indeed tel how to enjoy God to be All in All to him: that is the happiness of Heaven, to hav</w:t>
      </w:r>
      <w:r>
        <w:rPr>
          <w:rStyle w:val="1111"/>
        </w:rPr>
        <w:t xml:space="preserve">e God to be All in All. The Saints in Heaven have not houses, and lands, and money, and meat and drink, and cloaths, you wil say, they do not need them; why do they not? It is because God is All in All to them imediatly: now while thou livest in this world</w:t>
      </w:r>
      <w:r>
        <w:rPr>
          <w:rStyle w:val="1111"/>
        </w:rPr>
        <w:t xml:space="preserve">, thou mayest come to enjoy much of God, you may have much of heaven; while we live in this life we may come to enjoy much of the very life that there is in Heaven, and what is that but the enjoyment of God to be All in All to us: There is one text in the </w:t>
      </w:r>
      <w:r>
        <w:rPr>
          <w:rStyle w:val="1111"/>
        </w:rPr>
        <w:t xml:space="preserve">Revelations</w:t>
      </w:r>
      <w:r>
        <w:rPr>
          <w:rStyle w:val="1111"/>
        </w:rPr>
        <w:t xml:space="preserve"> that speaks of the glorious condition of the Church that is like to be even here in this world, </w:t>
      </w:r>
      <w:r>
        <w:rPr>
          <w:rStyle w:val="1111"/>
        </w:rPr>
        <w:t xml:space="preserve">Revel.</w:t>
      </w:r>
      <w:r>
        <w:rPr>
          <w:rStyle w:val="1111"/>
        </w:rPr>
        <w:t xml:space="preserve"> 21.21. </w:t>
      </w:r>
      <w:r>
        <w:rPr>
          <w:rStyle w:val="1111"/>
        </w:rPr>
        <w:t xml:space="preserve">And I saw no Temple therein, for the Lord God Almighty, and the Lamb are the Temple of it; and the City had no need of the Sun, neither of the Moon to shine in it, for the glory of God did lighten it, and the Lamb is the light thereof.</w:t>
      </w:r>
      <w:r>
        <w:rPr>
          <w:rStyle w:val="1111"/>
        </w:rPr>
        <w:t xml:space="preserve"> They had no need of the Sun or Moon. It speaks of such a glorious condition that </w:t>
      </w:r>
      <w:r/>
    </w:p>
    <w:p>
      <w:pPr>
        <w:pStyle w:val="1132"/>
        <w:pBdr/>
        <w:spacing/>
        <w:ind/>
        <w:rPr/>
      </w:pPr>
      <w:r/>
      <w:bookmarkStart w:id="111" w:name="anchor-117"/>
      <w:r/>
      <w:bookmarkEnd w:id="111"/>
      <w:r>
        <w:rPr>
          <w:rStyle w:val="1111"/>
        </w:rPr>
        <w:t xml:space="preserve">Page</w:t>
      </w:r>
      <w:r>
        <w:rPr>
          <w:rStyle w:val="1111"/>
        </w:rPr>
        <w:t xml:space="preserve"> 52</w:t>
      </w:r>
      <w:r/>
    </w:p>
    <w:p>
      <w:pPr>
        <w:pStyle w:val="1132"/>
        <w:pBdr/>
        <w:spacing/>
        <w:ind/>
        <w:rPr/>
      </w:pPr>
      <w:r/>
      <w:bookmarkStart w:id="112" w:name="anchor-118"/>
      <w:r/>
      <w:bookmarkEnd w:id="112"/>
      <w:r>
        <w:rPr>
          <w:rStyle w:val="1111"/>
        </w:rPr>
        <w:t xml:space="preserve">the Churc</w:t>
      </w:r>
      <w:r>
        <w:rPr>
          <w:rStyle w:val="1111"/>
        </w:rPr>
        <w:t xml:space="preserve">h is like to be in here in this world; this doth not speak of Heaven: and that appears plainly that this is not spoken of Heaven, but of a glorious estate that the Church shall be in here, in this world, for it follows presently in the 24. and 26. verse, </w:t>
      </w:r>
      <w:r>
        <w:rPr>
          <w:rStyle w:val="1111"/>
        </w:rPr>
        <w:t xml:space="preserve">And they</w:t>
      </w:r>
      <w:r>
        <w:rPr>
          <w:rStyle w:val="1111"/>
        </w:rPr>
        <w:t xml:space="preserve"> (speaking of the Kings of the earth:) </w:t>
      </w:r>
      <w:r>
        <w:rPr>
          <w:rStyle w:val="1111"/>
        </w:rPr>
        <w:t xml:space="preserve">And the Kings of the Earth do bring their glory and honour unto it.</w:t>
      </w:r>
      <w:r>
        <w:rPr>
          <w:rStyle w:val="1111"/>
        </w:rPr>
        <w:t xml:space="preserve"> Why, the Kings of the Earth shall not bring their glory and honour into Heaven; but this is such a time, when the Kings of the Earth shall bring their glory and honour to the Church. And in the 26. vers. </w:t>
      </w:r>
      <w:r>
        <w:rPr>
          <w:rStyle w:val="1111"/>
        </w:rPr>
        <w:t xml:space="preserve">And they shall bring the glory and honour of the Nations into it</w:t>
      </w:r>
      <w:r>
        <w:rPr>
          <w:rStyle w:val="1111"/>
        </w:rPr>
        <w:t xml:space="preserve">; therfore it must needs be meant here in this world </w:t>
      </w:r>
      <w:r>
        <w:rPr>
          <w:rStyle w:val="1111"/>
        </w:rPr>
        <w:t xml:space="preserve">and not in Heaven: Now if there be such a time here in this world, that God shall be All in All, that in comparison there shall be no such need of creatures as now there is, then the Saints shall labour to live as neer that life as possibly they can, that </w:t>
      </w:r>
      <w:r>
        <w:rPr>
          <w:rStyle w:val="1111"/>
        </w:rPr>
        <w:t xml:space="preserve">is, To make up All in God: Oh that you would but mind this Mystery, that it may be a reality to the hearts of the Saints in such times as these are, they would find this priviledge, that they get by Grace, to be worth thousands of worlds: Hence is that of </w:t>
      </w:r>
      <w:r>
        <w:rPr>
          <w:rStyle w:val="1111"/>
        </w:rPr>
        <w:t xml:space="preserve">Jacob</w:t>
      </w:r>
      <w:r>
        <w:rPr>
          <w:rStyle w:val="1111"/>
        </w:rPr>
        <w:t xml:space="preserve"> that I mentioned in another case, it is remarkable, and comes in fully here, in </w:t>
      </w:r>
      <w:r>
        <w:rPr>
          <w:rStyle w:val="1111"/>
        </w:rPr>
        <w:t xml:space="preserve">Gen.</w:t>
      </w:r>
      <w:r>
        <w:rPr>
          <w:rStyle w:val="1111"/>
        </w:rPr>
        <w:t xml:space="preserve"> 33. that notable speech of </w:t>
      </w:r>
      <w:r>
        <w:rPr>
          <w:rStyle w:val="1111"/>
        </w:rPr>
        <w:t xml:space="preserve">Jacob</w:t>
      </w:r>
      <w:r>
        <w:rPr>
          <w:rStyle w:val="1111"/>
        </w:rPr>
        <w:t xml:space="preserve"> when his brother </w:t>
      </w:r>
      <w:r>
        <w:rPr>
          <w:rStyle w:val="1111"/>
        </w:rPr>
        <w:t xml:space="preserve">Esau</w:t>
      </w:r>
      <w:r>
        <w:rPr>
          <w:rStyle w:val="1111"/>
        </w:rPr>
        <w:t xml:space="preserve"> did meet him, ye find in one place, that </w:t>
      </w:r>
      <w:r>
        <w:rPr>
          <w:rStyle w:val="1111"/>
        </w:rPr>
        <w:t xml:space="preserve">Esau</w:t>
      </w:r>
      <w:r>
        <w:rPr>
          <w:rStyle w:val="1111"/>
        </w:rPr>
        <w:t xml:space="preserve"> he refused </w:t>
      </w:r>
      <w:r>
        <w:rPr>
          <w:rStyle w:val="1111"/>
        </w:rPr>
        <w:t xml:space="preserve">Jacobs</w:t>
      </w:r>
      <w:r>
        <w:rPr>
          <w:rStyle w:val="1111"/>
        </w:rPr>
        <w:t xml:space="preserve"> present, in the 8. verse, when </w:t>
      </w:r>
      <w:r>
        <w:rPr>
          <w:rStyle w:val="1111"/>
        </w:rPr>
        <w:t xml:space="preserve">Jacob</w:t>
      </w:r>
      <w:r>
        <w:rPr>
          <w:rStyle w:val="1111"/>
        </w:rPr>
        <w:t xml:space="preserve"> gave his present to him, he refused it, and tould </w:t>
      </w:r>
      <w:r>
        <w:rPr>
          <w:rStyle w:val="1111"/>
        </w:rPr>
        <w:t xml:space="preserve">Jacob</w:t>
      </w:r>
      <w:r>
        <w:rPr>
          <w:rStyle w:val="1111"/>
        </w:rPr>
        <w:t xml:space="preserve"> that he had enough; </w:t>
      </w:r>
      <w:r>
        <w:rPr>
          <w:rStyle w:val="1111"/>
        </w:rPr>
        <w:t xml:space="preserve">What meanest thou by all this drove which I meet? And he said, These are to find grace in thy sight: And</w:t>
      </w:r>
      <w:r>
        <w:rPr>
          <w:rStyle w:val="1111"/>
        </w:rPr>
        <w:t xml:space="preserve"> Esau </w:t>
      </w:r>
      <w:r>
        <w:rPr>
          <w:rStyle w:val="1111"/>
        </w:rPr>
        <w:t xml:space="preserve">said, I have enough.</w:t>
      </w:r>
      <w:r>
        <w:rPr>
          <w:rStyle w:val="1111"/>
        </w:rPr>
        <w:t xml:space="preserve"> Now in the 11. verse, there </w:t>
      </w:r>
      <w:r>
        <w:rPr>
          <w:rStyle w:val="1111"/>
        </w:rPr>
        <w:t xml:space="preserve">Jacob</w:t>
      </w:r>
      <w:r>
        <w:rPr>
          <w:rStyle w:val="1111"/>
        </w:rPr>
        <w:t xml:space="preserve"> urges it still, (and saith </w:t>
      </w:r>
      <w:r>
        <w:rPr>
          <w:rStyle w:val="1111"/>
        </w:rPr>
        <w:t xml:space="preserve">Jacob</w:t>
      </w:r>
      <w:r>
        <w:rPr>
          <w:rStyle w:val="1111"/>
        </w:rPr>
        <w:t xml:space="preserve">) </w:t>
      </w:r>
      <w:r>
        <w:rPr>
          <w:rStyle w:val="1111"/>
        </w:rPr>
        <w:t xml:space="preserve">I beseech thee take it for I have enough</w:t>
      </w:r>
      <w:r>
        <w:rPr>
          <w:rStyle w:val="1111"/>
        </w:rPr>
        <w:t xml:space="preserve">: now in your books it is the same in English, </w:t>
      </w:r>
      <w:r>
        <w:rPr>
          <w:rStyle w:val="1111"/>
        </w:rPr>
        <w:t xml:space="preserve">I have enough</w:t>
      </w:r>
      <w:r>
        <w:rPr>
          <w:rStyle w:val="1111"/>
        </w:rPr>
        <w:t xml:space="preserve"> (saith </w:t>
      </w:r>
      <w:r>
        <w:rPr>
          <w:rStyle w:val="1111"/>
        </w:rPr>
        <w:t xml:space="preserve">Esau</w:t>
      </w:r>
      <w:r>
        <w:rPr>
          <w:rStyle w:val="1111"/>
        </w:rPr>
        <w:t xml:space="preserve">:) and </w:t>
      </w:r>
      <w:r>
        <w:rPr>
          <w:rStyle w:val="1111"/>
        </w:rPr>
        <w:t xml:space="preserve">I have enough</w:t>
      </w:r>
      <w:r>
        <w:rPr>
          <w:rStyle w:val="1111"/>
        </w:rPr>
        <w:t xml:space="preserve"> (saith </w:t>
      </w:r>
      <w:r>
        <w:rPr>
          <w:rStyle w:val="1111"/>
        </w:rPr>
        <w:t xml:space="preserve">Jacob</w:t>
      </w:r>
      <w:r>
        <w:rPr>
          <w:rStyle w:val="1111"/>
        </w:rPr>
        <w:t xml:space="preserve">:) but in the Hebrew, </w:t>
      </w:r>
      <w:r>
        <w:rPr>
          <w:rStyle w:val="1111"/>
        </w:rPr>
        <w:t xml:space="preserve">Jacobs</w:t>
      </w:r>
      <w:r>
        <w:rPr>
          <w:rStyle w:val="1111"/>
        </w:rPr>
        <w:t xml:space="preserve"> word is different from </w:t>
      </w:r>
      <w:r>
        <w:rPr>
          <w:rStyle w:val="1111"/>
        </w:rPr>
        <w:t xml:space="preserve">Esau's, Jacobs</w:t>
      </w:r>
      <w:r>
        <w:rPr>
          <w:rStyle w:val="1111"/>
        </w:rPr>
        <w:t xml:space="preserve"> word signifies, </w:t>
      </w:r>
      <w:r>
        <w:rPr>
          <w:rStyle w:val="1111"/>
        </w:rPr>
        <w:t xml:space="preserve">I have all things,</w:t>
      </w:r>
      <w:r>
        <w:rPr>
          <w:rStyle w:val="1111"/>
        </w:rPr>
        <w:t xml:space="preserve"> and yet </w:t>
      </w:r>
      <w:r>
        <w:rPr>
          <w:rStyle w:val="1111"/>
        </w:rPr>
        <w:t xml:space="preserve">Jacob</w:t>
      </w:r>
      <w:r>
        <w:rPr>
          <w:rStyle w:val="1111"/>
        </w:rPr>
        <w:t xml:space="preserve"> was poorer than </w:t>
      </w:r>
      <w:r>
        <w:rPr>
          <w:rStyle w:val="1111"/>
        </w:rPr>
        <w:t xml:space="preserve">Esau.</w:t>
      </w:r>
      <w:r>
        <w:rPr>
          <w:rStyle w:val="1111"/>
        </w:rPr>
        <w:t xml:space="preserve"> Oh this should be a shame to us, that an </w:t>
      </w:r>
      <w:r>
        <w:rPr>
          <w:rStyle w:val="1111"/>
        </w:rPr>
        <w:t xml:space="preserve">Esau</w:t>
      </w:r>
      <w:r>
        <w:rPr>
          <w:rStyle w:val="1111"/>
        </w:rPr>
        <w:t xml:space="preserve"> should say, I have enough; but now a Christian should say, I have not only enough, but </w:t>
      </w:r>
      <w:r>
        <w:rPr>
          <w:rStyle w:val="1111"/>
        </w:rPr>
        <w:t xml:space="preserve">I have all</w:t>
      </w:r>
      <w:r>
        <w:rPr>
          <w:rStyle w:val="1111"/>
        </w:rPr>
        <w:t xml:space="preserve">: how hath he all? because he hath God that is All. And it was an notable speech of one, </w:t>
      </w:r>
      <w:r>
        <w:rPr>
          <w:rStyle w:val="1111"/>
        </w:rPr>
        <w:t xml:space="preserve">He hath all things, that hath him that hath all things.</w:t>
      </w:r>
      <w:r>
        <w:rPr>
          <w:rStyle w:val="1111"/>
        </w:rPr>
        <w:t xml:space="preserve"> Surely thou hast all things, because thou hast him </w:t>
      </w:r>
      <w:r>
        <w:rPr>
          <w:rStyle w:val="1111"/>
        </w:rPr>
        <w:t xml:space="preserve">for thy portion</w:t>
      </w:r>
      <w:r>
        <w:rPr>
          <w:rStyle w:val="1111"/>
        </w:rPr>
        <w:t xml:space="preserve"> who hath al things: God hath </w:t>
      </w:r>
      <w:r/>
    </w:p>
    <w:p>
      <w:pPr>
        <w:pStyle w:val="1132"/>
        <w:pBdr/>
        <w:spacing/>
        <w:ind/>
        <w:rPr/>
      </w:pPr>
      <w:r/>
      <w:bookmarkStart w:id="113" w:name="anchor-119"/>
      <w:r/>
      <w:bookmarkEnd w:id="113"/>
      <w:r>
        <w:rPr>
          <w:rStyle w:val="1111"/>
        </w:rPr>
        <w:t xml:space="preserve">Page</w:t>
      </w:r>
      <w:r>
        <w:rPr>
          <w:rStyle w:val="1111"/>
        </w:rPr>
        <w:t xml:space="preserve"> 53</w:t>
      </w:r>
      <w:r/>
    </w:p>
    <w:p>
      <w:pPr>
        <w:pStyle w:val="1132"/>
        <w:pBdr/>
        <w:spacing/>
        <w:ind/>
        <w:rPr/>
      </w:pPr>
      <w:r/>
      <w:bookmarkStart w:id="114" w:name="anchor-120"/>
      <w:r/>
      <w:bookmarkEnd w:id="114"/>
      <w:r>
        <w:rPr>
          <w:rStyle w:val="1111"/>
        </w:rPr>
        <w:t xml:space="preserve">all things in himself, and thou hast God to be thine for thy portion, and in that thou hast all, and this is the Mystery of Contentment; It makes up all wants in God, this is that that the men of the world have little skill in.</w:t>
      </w:r>
      <w:r/>
    </w:p>
    <w:p>
      <w:pPr>
        <w:pStyle w:val="1132"/>
        <w:pBdr/>
        <w:spacing/>
        <w:ind/>
        <w:rPr/>
      </w:pPr>
      <w:r/>
      <w:bookmarkStart w:id="115" w:name="W54-54-article_2"/>
      <w:r/>
      <w:bookmarkEnd w:id="115"/>
      <w:r>
        <w:rPr>
          <w:rStyle w:val="1111"/>
        </w:rPr>
        <w:t xml:space="preserve">Now I have divers other th</w:t>
      </w:r>
      <w:r>
        <w:rPr>
          <w:rStyle w:val="1111"/>
        </w:rPr>
        <w:t xml:space="preserve">ings yet to open in the Mystery of Contentment. I should shew likewise that a godly man not only makes up all in God, but finds enough in himselfe to make up all, to make up all in himselfe, not from himselfe, but in himselfe, and that may seem to be stra</w:t>
      </w:r>
      <w:r>
        <w:rPr>
          <w:rStyle w:val="1111"/>
        </w:rPr>
        <w:t xml:space="preserve">nger than the other: to make up all in God is somewhat, nay to make up all in himself, not from himself, but in himself, that is, a gracious heart hath so much of God within himself, that he hath enough there to make up all his wants that are without. In </w:t>
      </w:r>
      <w:r>
        <w:rPr>
          <w:rStyle w:val="1111"/>
        </w:rPr>
        <w:t xml:space="preserve">Pro.</w:t>
      </w:r>
      <w:r>
        <w:rPr>
          <w:rStyle w:val="1111"/>
        </w:rPr>
        <w:t xml:space="preserve"> 14.14. </w:t>
      </w:r>
      <w:r>
        <w:rPr>
          <w:rStyle w:val="1111"/>
        </w:rPr>
        <w:t xml:space="preserve">A good man shall be satisfied from himself,</w:t>
      </w:r>
      <w:r>
        <w:rPr>
          <w:rStyle w:val="1111"/>
        </w:rPr>
        <w:t xml:space="preserve"> from that that is within himself, that is the meaning, a gracious man he hath a bird within his own bosom that makes him melody enough, though he wants musick, </w:t>
      </w:r>
      <w:r>
        <w:rPr>
          <w:rStyle w:val="1111"/>
        </w:rPr>
        <w:t xml:space="preserve">The Kingdom of heaven is within you</w:t>
      </w:r>
      <w:r>
        <w:rPr>
          <w:rStyle w:val="1111"/>
        </w:rPr>
        <w:t xml:space="preserve">: In </w:t>
      </w:r>
      <w:r>
        <w:rPr>
          <w:rStyle w:val="1111"/>
        </w:rPr>
        <w:t xml:space="preserve">Luke,</w:t>
      </w:r>
      <w:r>
        <w:rPr>
          <w:rStyle w:val="1111"/>
        </w:rPr>
        <w:t xml:space="preserve"> 17.21. </w:t>
      </w:r>
      <w:r>
        <w:rPr>
          <w:rStyle w:val="1111"/>
        </w:rPr>
        <w:t xml:space="preserve">He hath a Kingdom within him, and a Kingdom of God</w:t>
      </w:r>
      <w:r>
        <w:rPr>
          <w:rStyle w:val="1111"/>
        </w:rPr>
        <w:t xml:space="preserve">: you see him spoken ill of abroad, he hath a conscience within him that makes up the want of a name and credit, that is instead of a thousand witnesses.</w:t>
      </w:r>
      <w:r/>
    </w:p>
    <w:p>
      <w:pPr>
        <w:pStyle w:val="1132"/>
        <w:pBdr/>
        <w:spacing/>
        <w:ind/>
        <w:rPr/>
      </w:pPr>
      <w:r/>
      <w:bookmarkStart w:id="115" w:name="W54-54-article_3"/>
      <w:r/>
      <w:bookmarkEnd w:id="115"/>
      <w:r>
        <w:rPr>
          <w:rStyle w:val="1111"/>
        </w:rPr>
        <w:t xml:space="preserve">Thirtenth, </w:t>
      </w:r>
      <w:r>
        <w:rPr>
          <w:rStyle w:val="1111"/>
        </w:rPr>
        <w:t xml:space="preserve">A gracious heart fetches Contentment from the Covenant that God hath made with him.</w:t>
      </w:r>
      <w:r>
        <w:rPr>
          <w:rStyle w:val="1111"/>
        </w:rPr>
        <w:t xml:space="preserve"> Now this is a way of fetching Contentment that the men of the world know not of; they can fetch contentment, if they have the creature to satisfie them: But to fetch</w:t>
      </w:r>
      <w:r>
        <w:rPr>
          <w:rStyle w:val="1111"/>
        </w:rPr>
        <w:t xml:space="preserve"> contentment from the Covenant of grace that they have little skill in. I should here have opened two things, First, how to fetch Contentment from the Covenant of grace in generall. (But I shall speak to that in the next Sermon and now only a word to the </w:t>
      </w:r>
      <w:r>
        <w:rPr>
          <w:rStyle w:val="1111"/>
        </w:rPr>
        <w:t xml:space="preserve">Second) Secondly, how he fetches Contentment from the particular branches of the Covenant, that is, from the particular promises that he hath for the supplying of every particular want: there is no condition that a Godly man or woman can be in, but there</w:t>
      </w:r>
      <w:r>
        <w:rPr>
          <w:rStyle w:val="1111"/>
        </w:rPr>
        <w:t xml:space="preserve"> is some promise or other in the Scripture to help him in that condition. And that's the way of his Contentment, to go out to the promises, and fetch from the promise, that that may supply. But this is but a dry businesse to a carnall heart; but it's the </w:t>
      </w:r>
      <w:r/>
    </w:p>
    <w:p>
      <w:pPr>
        <w:pStyle w:val="1132"/>
        <w:pBdr/>
        <w:spacing/>
        <w:ind/>
        <w:rPr/>
      </w:pPr>
      <w:r/>
      <w:bookmarkStart w:id="115" w:name="anchor-121"/>
      <w:r/>
      <w:bookmarkEnd w:id="115"/>
      <w:r>
        <w:rPr>
          <w:rStyle w:val="1111"/>
        </w:rPr>
        <w:t xml:space="preserve">Page</w:t>
      </w:r>
      <w:r>
        <w:rPr>
          <w:rStyle w:val="1111"/>
        </w:rPr>
        <w:t xml:space="preserve"> 54</w:t>
      </w:r>
      <w:r/>
    </w:p>
    <w:p>
      <w:pPr>
        <w:pStyle w:val="1132"/>
        <w:pBdr/>
        <w:spacing/>
        <w:ind/>
        <w:rPr/>
      </w:pPr>
      <w:r/>
      <w:bookmarkStart w:id="116" w:name="anchor-122"/>
      <w:r/>
      <w:bookmarkEnd w:id="116"/>
      <w:r>
        <w:rPr>
          <w:rStyle w:val="1111"/>
        </w:rPr>
        <w:t xml:space="preserve">most real thing in the world to a gracious heart; when he finds want of Contentment he repaires to the Promise, and the Covenant; and fa</w:t>
      </w:r>
      <w:r>
        <w:rPr>
          <w:rStyle w:val="1111"/>
        </w:rPr>
        <w:t xml:space="preserve">ls a pleading the promises that God hath made. As I should have shewen several promises that God hath made let the affliction be what it will, I will but only mention one that is the saddest affliction of all; in case of the Visitation, and the Plague. In </w:t>
      </w:r>
      <w:r>
        <w:rPr>
          <w:rStyle w:val="1111"/>
        </w:rPr>
        <w:t xml:space="preserve">Psalm,</w:t>
      </w:r>
      <w:r>
        <w:rPr>
          <w:rStyle w:val="1111"/>
        </w:rPr>
        <w:t xml:space="preserve"> 91. now those that cannot have their friends come to them by reason of the plague, and that cannot have other comforts, in other afflictions they might have their frinds and other things to comfort them, but in that they cannot, </w:t>
      </w:r>
      <w:r>
        <w:rPr>
          <w:rStyle w:val="1111"/>
        </w:rPr>
        <w:t xml:space="preserve">Psal.</w:t>
      </w:r>
      <w:r>
        <w:rPr>
          <w:rStyle w:val="1111"/>
        </w:rPr>
        <w:t xml:space="preserve"> 21.10. </w:t>
      </w:r>
      <w:r>
        <w:rPr>
          <w:rStyle w:val="1111"/>
        </w:rPr>
        <w:t xml:space="preserve">There shall no evil befal thee, neither shall any plague come nigh thy dwelling</w:t>
      </w:r>
      <w:r>
        <w:rPr>
          <w:rStyle w:val="1111"/>
        </w:rPr>
        <w:t xml:space="preserve">; then here is a promise for the penilence in the 5. and 6. verses, this is a Scripture to those that are in danger of it, you will say, this is a promise that the Plague shall not come nigh them, but mark these two are joyned </w:t>
      </w:r>
      <w:r>
        <w:rPr>
          <w:rStyle w:val="1111"/>
        </w:rPr>
        <w:t xml:space="preserve">There shall no evil befal thee, neither shall the plague come nigh thee</w:t>
      </w:r>
      <w:r>
        <w:rPr>
          <w:rStyle w:val="1111"/>
        </w:rPr>
        <w:t xml:space="preserve">; the </w:t>
      </w:r>
      <w:r>
        <w:rPr>
          <w:rStyle w:val="1111"/>
        </w:rPr>
        <w:t xml:space="preserve">evil of i</w:t>
      </w:r>
      <w:r>
        <w:rPr>
          <w:rStyle w:val="1111"/>
        </w:rPr>
        <w:t xml:space="preserve">•</w:t>
      </w:r>
      <w:r>
        <w:rPr>
          <w:rStyle w:val="1111"/>
        </w:rPr>
        <w:t xml:space="preserve">•</w:t>
      </w:r>
      <w:r>
        <w:rPr>
          <w:rStyle w:val="1111"/>
        </w:rPr>
        <w:t xml:space="preserve"> shall not come nigh thee.</w:t>
      </w:r>
      <w:r/>
    </w:p>
    <w:p>
      <w:pPr>
        <w:pStyle w:val="1132"/>
        <w:pBdr/>
        <w:spacing/>
        <w:ind/>
        <w:rPr/>
      </w:pPr>
      <w:r/>
      <w:bookmarkStart w:id="117" w:name="W55-55-article_2"/>
      <w:r/>
      <w:bookmarkEnd w:id="117"/>
      <w:r>
        <w:rPr>
          <w:rStyle w:val="1111"/>
        </w:rPr>
        <w:t xml:space="preserve">Object.</w:t>
      </w:r>
      <w:r>
        <w:rPr>
          <w:rStyle w:val="1111"/>
        </w:rPr>
        <w:t xml:space="preserve"> You will say, It doth come to many godly men, and how can they make use of this Scripture, it is rather a Scripture that may trouble them, because here's a promise that it shal not come nigh them, &amp; yet it doth come nigh them as wel as others.</w:t>
      </w:r>
      <w:r/>
    </w:p>
    <w:p>
      <w:pPr>
        <w:pStyle w:val="1132"/>
        <w:pBdr/>
        <w:spacing/>
        <w:ind/>
        <w:rPr/>
      </w:pPr>
      <w:r/>
      <w:bookmarkStart w:id="117" w:name="W55-55-article_3"/>
      <w:r/>
      <w:bookmarkEnd w:id="117"/>
      <w:r>
        <w:rPr>
          <w:rStyle w:val="1111"/>
        </w:rPr>
        <w:t xml:space="preserve">Ans.</w:t>
      </w:r>
      <w:r>
        <w:rPr>
          <w:rStyle w:val="1111"/>
        </w:rPr>
        <w:t xml:space="preserve"> First, this is the Answer I would give, the promises of outward deliverāces that were made </w:t>
      </w:r>
      <w:r>
        <w:rPr>
          <w:rStyle w:val="1111"/>
        </w:rPr>
        <w:t xml:space="preserve">•</w:t>
      </w:r>
      <w:r>
        <w:rPr>
          <w:rStyle w:val="1111"/>
        </w:rPr>
        <w:t xml:space="preserve">•</w:t>
      </w:r>
      <w:r>
        <w:rPr>
          <w:rStyle w:val="1111"/>
        </w:rPr>
        <w:t xml:space="preserve">o the people of God in the time of the law, were to be understood then a great deal more litterally, &amp; fulfilled more litterally thā in the times of the Gospel, God makes it up otherwis</w:t>
      </w:r>
      <w:r>
        <w:rPr>
          <w:rStyle w:val="1111"/>
        </w:rPr>
        <w:t xml:space="preserve">e with as much mercy, though God made a covenant of grace &amp; eternal life in Christ with them, yet I think there was another Covenant too, that God speaks of as a distinct covenant for outward things, to deal with his people by according to their waies, eit</w:t>
      </w:r>
      <w:r>
        <w:rPr>
          <w:rStyle w:val="1111"/>
        </w:rPr>
        <w:t xml:space="preserve">her in outward prosperity, or in outward afflictions, more than now, in a more punctual, set way, then in the times of the Gospel; and therefore when the Children of Israel did but sin against God, they were sure to have publique judgments to come upon the</w:t>
      </w:r>
      <w:r>
        <w:rPr>
          <w:rStyle w:val="1111"/>
        </w:rPr>
        <w:t xml:space="preserve">m, and if they did well, alwaies publique mercies; the generall constant way of God was to deal with the people of the Jewes according as they did well or ill, (in an ordinary way,) with outward judgments, and outward mercies: but it's not so now in these </w:t>
      </w:r>
      <w:r/>
    </w:p>
    <w:p>
      <w:pPr>
        <w:pStyle w:val="1132"/>
        <w:pBdr/>
        <w:spacing/>
        <w:ind/>
        <w:rPr/>
      </w:pPr>
      <w:r/>
      <w:bookmarkStart w:id="117" w:name="anchor-123"/>
      <w:r/>
      <w:bookmarkEnd w:id="117"/>
      <w:r>
        <w:rPr>
          <w:rStyle w:val="1111"/>
        </w:rPr>
        <w:t xml:space="preserve">Page</w:t>
      </w:r>
      <w:r>
        <w:rPr>
          <w:rStyle w:val="1111"/>
        </w:rPr>
        <w:t xml:space="preserve"> 56</w:t>
      </w:r>
      <w:r/>
    </w:p>
    <w:p>
      <w:pPr>
        <w:pStyle w:val="1132"/>
        <w:pBdr/>
        <w:spacing/>
        <w:ind/>
        <w:rPr/>
      </w:pPr>
      <w:r/>
      <w:bookmarkStart w:id="118" w:name="anchor-124"/>
      <w:r/>
      <w:bookmarkEnd w:id="118"/>
      <w:r>
        <w:rPr>
          <w:rStyle w:val="1111"/>
        </w:rPr>
        <w:t xml:space="preserve">times of the Gospel; we cannot bring such a certain conclusion, that God did</w:t>
      </w:r>
      <w:r>
        <w:rPr>
          <w:rStyle w:val="1111"/>
        </w:rPr>
        <w:t xml:space="preserve"> deal so severely with men by such and such afflictions, that he wil deal so with them now: and so, that they shall have outward prosperity as they had then: therfore that's the first thing, for the understanding of this, and all other texts of that kind.</w:t>
      </w:r>
      <w:r/>
    </w:p>
    <w:p>
      <w:pPr>
        <w:pStyle w:val="1132"/>
        <w:pBdr/>
        <w:spacing/>
        <w:ind/>
        <w:rPr/>
      </w:pPr>
      <w:r/>
      <w:bookmarkStart w:id="119" w:name="W56-56-article_2"/>
      <w:r/>
      <w:bookmarkEnd w:id="119"/>
      <w:r>
        <w:rPr>
          <w:rStyle w:val="1111"/>
        </w:rPr>
        <w:t xml:space="preserve">The Second Answer I would giv</w:t>
      </w:r>
      <w:r>
        <w:rPr>
          <w:rStyle w:val="1111"/>
        </w:rPr>
        <w:t xml:space="preserve">e is this, It may be their faith doth not reach to this promise; and God brings many times many outward afflictions, because the faith of his people doth not reach the promise, and that not only in the old Testament, but in the times of the new Testament, </w:t>
      </w:r>
      <w:r>
        <w:rPr>
          <w:rStyle w:val="1111"/>
        </w:rPr>
        <w:t xml:space="preserve">Zachariah</w:t>
      </w:r>
      <w:r>
        <w:rPr>
          <w:rStyle w:val="1111"/>
        </w:rPr>
        <w:t xml:space="preserve"> his time may be said to be in the time of the new Testament, when he was struck with dumbness because he did not beleeve, and that is given to be the cause why he was struck with dumbnesse. But you will say now, hath</w:t>
      </w:r>
      <w:r>
        <w:rPr>
          <w:rStyle w:val="1111"/>
        </w:rPr>
        <w:t xml:space="preserve"> faith warant to beleeve deliverance, that it shall be fully delivered? I dare not say so, but it may act upon it, to beleeve that God will make it good his own way; perhaps you have not done so much, and so upon that, this promise is not fulfilled to you.</w:t>
      </w:r>
      <w:r/>
    </w:p>
    <w:p>
      <w:pPr>
        <w:pStyle w:val="1132"/>
        <w:pBdr/>
        <w:spacing/>
        <w:ind/>
        <w:rPr/>
      </w:pPr>
      <w:r/>
      <w:bookmarkStart w:id="119" w:name="W56-56-article_3"/>
      <w:r/>
      <w:bookmarkEnd w:id="119"/>
      <w:r>
        <w:rPr>
          <w:rStyle w:val="1111"/>
        </w:rPr>
        <w:t xml:space="preserve">Thirdly, When God doth make such promises to his people, yet still it must be with this reservation, that God must have liberty to these three things.</w:t>
      </w:r>
      <w:r/>
    </w:p>
    <w:p>
      <w:pPr>
        <w:pStyle w:val="1132"/>
        <w:pBdr/>
        <w:spacing/>
        <w:ind/>
        <w:rPr/>
      </w:pPr>
      <w:r/>
      <w:bookmarkStart w:id="119" w:name="W56-56-article_4"/>
      <w:r/>
      <w:bookmarkEnd w:id="119"/>
      <w:r>
        <w:rPr>
          <w:rStyle w:val="1111"/>
        </w:rPr>
        <w:t xml:space="preserve">1. That notwithstanding his promise, he will have liberty to make use of any thing for your chastisement.</w:t>
      </w:r>
      <w:r/>
    </w:p>
    <w:p>
      <w:pPr>
        <w:pStyle w:val="1132"/>
        <w:pBdr/>
        <w:spacing/>
        <w:ind/>
        <w:rPr/>
      </w:pPr>
      <w:r/>
      <w:bookmarkStart w:id="119" w:name="W56-56-article_5"/>
      <w:r/>
      <w:bookmarkEnd w:id="119"/>
      <w:r>
        <w:rPr>
          <w:rStyle w:val="1111"/>
        </w:rPr>
        <w:t xml:space="preserve">2. That he must have liberty, to make use of your estat</w:t>
      </w:r>
      <w:r>
        <w:rPr>
          <w:rStyle w:val="1111"/>
        </w:rPr>
        <w:t xml:space="preserve">es, or liberties, or lives, for the furtherance of his own ends: If it be to be a stumbling block to wicked and ungodly men: God must have liberty, though he have made a promise to you he will not loose the propriety that he hath in your estates and lives.</w:t>
      </w:r>
      <w:r/>
    </w:p>
    <w:p>
      <w:pPr>
        <w:pStyle w:val="1132"/>
        <w:pBdr/>
        <w:spacing/>
        <w:ind/>
        <w:rPr/>
      </w:pPr>
      <w:r/>
      <w:bookmarkStart w:id="119" w:name="W56-56-article_6"/>
      <w:r/>
      <w:bookmarkEnd w:id="119"/>
      <w:r>
        <w:rPr>
          <w:rStyle w:val="1111"/>
        </w:rPr>
        <w:t xml:space="preserve">3. God must have so much liberty to make use of what you have, for to shew that his waies are unsearchable, and his judgments past finding out, God reserves these three things in his hand still.</w:t>
      </w:r>
      <w:r/>
    </w:p>
    <w:p>
      <w:pPr>
        <w:pStyle w:val="1132"/>
        <w:pBdr/>
        <w:spacing/>
        <w:ind/>
        <w:rPr/>
      </w:pPr>
      <w:r/>
      <w:bookmarkStart w:id="119" w:name="W56-56-article_7"/>
      <w:r/>
      <w:bookmarkEnd w:id="119"/>
      <w:r>
        <w:rPr>
          <w:rStyle w:val="1111"/>
        </w:rPr>
        <w:t xml:space="preserve">Object.</w:t>
      </w:r>
      <w:r>
        <w:rPr>
          <w:rStyle w:val="1111"/>
        </w:rPr>
        <w:t xml:space="preserve"> But you will say, What good then is there in such a promise that God makes to his people?</w:t>
      </w:r>
      <w:r/>
    </w:p>
    <w:p>
      <w:pPr>
        <w:pStyle w:val="1132"/>
        <w:pBdr/>
        <w:spacing/>
        <w:ind/>
        <w:rPr/>
      </w:pPr>
      <w:r/>
      <w:bookmarkStart w:id="119" w:name="W56-56-article_8"/>
      <w:r/>
      <w:bookmarkEnd w:id="119"/>
      <w:r>
        <w:rPr>
          <w:rStyle w:val="1111"/>
        </w:rPr>
        <w:t xml:space="preserve">First; That thou art under the protection of God more than others. But what comfort is this if it doth befal me?</w:t>
      </w:r>
      <w:r/>
    </w:p>
    <w:p>
      <w:pPr>
        <w:pStyle w:val="1132"/>
        <w:pBdr/>
        <w:spacing/>
        <w:ind/>
        <w:rPr/>
      </w:pPr>
      <w:r/>
      <w:bookmarkStart w:id="119" w:name="anchor-125"/>
      <w:r/>
      <w:bookmarkEnd w:id="119"/>
      <w:r>
        <w:rPr>
          <w:rStyle w:val="1111"/>
        </w:rPr>
        <w:t xml:space="preserve">Page</w:t>
      </w:r>
      <w:r>
        <w:rPr>
          <w:rStyle w:val="1111"/>
        </w:rPr>
        <w:t xml:space="preserve"> 56</w:t>
      </w:r>
      <w:r/>
    </w:p>
    <w:p>
      <w:pPr>
        <w:pStyle w:val="1132"/>
        <w:pBdr/>
        <w:spacing/>
        <w:ind/>
        <w:rPr/>
      </w:pPr>
      <w:r/>
      <w:bookmarkStart w:id="120" w:name="anchor-126"/>
      <w:r/>
      <w:bookmarkEnd w:id="120"/>
      <w:r>
        <w:rPr>
          <w:rStyle w:val="1111"/>
        </w:rPr>
        <w:t xml:space="preserve">Ans.</w:t>
      </w:r>
      <w:r>
        <w:rPr>
          <w:rStyle w:val="1111"/>
        </w:rPr>
        <w:t xml:space="preserve"> Thou hast this comfort, that the evill of it shall be taken from thee, that if God will make use of this affliction for other ends, yet he will do it so as he will make it up to t</w:t>
      </w:r>
      <w:r>
        <w:rPr>
          <w:rStyle w:val="1111"/>
        </w:rPr>
        <w:t xml:space="preserve">hee some other way. Perhaps you have given your children such a thing, but yet afterwards if you have use of that thing, you will come and say, I must have it, why father may the child say you gave it me? But saith the father I must have it, and I will mak</w:t>
      </w:r>
      <w:r>
        <w:rPr>
          <w:rStyle w:val="1111"/>
        </w:rPr>
        <w:t xml:space="preserve">e it up to you some other way: Now the child doth not think that the fathers love is ever a whit the less to him. So when there is any such promise as this is, that God by his promise gives thee his protection, and yet for all that such a thing befals the</w:t>
      </w:r>
      <w:r>
        <w:rPr>
          <w:rStyle w:val="1111"/>
        </w:rPr>
        <w:t xml:space="preserve">e, it is but as if the father should say, I gave you that indeed, but let me have it and I will make it up to you some other way that shall be as good; saith God let me have your health and liberty, and life, and it shall be made up to you some other way.</w:t>
      </w:r>
      <w:r/>
    </w:p>
    <w:p>
      <w:pPr>
        <w:pStyle w:val="1132"/>
        <w:pBdr/>
        <w:spacing/>
        <w:ind/>
        <w:rPr/>
      </w:pPr>
      <w:r/>
      <w:bookmarkStart w:id="121" w:name="W57-57-article_2"/>
      <w:r/>
      <w:bookmarkEnd w:id="121"/>
      <w:r>
        <w:rPr>
          <w:rStyle w:val="1111"/>
        </w:rPr>
        <w:t xml:space="preserve">Secondly, When ever the Plague or Pestilence comes to those that are under such a promise, i</w:t>
      </w:r>
      <w:r>
        <w:rPr>
          <w:rStyle w:val="1111"/>
        </w:rPr>
        <w:t xml:space="preserve">t is for some special and notable work, and God requires of them to search and examin in a special manner to find out his meaning; there is so much to be learned in the promise that God hath made concerning this particular evill, that the people of God t</w:t>
      </w:r>
      <w:r>
        <w:rPr>
          <w:rStyle w:val="1111"/>
        </w:rPr>
        <w:t xml:space="preserve">hey may come to quiet and content their hearts in this affliction. I reade in this Psalm that God hath made a promise to his people, to deliver them from the Plague and Pestilence, and yet do I find it to come: It may be I have not made use of my faith in</w:t>
      </w:r>
      <w:r>
        <w:rPr>
          <w:rStyle w:val="1111"/>
        </w:rPr>
        <w:t xml:space="preserve"> this promise heretofore; and if God do bring afflictions upon me, yet God will make it up some other way, God made a promise to deliver me, or at least to deliver me from all the evil of it, now if this thing doth befall me and yet I have a promise of Go</w:t>
      </w:r>
      <w:r>
        <w:rPr>
          <w:rStyle w:val="1111"/>
        </w:rPr>
        <w:t xml:space="preserve">d, certainly the evil of it is taken away, this promise tels me that if it doth befall me yet it is for some notable end, and because God hath use of my life, and intends to fetch about his glory some way that I know not of: And if he will come in a father</w:t>
      </w:r>
      <w:r>
        <w:rPr>
          <w:rStyle w:val="1111"/>
        </w:rPr>
        <w:t xml:space="preserve">ly way of chastisement, yet I will be satisfied in the thing: So a Christian heart by reasoning out of the word, comes to satisfie his soul in the middest of such a heavy hand of God, and in such a distressed condition as that is. Now Carnal hearts they </w:t>
      </w:r>
      <w:r/>
    </w:p>
    <w:p>
      <w:pPr>
        <w:pStyle w:val="1132"/>
        <w:pBdr/>
        <w:spacing/>
        <w:ind/>
        <w:rPr/>
      </w:pPr>
      <w:r/>
      <w:bookmarkStart w:id="121" w:name="anchor-127"/>
      <w:r/>
      <w:bookmarkEnd w:id="121"/>
      <w:r>
        <w:rPr>
          <w:rStyle w:val="1111"/>
        </w:rPr>
        <w:t xml:space="preserve">Page</w:t>
      </w:r>
      <w:r>
        <w:rPr>
          <w:rStyle w:val="1111"/>
        </w:rPr>
        <w:t xml:space="preserve"> 57</w:t>
      </w:r>
      <w:r/>
    </w:p>
    <w:p>
      <w:pPr>
        <w:pStyle w:val="1132"/>
        <w:pBdr/>
        <w:spacing/>
        <w:ind/>
        <w:rPr/>
      </w:pPr>
      <w:r/>
      <w:bookmarkStart w:id="122" w:name="anchor-128"/>
      <w:r/>
      <w:bookmarkEnd w:id="122"/>
      <w:r>
        <w:rPr>
          <w:rStyle w:val="1111"/>
        </w:rPr>
        <w:t xml:space="preserve">find not that power in the Word, that healing vertue that there is in the Word, to heal their destracted cares, and </w:t>
      </w:r>
      <w:r>
        <w:rPr>
          <w:rStyle w:val="1111"/>
        </w:rPr>
        <w:t xml:space="preserve">the troubles of their spirits; but now, those that are godly when they come to hear the Word they find out, that in the Word there is as a plaister to all their wounds, and so they come to have ease and Contentment, in such conditions as are very grievous </w:t>
      </w:r>
      <w:r>
        <w:rPr>
          <w:rStyle w:val="1111"/>
        </w:rPr>
        <w:t xml:space="preserve">and miserable unto others. But now, for other particular promises, and more generally for the Covenant of grace, how, and in what mysterious way the Saints do work to fetch out Contentment and satisfaction to their souls, we shall refer to the next time.</w:t>
      </w:r>
      <w:r/>
    </w:p>
    <w:p>
      <w:pPr>
        <w:pStyle w:val="1141"/>
        <w:pBdr/>
        <w:spacing/>
        <w:ind/>
        <w:rPr/>
      </w:pPr>
      <w:r/>
      <w:bookmarkStart w:id="123" w:name="W58-58-article_2"/>
      <w:r/>
      <w:bookmarkEnd w:id="123"/>
      <w:r>
        <w:rPr>
          <w:rStyle w:val="1143"/>
        </w:rPr>
        <w:t xml:space="preserve">SERMON IV.</w:t>
      </w:r>
      <w:r/>
    </w:p>
    <w:p>
      <w:pPr>
        <w:pStyle w:val="1138"/>
        <w:pBdr/>
        <w:spacing/>
        <w:ind/>
        <w:rPr/>
      </w:pPr>
      <w:r/>
      <w:bookmarkStart w:id="123" w:name="W58-58-article_3"/>
      <w:r/>
      <w:bookmarkEnd w:id="123"/>
      <w:r>
        <w:rPr>
          <w:rStyle w:val="1139"/>
        </w:rPr>
        <w:t xml:space="preserve">PHILIPPIANS. 4.11.</w:t>
      </w:r>
      <w:r/>
    </w:p>
    <w:p>
      <w:pPr>
        <w:pStyle w:val="1138"/>
        <w:pBdr/>
        <w:spacing/>
        <w:ind/>
        <w:rPr/>
      </w:pPr>
      <w:r/>
      <w:bookmarkStart w:id="123" w:name="W58-58-article_4"/>
      <w:r/>
      <w:bookmarkEnd w:id="123"/>
      <w:r>
        <w:rPr>
          <w:rStyle w:val="1139"/>
        </w:rPr>
        <w:t xml:space="preserve">For I have learned in whatsoever state I am, therewith to be content.</w:t>
      </w:r>
      <w:r/>
    </w:p>
    <w:p>
      <w:pPr>
        <w:pStyle w:val="1132"/>
        <w:pBdr/>
        <w:spacing/>
        <w:ind/>
        <w:rPr/>
      </w:pPr>
      <w:r/>
      <w:bookmarkStart w:id="123" w:name="W58-58-article_5"/>
      <w:r/>
      <w:bookmarkEnd w:id="123"/>
      <w:r>
        <w:rPr>
          <w:rStyle w:val="1111"/>
        </w:rPr>
        <w:t xml:space="preserve">I</w:t>
      </w:r>
      <w:r>
        <w:rPr>
          <w:rStyle w:val="1111"/>
        </w:rPr>
        <w:t xml:space="preserve">N the last Exercise w</w:t>
      </w:r>
      <w:r>
        <w:rPr>
          <w:rStyle w:val="1111"/>
        </w:rPr>
        <w:t xml:space="preserve">e spoke of divers things in the Mystrie of Contentment, and in the close we spoke of two more, but we could not have time to open either of them, I shall open them a little more largely, &amp; then proceed to some few more, and so to other things in the point.</w:t>
      </w:r>
      <w:r/>
    </w:p>
    <w:p>
      <w:pPr>
        <w:pStyle w:val="1132"/>
        <w:pBdr/>
        <w:spacing/>
        <w:ind/>
        <w:rPr/>
      </w:pPr>
      <w:r/>
      <w:bookmarkStart w:id="123" w:name="W58-58-article_6"/>
      <w:r/>
      <w:bookmarkEnd w:id="123"/>
      <w:r>
        <w:rPr>
          <w:rStyle w:val="1111"/>
        </w:rPr>
        <w:t xml:space="preserve">That's the next then, A Christian heart hath not only Contentment in God, (and certainly, he that hath God, must have all, he that hath him that hath all, he hath all) </w:t>
      </w:r>
      <w:r>
        <w:rPr>
          <w:rStyle w:val="1111"/>
        </w:rPr>
        <w:t xml:space="preserve">But he is able to make up all his outward wants of creature-comforts from what he finds in himself:</w:t>
      </w:r>
      <w:r>
        <w:rPr>
          <w:rStyle w:val="1111"/>
        </w:rPr>
        <w:t xml:space="preserve"> That may seem to be more strange: It's true, perhaps we may convince men though they doe not feel</w:t>
      </w:r>
      <w:r>
        <w:rPr>
          <w:rStyle w:val="1111"/>
        </w:rPr>
        <w:t xml:space="preserve"> by experience what it is to make up all in God, yet we may convince them that if they have him that hath all things, then they have al; for there is such a fulness in God, he being the infinite first-being of all things that may make up all their wants. </w:t>
      </w:r>
      <w:r/>
    </w:p>
    <w:p>
      <w:pPr>
        <w:pStyle w:val="1132"/>
        <w:pBdr/>
        <w:spacing/>
        <w:ind/>
        <w:rPr/>
      </w:pPr>
      <w:r/>
      <w:bookmarkStart w:id="123" w:name="anchor-129"/>
      <w:r/>
      <w:bookmarkEnd w:id="123"/>
      <w:r>
        <w:rPr>
          <w:rStyle w:val="1111"/>
        </w:rPr>
        <w:t xml:space="preserve">Page</w:t>
      </w:r>
      <w:r>
        <w:rPr>
          <w:rStyle w:val="1111"/>
        </w:rPr>
        <w:t xml:space="preserve"> 58</w:t>
      </w:r>
      <w:r/>
    </w:p>
    <w:p>
      <w:pPr>
        <w:pStyle w:val="1132"/>
        <w:pBdr/>
        <w:spacing/>
        <w:ind/>
        <w:rPr/>
      </w:pPr>
      <w:r/>
      <w:bookmarkStart w:id="124" w:name="anchor-130"/>
      <w:r/>
      <w:bookmarkEnd w:id="124"/>
      <w:r>
        <w:rPr>
          <w:rStyle w:val="1111"/>
        </w:rPr>
        <w:t xml:space="preserve">But here's another thing that's further, I say a godly man can make up whatsoever he wants without the creature, he can make it up in himself, in the 14. of the </w:t>
      </w:r>
      <w:r>
        <w:rPr>
          <w:rStyle w:val="1111"/>
        </w:rPr>
        <w:t xml:space="preserve">Prov.</w:t>
      </w:r>
      <w:r>
        <w:rPr>
          <w:rStyle w:val="1111"/>
        </w:rPr>
        <w:t xml:space="preserve"> 14. </w:t>
      </w:r>
      <w:r>
        <w:rPr>
          <w:rStyle w:val="1111"/>
        </w:rPr>
        <w:t xml:space="preserve">A good man is satisfied in himself</w:t>
      </w:r>
      <w:r>
        <w:rPr>
          <w:rStyle w:val="1111"/>
        </w:rPr>
        <w:t xml:space="preserve">: as now, If he wants outward comforts, good chear, feasting; a good conscience is a continual feast, he can make up the want of a feast by that peace he hath in his own conscience: if he wants melody abroad,</w:t>
      </w:r>
      <w:r>
        <w:rPr>
          <w:rStyle w:val="1111"/>
        </w:rPr>
        <w:t xml:space="preserve"> he hath a bird within him that sings the most melodious songs that are in the world, and the most delightful. And then doth he want honour? he hath his own conscience witnessing for him, that is as a thousand witnesses, the Scripture saith in the 17. of </w:t>
      </w:r>
      <w:r>
        <w:rPr>
          <w:rStyle w:val="1111"/>
        </w:rPr>
        <w:t xml:space="preserve">Luke,</w:t>
      </w:r>
      <w:r>
        <w:rPr>
          <w:rStyle w:val="1111"/>
        </w:rPr>
        <w:t xml:space="preserve"> v. 21. </w:t>
      </w:r>
      <w:r>
        <w:rPr>
          <w:rStyle w:val="1111"/>
        </w:rPr>
        <w:t xml:space="preserve">Neither shall they say, Lo here, or lo there, for behold the Kingdome of God is within you</w:t>
      </w:r>
      <w:r>
        <w:rPr>
          <w:rStyle w:val="1111"/>
        </w:rPr>
        <w:t xml:space="preserve">; a Christian then wha</w:t>
      </w:r>
      <w:r>
        <w:rPr>
          <w:rStyle w:val="1111"/>
        </w:rPr>
        <w:t xml:space="preserve">tsoever he wants he can make it up, for he hath a Kingdom in himselfe, the Kingdom of God is within him. If one that is a King should meet with a great deal of trouble when he is abroad, yet he Contents himself with this, I have a Kingdom of mine own; now </w:t>
      </w:r>
      <w:r>
        <w:rPr>
          <w:rStyle w:val="1111"/>
        </w:rPr>
        <w:t xml:space="preserve">here it's said the Kingdom of God is within a man; truly, upon this Scripture of the Kingdom of God being within, those that are learned if they would but look into that Coment upon the Gospel that we have of a learned man, they shall find a very strange c</w:t>
      </w:r>
      <w:r>
        <w:rPr>
          <w:rStyle w:val="1111"/>
        </w:rPr>
        <w:t xml:space="preserve">onceit that he hath about this very text, he confesses indeed it is unutterable, and so indeed it is; the Kingdom of God is within you, he makes it that there is such a presence of God and Christ within the soul of a man, that when the body dies, he sait</w:t>
      </w:r>
      <w:r>
        <w:rPr>
          <w:rStyle w:val="1111"/>
        </w:rPr>
        <w:t xml:space="preserve">h, that the soul goes into God and Christ that is within him, the souls going into God and Christ, and enjoying of that Communion with God and Christ that is within it's self, that's Heaven to it (saith he) he confesses he is not able to expresse himself, </w:t>
      </w:r>
      <w:r>
        <w:rPr>
          <w:rStyle w:val="1111"/>
        </w:rPr>
        <w:t xml:space="preserve">nor others cannot understand fully what he intends; but certainly for the present before death, there's a Kingdom of God within the soul, such a manifestation of God in the soul that is enough to Content the heart of any godly man in the world, the Kingdo</w:t>
      </w:r>
      <w:r>
        <w:rPr>
          <w:rStyle w:val="1111"/>
        </w:rPr>
        <w:t xml:space="preserve">m that he hath now within him, he shall not stay till afterwards, till he goes to Heaven, but certainly there is a Heaven in the soul of a godly man, he hath Heaven already: many times when you go to comfort your friends in their afflictions, you will say </w:t>
      </w:r>
      <w:r/>
    </w:p>
    <w:p>
      <w:pPr>
        <w:pStyle w:val="1132"/>
        <w:pBdr/>
        <w:spacing/>
        <w:ind/>
        <w:rPr/>
      </w:pPr>
      <w:r/>
      <w:bookmarkStart w:id="125" w:name="anchor-131"/>
      <w:r/>
      <w:bookmarkEnd w:id="125"/>
      <w:r>
        <w:rPr>
          <w:rStyle w:val="1111"/>
        </w:rPr>
        <w:t xml:space="preserve">Page</w:t>
      </w:r>
      <w:r>
        <w:rPr>
          <w:rStyle w:val="1111"/>
        </w:rPr>
        <w:t xml:space="preserve"> 59</w:t>
      </w:r>
      <w:r/>
    </w:p>
    <w:p>
      <w:pPr>
        <w:pStyle w:val="1132"/>
        <w:pBdr/>
        <w:spacing/>
        <w:ind/>
        <w:rPr/>
      </w:pPr>
      <w:r/>
      <w:bookmarkStart w:id="126" w:name="anchor-132"/>
      <w:r/>
      <w:bookmarkEnd w:id="126"/>
      <w:r>
        <w:rPr>
          <w:rStyle w:val="1111"/>
        </w:rPr>
        <w:t xml:space="preserve">Heaven will pay for all; nay, you may certainly find Heaven pays for all already: there is a Heaven within the souls of the Saints, that's a certain truth, no soul shall ever come to heaven, but that Soul that hath Heaven come</w:t>
      </w:r>
      <w:r>
        <w:rPr>
          <w:rStyle w:val="1111"/>
        </w:rPr>
        <w:t xml:space="preserve"> to it first. When you die you hope you shall goe to Heaven: But if you shall goe to Heaven when you die, Heaven will come to you before you die. Now this is a great Mysterie to have the Kingdom of Heaven in the Soul, no man can know this but that Soul tha</w:t>
      </w:r>
      <w:r>
        <w:rPr>
          <w:rStyle w:val="1111"/>
        </w:rPr>
        <w:t xml:space="preserve">t hath it, that Heaven which is within the Soul for the present (I say) it is like the white stone and the new name, that none but those that have it can understand it: It's a miserable condition my brethren to depend upon creatures altogether for our Co</w:t>
      </w:r>
      <w:r>
        <w:rPr>
          <w:rStyle w:val="1111"/>
        </w:rPr>
        <w:t xml:space="preserve">ntentment, you know that rich men account it a great happinesse, if they need not go to buy things by the penny as others do, they have all things for pleasure or profit upon their own ground; and all their inheritance lies intire together, they have no bo</w:t>
      </w:r>
      <w:r>
        <w:rPr>
          <w:rStyle w:val="1111"/>
        </w:rPr>
        <w:t xml:space="preserve">dy comes within them, but they have all within themselves, there lies their happinesse: Whereas other poorer people are fain to go from one Market to another to provide them necessaries, but yet great rich men they have sheep and beeves, corn and cloathi</w:t>
      </w:r>
      <w:r>
        <w:rPr>
          <w:rStyle w:val="1111"/>
        </w:rPr>
        <w:t xml:space="preserve">ng, and all things else of their own within themselves, and herein they place their happinesse: But this is the happinesse of a Christian, that he hath that within himselfe that may satisfie him more than all these; That place that we have in the first of </w:t>
      </w:r>
      <w:r>
        <w:rPr>
          <w:rStyle w:val="1111"/>
        </w:rPr>
        <w:t xml:space="preserve">James,</w:t>
      </w:r>
      <w:r>
        <w:rPr>
          <w:rStyle w:val="1111"/>
        </w:rPr>
        <w:t xml:space="preserve"> seems to allude to that condition of men that have all their estates within themselves, </w:t>
      </w:r>
      <w:r>
        <w:rPr>
          <w:rStyle w:val="1111"/>
        </w:rPr>
        <w:t xml:space="preserve">Jam.</w:t>
      </w:r>
      <w:r>
        <w:rPr>
          <w:rStyle w:val="1111"/>
        </w:rPr>
        <w:t xml:space="preserve"> 1.4. </w:t>
      </w:r>
      <w:r>
        <w:rPr>
          <w:rStyle w:val="1111"/>
        </w:rPr>
        <w:t xml:space="preserve">But let patience have her perfect work that we may be perfect, and entire, wanting nothing</w:t>
      </w:r>
      <w:r>
        <w:rPr>
          <w:rStyle w:val="1111"/>
        </w:rPr>
        <w:t xml:space="preserve">: the word there used signifies to have the whole inheritance to our selves, not a broken inheritance, but that where all lies within themselves; a</w:t>
      </w:r>
      <w:r>
        <w:rPr>
          <w:rStyle w:val="1111"/>
        </w:rPr>
        <w:t xml:space="preserve">s a man that hath not a piece of his estate here, and a piece there, but he hath it all lie together; and the heart being patient under afflictions finds it self to be in such an estate as this is, finds his whole inheritance to be together, and all intire</w:t>
      </w:r>
      <w:r>
        <w:rPr>
          <w:rStyle w:val="1111"/>
        </w:rPr>
        <w:t xml:space="preserve"> within it's self. And now still to shew this by further similitudes, it is with him being fil'd with good things, just like as it is with many a man that injoys abundance of comforts at home, at his own house, God grants to him a convenient habitation, </w:t>
      </w:r>
      <w:r/>
    </w:p>
    <w:p>
      <w:pPr>
        <w:pStyle w:val="1132"/>
        <w:pBdr/>
        <w:spacing/>
        <w:ind/>
        <w:rPr/>
      </w:pPr>
      <w:r/>
      <w:bookmarkStart w:id="127" w:name="anchor-133"/>
      <w:r/>
      <w:bookmarkEnd w:id="127"/>
      <w:r>
        <w:rPr>
          <w:rStyle w:val="1111"/>
        </w:rPr>
        <w:t xml:space="preserve">Page</w:t>
      </w:r>
      <w:r>
        <w:rPr>
          <w:rStyle w:val="1111"/>
        </w:rPr>
        <w:t xml:space="preserve"> 60</w:t>
      </w:r>
      <w:r/>
    </w:p>
    <w:p>
      <w:pPr>
        <w:pStyle w:val="1132"/>
        <w:pBdr/>
        <w:spacing/>
        <w:ind/>
        <w:rPr/>
      </w:pPr>
      <w:r/>
      <w:bookmarkStart w:id="128" w:name="anchor-134"/>
      <w:r/>
      <w:bookmarkEnd w:id="128"/>
      <w:r>
        <w:rPr>
          <w:rStyle w:val="1111"/>
        </w:rPr>
        <w:t xml:space="preserve">a comfortable yoke-fellow, and fine walks and gardens, and hath all things at home that he could desire; now this man cares not much for going abroad, other men are fain to go abroad to take the air, but he hath a sweet air at</w:t>
      </w:r>
      <w:r>
        <w:rPr>
          <w:rStyle w:val="1111"/>
        </w:rPr>
        <w:t xml:space="preserve"> home, and they are fain to go abroad to see friends, because they have raylings and contendings at home; many ill husbands will give this reason, (if his wife make any moan, and complaint of his ill husbandry) of their bad husbandry, and will make that th</w:t>
      </w:r>
      <w:r>
        <w:rPr>
          <w:rStyle w:val="1111"/>
        </w:rPr>
        <w:t xml:space="preserve">eir excuse to go abroad, because they can never be quiet at home. Now we account those men most happy that have all at home; those that have close houses that are unsavory, and smels ill, they delight to go into the fresh ayr; I but it is not so with many </w:t>
      </w:r>
      <w:r>
        <w:rPr>
          <w:rStyle w:val="1111"/>
        </w:rPr>
        <w:t xml:space="preserve">others that have these at home; those that have no good chear at home, they are fain to go abroad to friends, but those that have their Tables furnished, they had as live stay at home: so a carnal man he hath but little Contentment in his own spirit; it's </w:t>
      </w:r>
      <w:r>
        <w:rPr>
          <w:rStyle w:val="1111"/>
        </w:rPr>
        <w:t xml:space="preserve">Austins</w:t>
      </w:r>
      <w:r>
        <w:rPr>
          <w:rStyle w:val="1111"/>
        </w:rPr>
        <w:t xml:space="preserve"> similitude (saith he) an ill conscience is like a scoulding wife, a man</w:t>
      </w:r>
      <w:r>
        <w:rPr>
          <w:rStyle w:val="1111"/>
        </w:rPr>
        <w:t xml:space="preserve"> (saith he) that hath an ill conscience he cares not to look into his own soul, but loves to be abroad, and look into other things, but never looks to himself, but one that hath a good conscience he delights in looking into his own heart, he hath a good</w:t>
      </w:r>
      <w:r>
        <w:rPr>
          <w:rStyle w:val="1111"/>
        </w:rPr>
        <w:t xml:space="preserve"> conscience within him: and so a carnal heart, because theres nothing but filthinesse, a filthy stink in himself, nothing but vilenesse and basenesse, within him; upron this it is that he seeks his Contentment else where: And as it is with a vessel that is</w:t>
      </w:r>
      <w:r>
        <w:rPr>
          <w:rStyle w:val="1111"/>
        </w:rPr>
        <w:t xml:space="preserve"> full of liquor, if you strike upon it it will make no great noise, but if it be empty then it makes a great noise; so it is with the heart, a heart that is full of grace and goodnesse within, such a one will bear a great many strokes, and never make any n</w:t>
      </w:r>
      <w:r>
        <w:rPr>
          <w:rStyle w:val="1111"/>
        </w:rPr>
        <w:t xml:space="preserve">oise, but an empty heart if that be struck that will make a noise, those men and women that are so much complayning, and alwaies whyning, it is a sign that there's an emptinesse in their hearts, but if their hearts were filled with grace they would not mak</w:t>
      </w:r>
      <w:r>
        <w:rPr>
          <w:rStyle w:val="1111"/>
        </w:rPr>
        <w:t xml:space="preserve">e such an noise as now they do. As a man that hath his bones fil'd with marrow, and veins fill'd with good blood, he complains not of cold as others do; so a gracious heart having the Spirit of God within him, and his heart fill'd with Grace, he hath that </w:t>
      </w:r>
      <w:r/>
    </w:p>
    <w:p>
      <w:pPr>
        <w:pStyle w:val="1132"/>
        <w:pBdr/>
        <w:spacing/>
        <w:ind/>
        <w:rPr/>
      </w:pPr>
      <w:r/>
      <w:bookmarkStart w:id="129" w:name="anchor-135"/>
      <w:r/>
      <w:bookmarkEnd w:id="129"/>
      <w:r>
        <w:rPr>
          <w:rStyle w:val="1111"/>
        </w:rPr>
        <w:t xml:space="preserve">Page</w:t>
      </w:r>
      <w:r>
        <w:rPr>
          <w:rStyle w:val="1111"/>
        </w:rPr>
        <w:t xml:space="preserve"> 61</w:t>
      </w:r>
      <w:r/>
    </w:p>
    <w:p>
      <w:pPr>
        <w:pStyle w:val="1132"/>
        <w:pBdr/>
        <w:spacing/>
        <w:ind/>
        <w:rPr/>
      </w:pPr>
      <w:r/>
      <w:bookmarkStart w:id="130" w:name="anchor-136"/>
      <w:r/>
      <w:bookmarkEnd w:id="130"/>
      <w:r>
        <w:rPr>
          <w:rStyle w:val="1111"/>
        </w:rPr>
        <w:t xml:space="preserve">within him that makes him find Contentment. It is a speech of </w:t>
      </w:r>
      <w:r>
        <w:rPr>
          <w:rStyle w:val="1111"/>
        </w:rPr>
        <w:t xml:space="preserve">Seneca,</w:t>
      </w:r>
      <w:r>
        <w:rPr>
          <w:rStyle w:val="1111"/>
        </w:rPr>
        <w:t xml:space="preserve"> Indeed those things that I suffer will be incredible heavy when I cannot bear my self; but now if I be no burden to my self, if I have all quiet within mine own heart, then I can</w:t>
      </w:r>
      <w:r>
        <w:rPr>
          <w:rStyle w:val="1111"/>
        </w:rPr>
        <w:t xml:space="preserve"> bear any thing: many men through their wickednesse they have burdens without, but the greatest burden is the wickednesse of their own hearts, they are not burdened with their sins in a godly way, that would ease their burden, but they have still their wic</w:t>
      </w:r>
      <w:r>
        <w:rPr>
          <w:rStyle w:val="1111"/>
        </w:rPr>
        <w:t xml:space="preserve">kednesse in the power of it, and so they are burdens to themselves. The distempers of mens hearts are mighty burdens to them; many times a godly man hath enough within to Content him; Vertue it is Content with its self, for to live well; (Its a speech of </w:t>
      </w:r>
      <w:r>
        <w:rPr>
          <w:rStyle w:val="1111"/>
        </w:rPr>
        <w:t xml:space="preserve">Cicero,</w:t>
      </w:r>
      <w:r>
        <w:rPr>
          <w:rStyle w:val="1111"/>
        </w:rPr>
        <w:t xml:space="preserve"> and its in one of his Paradoxes) It finds enough within its own sphere for the living happily: but how few are acquainted with this Mys</w:t>
      </w:r>
      <w:r>
        <w:rPr>
          <w:rStyle w:val="1111"/>
        </w:rPr>
        <w:t xml:space="preserve">terie? Many think O if I had that that another man hath, how happily and comfortably should I live: Oh but if thou beest a Christian, whatsoever thy condition be, yet thou hast enough within thy self, you will say such and such men that hath all things t</w:t>
      </w:r>
      <w:r>
        <w:rPr>
          <w:rStyle w:val="1111"/>
        </w:rPr>
        <w:t xml:space="preserve">hey need not be beholding to any body, you shall have many that will labour and take pains when they are young, that they might not be beholding to others, I love to live of my selfe; now a Christian may do so; not that he doth not live upon God (I mean no</w:t>
      </w:r>
      <w:r>
        <w:rPr>
          <w:rStyle w:val="1111"/>
        </w:rPr>
        <w:t xml:space="preserve">t so) but upon that that he hath of God within himselfe, that he can live upon, although he doth not enjoy the comforts that are without himselfe, thats it which I mean, and those that are godly and keep close to God in their Communion with him, they und</w:t>
      </w:r>
      <w:r>
        <w:rPr>
          <w:rStyle w:val="1111"/>
        </w:rPr>
        <w:t xml:space="preserve">erstand what I mean by this, that a Christian hath supply of all his wants within himselfe; and here you may see that the spirit of a Christian is a precious spirit, a godly spirit is precious, why? because it hath enough to make him happy within himself.</w:t>
      </w:r>
      <w:r/>
    </w:p>
    <w:p>
      <w:pPr>
        <w:pStyle w:val="1132"/>
        <w:pBdr/>
        <w:spacing/>
        <w:ind/>
        <w:rPr/>
      </w:pPr>
      <w:r/>
      <w:bookmarkStart w:id="131" w:name="W62-62-article_2"/>
      <w:r/>
      <w:bookmarkEnd w:id="131"/>
      <w:r>
        <w:rPr>
          <w:rStyle w:val="1111"/>
        </w:rPr>
        <w:t xml:space="preserve">The next thing that the Mystery of Contentment consists in is this, </w:t>
      </w:r>
      <w:r>
        <w:rPr>
          <w:rStyle w:val="1111"/>
        </w:rPr>
        <w:t xml:space="preserve">That a gracious heart fetches supply of all from the Covenant and so comes to have Contentment</w:t>
      </w:r>
      <w:r>
        <w:rPr>
          <w:rStyle w:val="1111"/>
        </w:rPr>
        <w:t xml:space="preserve">; which is a dry thing to a carnal spirit: Now there are two things here.</w:t>
      </w:r>
      <w:r/>
    </w:p>
    <w:p>
      <w:pPr>
        <w:pStyle w:val="1132"/>
        <w:pBdr/>
        <w:spacing/>
        <w:ind/>
        <w:rPr/>
      </w:pPr>
      <w:r/>
      <w:bookmarkStart w:id="131" w:name="W62-62-article_3"/>
      <w:r/>
      <w:bookmarkEnd w:id="131"/>
      <w:r>
        <w:rPr>
          <w:rStyle w:val="1111"/>
        </w:rPr>
        <w:t xml:space="preserve">First, he fetches Contentment from the Covenant in general, that is from the great Covenant that God hath made with him in Christ.</w:t>
      </w:r>
      <w:r/>
    </w:p>
    <w:p>
      <w:pPr>
        <w:pStyle w:val="1132"/>
        <w:pBdr/>
        <w:spacing/>
        <w:ind/>
        <w:rPr/>
      </w:pPr>
      <w:r/>
      <w:bookmarkStart w:id="131" w:name="anchor-137"/>
      <w:r/>
      <w:bookmarkEnd w:id="131"/>
      <w:r>
        <w:rPr>
          <w:rStyle w:val="1111"/>
        </w:rPr>
        <w:t xml:space="preserve">Page</w:t>
      </w:r>
      <w:r>
        <w:rPr>
          <w:rStyle w:val="1111"/>
        </w:rPr>
        <w:t xml:space="preserve"> 62</w:t>
      </w:r>
      <w:r/>
    </w:p>
    <w:p>
      <w:pPr>
        <w:pStyle w:val="1132"/>
        <w:pBdr/>
        <w:spacing/>
        <w:ind/>
        <w:rPr/>
      </w:pPr>
      <w:r/>
      <w:bookmarkStart w:id="132" w:name="anchor-138"/>
      <w:r/>
      <w:bookmarkEnd w:id="132"/>
      <w:r>
        <w:rPr>
          <w:rStyle w:val="1111"/>
        </w:rPr>
        <w:t xml:space="preserve">Secondly, From the particular promises that God hath made with him in the Covenant.</w:t>
      </w:r>
      <w:r/>
    </w:p>
    <w:p>
      <w:pPr>
        <w:pStyle w:val="1132"/>
        <w:pBdr/>
        <w:spacing/>
        <w:ind/>
        <w:rPr/>
      </w:pPr>
      <w:r/>
      <w:bookmarkStart w:id="133" w:name="W63-63-article_2"/>
      <w:r/>
      <w:bookmarkEnd w:id="133"/>
      <w:r>
        <w:rPr>
          <w:rStyle w:val="1111"/>
        </w:rPr>
        <w:t xml:space="preserve">First, From the Covenant in general. I'le give you one Scripture for that, it's very remarkable, in the second of </w:t>
      </w:r>
      <w:r>
        <w:rPr>
          <w:rStyle w:val="1111"/>
        </w:rPr>
        <w:t xml:space="preserve">Sam.</w:t>
      </w:r>
      <w:r>
        <w:rPr>
          <w:rStyle w:val="1111"/>
        </w:rPr>
        <w:t xml:space="preserve"> 23. vers. 5. </w:t>
      </w:r>
      <w:r>
        <w:rPr>
          <w:rStyle w:val="1111"/>
        </w:rPr>
        <w:t xml:space="preserve">Although my house be not so with God, yet he hath made with me an everlasting Covenant, ordered in all things, and sure: for this is all my salvation, and all my desire, although he make it not to grow.</w:t>
      </w:r>
      <w:r>
        <w:rPr>
          <w:rStyle w:val="1111"/>
        </w:rPr>
        <w:t xml:space="preserve"> It's a most admirable Scripture of </w:t>
      </w:r>
      <w:r>
        <w:rPr>
          <w:rStyle w:val="1111"/>
        </w:rPr>
        <w:t xml:space="preserve">David,</w:t>
      </w:r>
      <w:r>
        <w:rPr>
          <w:rStyle w:val="1111"/>
        </w:rPr>
        <w:t xml:space="preserve"> that yet had not the Covenant of Grace opened so fully as we have. But yet mark what </w:t>
      </w:r>
      <w:r>
        <w:rPr>
          <w:rStyle w:val="1111"/>
        </w:rPr>
        <w:t xml:space="preserve">David</w:t>
      </w:r>
      <w:r>
        <w:rPr>
          <w:rStyle w:val="1111"/>
        </w:rPr>
        <w:t xml:space="preserve"> saith, Although I find not my house so, that is, so comfortably every way as I would, although it be not so, what hath he to content his spirit? saith he, He hath made with me an everlasting Covenant; this is that that helps all: I am no</w:t>
      </w:r>
      <w:r>
        <w:rPr>
          <w:rStyle w:val="1111"/>
        </w:rPr>
        <w:t xml:space="preserve">t (may some men say) thus and thus with God, I do not find God come in so fully, or it's not with my house and family as I hoped it might be, perhaps there is this or that affliction upon my house; suppose you should have the plague come into your house, a</w:t>
      </w:r>
      <w:r>
        <w:rPr>
          <w:rStyle w:val="1111"/>
        </w:rPr>
        <w:t xml:space="preserve">nd your house is not safe, and you have not that outward comfort in your house as formerly you had, but can you reade this Scripture, and say, Although my house be not so blest with health as other mens houses are; although my house be not so, yet he hath</w:t>
      </w:r>
      <w:r>
        <w:rPr>
          <w:rStyle w:val="1111"/>
        </w:rPr>
        <w:t xml:space="preserve"> made with me an everlasting Covenant, I am one yet in Covenant with God, the Lord hath made with me an everlasting Covenant: as for these things in this world, I see they are but momentary, they are not everlasting, I see in a family when all was well b</w:t>
      </w:r>
      <w:r>
        <w:rPr>
          <w:rStyle w:val="1111"/>
        </w:rPr>
        <w:t xml:space="preserve">ut a week ago, now all is down, and the plague hath swept away a great many of them, and the rest are left in sadness and mourning: we see there is no resting in the things of this world, yet the Lord hath made with me an everlasting Covenant ordered in al</w:t>
      </w:r>
      <w:r>
        <w:rPr>
          <w:rStyle w:val="1111"/>
        </w:rPr>
        <w:t xml:space="preserve">l things: I find disorder in my heart, in my family; but the everlasting Covenant, that's ordered in all things; yea, and that's sure: alack, there's no surenesse here in these things, I can be sure of nothing here, especially in these times, we know that </w:t>
      </w:r>
      <w:r>
        <w:rPr>
          <w:rStyle w:val="1111"/>
        </w:rPr>
        <w:t xml:space="preserve">a man can be sure of little that he hath, who can be sure of his estate? perhaps some of you here that have lived well and comfortably before, and all was well about you, and you thought your mountain was strong, but you see within a day or two all taken </w:t>
      </w:r>
      <w:r/>
    </w:p>
    <w:p>
      <w:pPr>
        <w:pStyle w:val="1132"/>
        <w:pBdr/>
        <w:spacing/>
        <w:ind/>
        <w:rPr/>
      </w:pPr>
      <w:r/>
      <w:bookmarkStart w:id="133" w:name="anchor-139"/>
      <w:r/>
      <w:bookmarkEnd w:id="133"/>
      <w:r>
        <w:rPr>
          <w:rStyle w:val="1111"/>
        </w:rPr>
        <w:t xml:space="preserve">Page</w:t>
      </w:r>
      <w:r>
        <w:rPr>
          <w:rStyle w:val="1111"/>
        </w:rPr>
        <w:t xml:space="preserve"> 63</w:t>
      </w:r>
      <w:r/>
    </w:p>
    <w:p>
      <w:pPr>
        <w:pStyle w:val="1132"/>
        <w:pBdr/>
        <w:spacing/>
        <w:ind/>
        <w:rPr/>
      </w:pPr>
      <w:r/>
      <w:bookmarkStart w:id="134" w:name="anchor-140"/>
      <w:r/>
      <w:bookmarkEnd w:id="134"/>
      <w:r>
        <w:rPr>
          <w:rStyle w:val="1111"/>
        </w:rPr>
        <w:t xml:space="preserve">away from you, so that there is no surenesse in the things of this world: But saith he the Covenant is sure, what I venture to Sea thats not sure, but here's an assurance Offiice indeed, here's a great assurance Office for th</w:t>
      </w:r>
      <w:r>
        <w:rPr>
          <w:rStyle w:val="1111"/>
        </w:rPr>
        <w:t xml:space="preserve">e Saints, and they are not at charge, but only the exercising of Grace, for they may go to this Assurance Office to assure every thing that they venture, either to have the thing it self, or be paid for it: In an assurance Office you cannot be assured to h</w:t>
      </w:r>
      <w:r>
        <w:rPr>
          <w:rStyle w:val="1111"/>
        </w:rPr>
        <w:t xml:space="preserve">ave the very goods come in that you insured, but if they be lost the Insurers do ingage themselves to make it good to you. And this Covenant of grace that God hath made with his people, it is Gods Assurance Office, and the Saints in all their fears may an</w:t>
      </w:r>
      <w:r>
        <w:rPr>
          <w:rStyle w:val="1111"/>
        </w:rPr>
        <w:t xml:space="preserve">d ought to go to the Covenant to assure all things to them, to assure their estates and assure their lives. You will say, how are they sure, their lives and estates go as well as others? But God ingages himself to make up all: And then mark what follows, </w:t>
      </w:r>
      <w:r>
        <w:rPr>
          <w:rStyle w:val="1111"/>
        </w:rPr>
        <w:t xml:space="preserve">This is all my Salvation,</w:t>
      </w:r>
      <w:r>
        <w:rPr>
          <w:rStyle w:val="1111"/>
        </w:rPr>
        <w:t xml:space="preserve"> Why </w:t>
      </w:r>
      <w:r>
        <w:rPr>
          <w:rStyle w:val="1111"/>
        </w:rPr>
        <w:t xml:space="preserve">David</w:t>
      </w:r>
      <w:r>
        <w:rPr>
          <w:rStyle w:val="1111"/>
        </w:rPr>
        <w:t xml:space="preserve"> wilt thou not have salvation from thine enemies and outward dangers, from </w:t>
      </w:r>
      <w:r>
        <w:rPr>
          <w:rStyle w:val="1111"/>
        </w:rPr>
        <w:t xml:space="preserve">pestilence and plague? The frame of his spirit is quieted, as if he should say, if that Salvation comes, wel and good, I shall praise God for it, but that that I have in the Covenant, that's my salvation, I look upon that as enough: Yea and then further, </w:t>
      </w:r>
      <w:r>
        <w:rPr>
          <w:rStyle w:val="1111"/>
        </w:rPr>
        <w:t xml:space="preserve">This is all my salvation, and all my desire,</w:t>
      </w:r>
      <w:r>
        <w:rPr>
          <w:rStyle w:val="1111"/>
        </w:rPr>
        <w:t xml:space="preserve"> Why </w:t>
      </w:r>
      <w:r>
        <w:rPr>
          <w:rStyle w:val="1111"/>
        </w:rPr>
        <w:t xml:space="preserve">David</w:t>
      </w:r>
      <w:r>
        <w:rPr>
          <w:rStyle w:val="1111"/>
        </w:rPr>
        <w:t xml:space="preserve"> is t</w:t>
      </w:r>
      <w:r>
        <w:rPr>
          <w:rStyle w:val="1111"/>
        </w:rPr>
        <w:t xml:space="preserve">here not something else that thou wouldest have besides this Covenant? No saith he, it is all involved in this. Now surely those men or women must needs live contented lives that have all their desires; now saith the holy man here, this is all my desire, </w:t>
      </w:r>
      <w:r>
        <w:rPr>
          <w:rStyle w:val="1111"/>
        </w:rPr>
        <w:t xml:space="preserve">And though he make it not to grow.</w:t>
      </w:r>
      <w:r>
        <w:rPr>
          <w:rStyle w:val="1111"/>
        </w:rPr>
        <w:t xml:space="preserve"> But for all this Covenant perhaps you will not prosper in the world as other men do, true, but I am at a point for that: Though God doth not make my house to grow, I have all my desires.</w:t>
      </w:r>
      <w:r/>
    </w:p>
    <w:p>
      <w:pPr>
        <w:pStyle w:val="1132"/>
        <w:pBdr/>
        <w:spacing/>
        <w:ind/>
        <w:rPr/>
      </w:pPr>
      <w:r/>
      <w:bookmarkStart w:id="135" w:name="W64-64-article_2"/>
      <w:r/>
      <w:bookmarkEnd w:id="135"/>
      <w:r>
        <w:rPr>
          <w:rStyle w:val="1111"/>
        </w:rPr>
        <w:t xml:space="preserve">Thus you see how a godly heart finds contentment in the Covenant, many of you speak of the Covenant of God, and of the Covenant of grace, but have you found it so effectual t</w:t>
      </w:r>
      <w:r>
        <w:rPr>
          <w:rStyle w:val="1111"/>
        </w:rPr>
        <w:t xml:space="preserve">o your souls? have you suckt this sweetnesse from the Covenant and content to your hearts in your sad conditions? It's a speciall sign of the truth of grace in any soul, that when any affliction doth befal him, in a kind of natural way he doth presently </w:t>
      </w:r>
      <w:r/>
    </w:p>
    <w:p>
      <w:pPr>
        <w:pStyle w:val="1132"/>
        <w:pBdr/>
        <w:spacing/>
        <w:ind/>
        <w:rPr/>
      </w:pPr>
      <w:r/>
      <w:bookmarkStart w:id="135" w:name="anchor-141"/>
      <w:r/>
      <w:bookmarkEnd w:id="135"/>
      <w:r>
        <w:rPr>
          <w:rStyle w:val="1111"/>
        </w:rPr>
        <w:t xml:space="preserve">Page</w:t>
      </w:r>
      <w:r>
        <w:rPr>
          <w:rStyle w:val="1111"/>
        </w:rPr>
        <w:t xml:space="preserve"> 64</w:t>
      </w:r>
      <w:r/>
    </w:p>
    <w:p>
      <w:pPr>
        <w:pStyle w:val="1132"/>
        <w:pBdr/>
        <w:spacing/>
        <w:ind/>
        <w:rPr/>
      </w:pPr>
      <w:r/>
      <w:bookmarkStart w:id="136" w:name="anchor-142"/>
      <w:r/>
      <w:bookmarkEnd w:id="136"/>
      <w:r>
        <w:rPr>
          <w:rStyle w:val="1111"/>
        </w:rPr>
        <w:t xml:space="preserve">repair to the Coven</w:t>
      </w:r>
      <w:r>
        <w:rPr>
          <w:rStyle w:val="1111"/>
        </w:rPr>
        <w:t xml:space="preserve">ant; just as a Child as soon as ever it is in danger, you shall not need to tell him and say, when you are in danger you must go to your father or mother, nature tels him so: so it is with a gracious heart, as soon as it is in any trouble or affliction the</w:t>
      </w:r>
      <w:r>
        <w:rPr>
          <w:rStyle w:val="1111"/>
        </w:rPr>
        <w:t xml:space="preserve">re is a new nature that doth carry him to the Covenant presently, and there it finds ease and rest: and if you find that your hearts do thus work, presently to be runing to the Covenant, it is an excellent sign of the truth of grace: thats for the general.</w:t>
      </w:r>
      <w:r/>
    </w:p>
    <w:p>
      <w:pPr>
        <w:pStyle w:val="1132"/>
        <w:pBdr/>
        <w:spacing/>
        <w:ind/>
        <w:rPr/>
      </w:pPr>
      <w:r/>
      <w:bookmarkStart w:id="137" w:name="W65-65-article_2"/>
      <w:r/>
      <w:bookmarkEnd w:id="137"/>
      <w:r>
        <w:rPr>
          <w:rStyle w:val="1111"/>
        </w:rPr>
        <w:t xml:space="preserve">But now for particular promises in the Covenant of grace. A gracious heart looks upon every promise as comming from the Root of the great Covenant of grace in Christ. Other men look upon some particular promises, that </w:t>
      </w:r>
      <w:r>
        <w:rPr>
          <w:rStyle w:val="1111"/>
        </w:rPr>
        <w:t xml:space="preserve">God will help them in straights, and keep them and the like; but they look not upon the conection of such particular promises, to the root, the Covenant of grace: Now Christians do misse of a great deal of comfort they might have, from the particular promi</w:t>
      </w:r>
      <w:r>
        <w:rPr>
          <w:rStyle w:val="1111"/>
        </w:rPr>
        <w:t xml:space="preserve">ses in the Gospel, if they'd look upon their conectiō to the root, the great Covenant that God hath made with them in Christ. Now I remember I spoke a little about that, that in outward promises in the time of the Law, they might rest more upon them tha</w:t>
      </w:r>
      <w:r>
        <w:rPr>
          <w:rStyle w:val="1111"/>
        </w:rPr>
        <w:t xml:space="preserve">n we can in the time of the Gospel. I gave you the reason why we that live in the time of the Gospel cannot rest so fully, for a litteral performance of outward promises that we meet withall in the old-Testament, as they might in the time of the Law: for t</w:t>
      </w:r>
      <w:r>
        <w:rPr>
          <w:rStyle w:val="1111"/>
        </w:rPr>
        <w:t xml:space="preserve">here was a special Covenant, that God pleased to call a New Covenant by way of distinction from the other Covenant that is made with us in Christ for eternal life: And so even the Law was given to them in a more peculier way for an external Covenant of out</w:t>
      </w:r>
      <w:r>
        <w:rPr>
          <w:rStyle w:val="1111"/>
        </w:rPr>
        <w:t xml:space="preserve">ward blessings in the land of Canaan; and so God did deal with them in a more external covenant than he doth now with his people. Yet godlinesse, hath the promise of this life, and that which is to come. We may make use of the promises for this life, but y</w:t>
      </w:r>
      <w:r>
        <w:rPr>
          <w:rStyle w:val="1111"/>
        </w:rPr>
        <w:t xml:space="preserve">et not so much to rest upon the litteral performance of them as they might; but that God will make them good some way or other, in a spiritual way, if not in an outward way. We must lay no more upon outward promises than this, and therefore if we will lay </w:t>
      </w:r>
      <w:r/>
    </w:p>
    <w:p>
      <w:pPr>
        <w:pStyle w:val="1132"/>
        <w:pBdr/>
        <w:spacing/>
        <w:ind/>
        <w:rPr/>
      </w:pPr>
      <w:r/>
      <w:bookmarkStart w:id="137" w:name="anchor-143"/>
      <w:r/>
      <w:bookmarkEnd w:id="137"/>
      <w:r>
        <w:rPr>
          <w:rStyle w:val="1111"/>
        </w:rPr>
        <w:t xml:space="preserve">Page</w:t>
      </w:r>
      <w:r>
        <w:rPr>
          <w:rStyle w:val="1111"/>
        </w:rPr>
        <w:t xml:space="preserve"> 65</w:t>
      </w:r>
      <w:r/>
    </w:p>
    <w:p>
      <w:pPr>
        <w:pStyle w:val="1132"/>
        <w:pBdr/>
        <w:spacing/>
        <w:ind/>
        <w:rPr/>
      </w:pPr>
      <w:r/>
      <w:bookmarkStart w:id="138" w:name="anchor-144"/>
      <w:r/>
      <w:bookmarkEnd w:id="138"/>
      <w:r>
        <w:rPr>
          <w:rStyle w:val="1111"/>
        </w:rPr>
        <w:t xml:space="preserve">more, </w:t>
      </w:r>
      <w:r>
        <w:rPr>
          <w:rStyle w:val="1111"/>
        </w:rPr>
        <w:t xml:space="preserve">we make the promise to bear more than it will bear out. For to give some instance; to beleeve fully and confidently, that the Plague shall not come nigh such a house (I say) it is to lay more upon such a promise than it will bear. I opened that promise in </w:t>
      </w:r>
      <w:r>
        <w:rPr>
          <w:rStyle w:val="1111"/>
        </w:rPr>
        <w:t xml:space="preserve">Psal.</w:t>
      </w:r>
      <w:r>
        <w:rPr>
          <w:rStyle w:val="1111"/>
        </w:rPr>
        <w:t xml:space="preserve"> 91. now if I had lived in the time of the Law, perhaps I might have bee</w:t>
      </w:r>
      <w:r>
        <w:rPr>
          <w:rStyle w:val="1111"/>
        </w:rPr>
        <w:t xml:space="preserve">n somewhat more confident of the litteral performance of the promise, than I can now in the time of the Gospel; the promise now bears no more than this, that God hath a special protection over his people, and that he will deliver them from the evil of such</w:t>
      </w:r>
      <w:r>
        <w:rPr>
          <w:rStyle w:val="1111"/>
        </w:rPr>
        <w:t xml:space="preserve"> an affliction; and if he doth bring such an affliction it is more than an ordinary providence, it is some special providence that God hath in it. I had thought to have given you divers promises for the contentment of the heart in the time of affliction. </w:t>
      </w:r>
      <w:r>
        <w:rPr>
          <w:rStyle w:val="1111"/>
        </w:rPr>
        <w:t xml:space="preserve">Isa.</w:t>
      </w:r>
      <w:r>
        <w:rPr>
          <w:rStyle w:val="1111"/>
        </w:rPr>
        <w:t xml:space="preserve"> 43.2. </w:t>
      </w:r>
      <w:r>
        <w:rPr>
          <w:rStyle w:val="1111"/>
        </w:rPr>
        <w:t xml:space="preserve">When thou passest through the waters I will be with thee, and through the rivers they shall not over-flow thee; when thou walkest through the fire thou shalt not be burnt, neither shall the flame kindle upon thee.</w:t>
      </w:r>
      <w:r>
        <w:rPr>
          <w:rStyle w:val="1111"/>
        </w:rPr>
        <w:t xml:space="preserve"> Certainly though this promise was made in the time of the law, yet it will be made good to all the Saints now, one way or other, either in the letter or some other waies. For so we find it plainly, that promise that was made to </w:t>
      </w:r>
      <w:r>
        <w:rPr>
          <w:rStyle w:val="1111"/>
        </w:rPr>
        <w:t xml:space="preserve">Joshua, I will not fail thee nor forsake thee, Josh.</w:t>
      </w:r>
      <w:r>
        <w:rPr>
          <w:rStyle w:val="1111"/>
        </w:rPr>
        <w:t xml:space="preserve"> 1.5. It's applied to the Christians in the time of the Gospel. So that here is the way of faith in bringing Contentment by the promises, that all the promises that ever were made to our forefathers, from the begi</w:t>
      </w:r>
      <w:r>
        <w:rPr>
          <w:rStyle w:val="1111"/>
        </w:rPr>
        <w:t xml:space="preserve">nning of the world, the Saints of God have an interest in them, they are their inheritances, and so goes on from one generation to another, and by that they come to have Contentment, because they do inherit all the promises made in all the book of God, So </w:t>
      </w:r>
      <w:r>
        <w:rPr>
          <w:rStyle w:val="1111"/>
        </w:rPr>
        <w:t xml:space="preserve">Heb.</w:t>
      </w:r>
      <w:r>
        <w:rPr>
          <w:rStyle w:val="1111"/>
        </w:rPr>
        <w:t xml:space="preserve"> 13.5. shews plainly, that it is our inheritance, and we do not inherit less now than they did in </w:t>
      </w:r>
      <w:r>
        <w:rPr>
          <w:rStyle w:val="1111"/>
        </w:rPr>
        <w:t xml:space="preserve">Joshuas</w:t>
      </w:r>
      <w:r>
        <w:rPr>
          <w:rStyle w:val="1111"/>
        </w:rPr>
        <w:t xml:space="preserve"> time, but we inherit more; for you shall find in that place of the </w:t>
      </w:r>
      <w:r>
        <w:rPr>
          <w:rStyle w:val="1111"/>
        </w:rPr>
        <w:t xml:space="preserve">Hebrews</w:t>
      </w:r>
      <w:r>
        <w:rPr>
          <w:rStyle w:val="1111"/>
        </w:rPr>
        <w:t xml:space="preserve"> there is more said than is to </w:t>
      </w:r>
      <w:r>
        <w:rPr>
          <w:rStyle w:val="1111"/>
        </w:rPr>
        <w:t xml:space="preserve">Joshua</w:t>
      </w:r>
      <w:r>
        <w:rPr>
          <w:rStyle w:val="1111"/>
        </w:rPr>
        <w:t xml:space="preserve">; to </w:t>
      </w:r>
      <w:r>
        <w:rPr>
          <w:rStyle w:val="1111"/>
        </w:rPr>
        <w:t xml:space="preserve">Joshua</w:t>
      </w:r>
      <w:r>
        <w:rPr>
          <w:rStyle w:val="1111"/>
        </w:rPr>
        <w:t xml:space="preserve"> God saith, He will not leave him nor forsake him; now in that place in the </w:t>
      </w:r>
      <w:r>
        <w:rPr>
          <w:rStyle w:val="1111"/>
        </w:rPr>
        <w:t xml:space="preserve">Hebrewes</w:t>
      </w:r>
      <w:r>
        <w:rPr>
          <w:rStyle w:val="1111"/>
        </w:rPr>
        <w:t xml:space="preserve"> in the </w:t>
      </w:r>
      <w:r>
        <w:rPr>
          <w:rStyle w:val="1111"/>
        </w:rPr>
        <w:t xml:space="preserve">Greek</w:t>
      </w:r>
      <w:r>
        <w:rPr>
          <w:rStyle w:val="1111"/>
        </w:rPr>
        <w:t xml:space="preserve"> there's five negatives, </w:t>
      </w:r>
      <w:r>
        <w:rPr>
          <w:rStyle w:val="1111"/>
        </w:rPr>
        <w:t xml:space="preserve">I will not, not, not, not, not</w:t>
      </w:r>
      <w:r>
        <w:rPr>
          <w:rStyle w:val="1111"/>
        </w:rPr>
        <w:t xml:space="preserve"> again, there is the elegancy of it very much, in the </w:t>
      </w:r>
      <w:r>
        <w:rPr>
          <w:rStyle w:val="1111"/>
        </w:rPr>
        <w:t xml:space="preserve">Greek</w:t>
      </w:r>
      <w:r>
        <w:rPr>
          <w:rStyle w:val="1111"/>
        </w:rPr>
        <w:t xml:space="preserve"> (I say) there is five negatives in that little sentence; as if God should say, I will not leave you, no I will not, I will not, I will not, </w:t>
      </w:r>
      <w:r/>
    </w:p>
    <w:p>
      <w:pPr>
        <w:pStyle w:val="1132"/>
        <w:pBdr/>
        <w:spacing/>
        <w:ind/>
        <w:rPr/>
      </w:pPr>
      <w:r/>
      <w:bookmarkStart w:id="139" w:name="anchor-145"/>
      <w:r/>
      <w:bookmarkEnd w:id="139"/>
      <w:r>
        <w:rPr>
          <w:rStyle w:val="1111"/>
        </w:rPr>
        <w:t xml:space="preserve">Page</w:t>
      </w:r>
      <w:r>
        <w:rPr>
          <w:rStyle w:val="1111"/>
        </w:rPr>
        <w:t xml:space="preserve"> 66</w:t>
      </w:r>
      <w:r/>
    </w:p>
    <w:p>
      <w:pPr>
        <w:pStyle w:val="1132"/>
        <w:pBdr/>
        <w:spacing/>
        <w:ind/>
        <w:rPr/>
      </w:pPr>
      <w:r/>
      <w:bookmarkStart w:id="140" w:name="anchor-146"/>
      <w:r/>
      <w:bookmarkEnd w:id="140"/>
      <w:r>
        <w:rPr>
          <w:rStyle w:val="1111"/>
        </w:rPr>
        <w:t xml:space="preserve">with such earnestnesse five times together: So that we have not only the same promises that they had, but we have them more inlarged and more full, though still not so much in the litteral sense, for that indeed is the least part of the promise, In </w:t>
      </w:r>
      <w:r>
        <w:rPr>
          <w:rStyle w:val="1111"/>
        </w:rPr>
        <w:t xml:space="preserve">Esa.</w:t>
      </w:r>
      <w:r>
        <w:rPr>
          <w:rStyle w:val="1111"/>
        </w:rPr>
        <w:t xml:space="preserve"> 54.17. there God made a promise, </w:t>
      </w:r>
      <w:r>
        <w:rPr>
          <w:rStyle w:val="1111"/>
        </w:rPr>
        <w:t xml:space="preserve">That no weapon formed against his people should prosper, and every tongue that shall rise against them in judgment thou shalt condemne,</w:t>
      </w:r>
      <w:r>
        <w:rPr>
          <w:rStyle w:val="1111"/>
        </w:rPr>
        <w:t xml:space="preserve"> (and mark what follows) </w:t>
      </w:r>
      <w:r>
        <w:rPr>
          <w:rStyle w:val="1111"/>
        </w:rPr>
        <w:t xml:space="preserve">This is the heritage of the servants of the Lord, and their righteousness is of me saith the Lord</w:t>
      </w:r>
      <w:r>
        <w:rPr>
          <w:rStyle w:val="1111"/>
        </w:rPr>
        <w:t xml:space="preserve">: this is a good promise for a souldier, though still not to lay to much upon the litteral sense: True, it holds forth thus much, that Gods protection is in a special manner over souldiers that are godly, </w:t>
      </w:r>
      <w:r>
        <w:rPr>
          <w:rStyle w:val="1111"/>
        </w:rPr>
        <w:t xml:space="preserve">And every tongue that shall rise against thee in judgment thou shalt condemne</w:t>
      </w:r>
      <w:r>
        <w:rPr>
          <w:rStyle w:val="1111"/>
        </w:rPr>
        <w:t xml:space="preserve">: and this is against false witnesse too:</w:t>
      </w:r>
      <w:r>
        <w:rPr>
          <w:rStyle w:val="1111"/>
        </w:rPr>
        <w:t xml:space="preserve"> Oh you, that your friends never left you any thing, you wil say, my friends died and left not me a great, but I thank God, God hath provided for me; But though thy father or mother died and left thee no heritage, yet thou hast a heritage in the promise, </w:t>
      </w:r>
      <w:r>
        <w:rPr>
          <w:rStyle w:val="1111"/>
        </w:rPr>
        <w:t xml:space="preserve">This is their heritage.</w:t>
      </w:r>
      <w:r>
        <w:rPr>
          <w:rStyle w:val="1111"/>
        </w:rPr>
        <w:t xml:space="preserve"> So that there's no godly man or woman, but is a great heir. Therefore when thou lookest into the Book of God and findest any promise there, thou mayest make that thine own. Just as</w:t>
      </w:r>
      <w:r>
        <w:rPr>
          <w:rStyle w:val="1111"/>
        </w:rPr>
        <w:t xml:space="preserve"> an heir that rides over divers fields and meadows, saith he, this meadow is my heritage, and this corn-field is my heritage; and then he sees a fair house, and saith he, this fair house is my heritage; and he looks upon them with another manner of eye tha</w:t>
      </w:r>
      <w:r>
        <w:rPr>
          <w:rStyle w:val="1111"/>
        </w:rPr>
        <w:t xml:space="preserve">n a stranger that shall ride over those fields. So a carnal heart reades the promises, and reades them but meerly as stories, not that they have any great intrest in them: But a godly man every time he reades the Scriptures (remember this note when you ar</w:t>
      </w:r>
      <w:r>
        <w:rPr>
          <w:rStyle w:val="1111"/>
        </w:rPr>
        <w:t xml:space="preserve">e reading the Scripture) and there meeteth with a promise, he ought to lay his hand upon it and say, this is a part of my heritage, it's mine, and I am to live upon it, and this will make you to be Contented. Here's a mysterious way of Contentment, So in </w:t>
      </w:r>
      <w:r>
        <w:rPr>
          <w:rStyle w:val="1111"/>
        </w:rPr>
        <w:t xml:space="preserve">Psal.</w:t>
      </w:r>
      <w:r>
        <w:rPr>
          <w:rStyle w:val="1111"/>
        </w:rPr>
        <w:t xml:space="preserve"> 34.10. and 37.6. there's divers other promises that brings Contentment. In </w:t>
      </w:r>
      <w:r>
        <w:rPr>
          <w:rStyle w:val="1111"/>
        </w:rPr>
        <w:t xml:space="preserve">Isa.</w:t>
      </w:r>
      <w:r>
        <w:rPr>
          <w:rStyle w:val="1111"/>
        </w:rPr>
        <w:t xml:space="preserve"> 58.10. And thus much for the Mysterie of Contentment by way of the Covenant.</w:t>
      </w:r>
      <w:r/>
    </w:p>
    <w:p>
      <w:pPr>
        <w:pStyle w:val="1132"/>
        <w:pBdr/>
        <w:spacing/>
        <w:ind/>
        <w:rPr/>
      </w:pPr>
      <w:r/>
      <w:bookmarkStart w:id="141" w:name="W67-67-article_2"/>
      <w:r/>
      <w:bookmarkEnd w:id="141"/>
      <w:r>
        <w:rPr>
          <w:rStyle w:val="1111"/>
        </w:rPr>
        <w:t xml:space="preserve">There is two or three things more that shew how a godly </w:t>
      </w:r>
      <w:r/>
    </w:p>
    <w:p>
      <w:pPr>
        <w:pStyle w:val="1132"/>
        <w:pBdr/>
        <w:spacing/>
        <w:ind/>
        <w:rPr/>
      </w:pPr>
      <w:r/>
      <w:bookmarkStart w:id="141" w:name="anchor-147"/>
      <w:r/>
      <w:bookmarkEnd w:id="141"/>
      <w:r>
        <w:rPr>
          <w:rStyle w:val="1111"/>
        </w:rPr>
        <w:t xml:space="preserve">Page</w:t>
      </w:r>
      <w:r>
        <w:rPr>
          <w:rStyle w:val="1111"/>
        </w:rPr>
        <w:t xml:space="preserve"> 67</w:t>
      </w:r>
      <w:r/>
    </w:p>
    <w:p>
      <w:pPr>
        <w:pStyle w:val="1132"/>
        <w:pBdr/>
        <w:spacing/>
        <w:ind/>
        <w:rPr/>
      </w:pPr>
      <w:r/>
      <w:bookmarkStart w:id="142" w:name="anchor-148"/>
      <w:r/>
      <w:bookmarkEnd w:id="142"/>
      <w:r>
        <w:rPr>
          <w:rStyle w:val="1111"/>
        </w:rPr>
        <w:t xml:space="preserve">man, hath Contentment after another kind of way than any Carnall heart in the world hath, it's a mysterious way, as thus.</w:t>
      </w:r>
      <w:r/>
    </w:p>
    <w:p>
      <w:pPr>
        <w:pStyle w:val="1132"/>
        <w:pBdr/>
        <w:spacing/>
        <w:ind/>
        <w:rPr/>
      </w:pPr>
      <w:r/>
      <w:bookmarkStart w:id="143" w:name="W68-68-article_2"/>
      <w:r/>
      <w:bookmarkEnd w:id="143"/>
      <w:r>
        <w:rPr>
          <w:rStyle w:val="1111"/>
        </w:rPr>
        <w:t xml:space="preserve">He hath Contentment by realizing the glorious things of heaven to him,</w:t>
      </w:r>
      <w:r>
        <w:rPr>
          <w:rStyle w:val="1111"/>
        </w:rPr>
        <w:t xml:space="preserve"> he hath the Kingdom of heaven as present, and the glory that is to come, by faith he makes it as present. S</w:t>
      </w:r>
      <w:r>
        <w:rPr>
          <w:rStyle w:val="1111"/>
        </w:rPr>
        <w:t xml:space="preserve">o the Martyrs they had Contentment in their sufferings, for said some of them, though we have but a hard breakfast, yet we shall have a good dinner, we shall presently be in heaven; do but shut your eyes (saith one) and you shall be in heaven presently. 2 </w:t>
      </w:r>
      <w:r>
        <w:rPr>
          <w:rStyle w:val="1111"/>
        </w:rPr>
        <w:t xml:space="preserve">Cor.</w:t>
      </w:r>
      <w:r>
        <w:rPr>
          <w:rStyle w:val="1111"/>
        </w:rPr>
        <w:t xml:space="preserve"> 4.16. </w:t>
      </w:r>
      <w:r>
        <w:rPr>
          <w:rStyle w:val="1111"/>
        </w:rPr>
        <w:t xml:space="preserve">We faint not</w:t>
      </w:r>
      <w:r>
        <w:rPr>
          <w:rStyle w:val="1111"/>
        </w:rPr>
        <w:t xml:space="preserve"> (saith the Apostle) Why? </w:t>
      </w:r>
      <w:r>
        <w:rPr>
          <w:rStyle w:val="1111"/>
        </w:rPr>
        <w:t xml:space="preserve">Because these light afflictions that are but for a moment, worketh for us a far more exceeding and eternal weight of glory.</w:t>
      </w:r>
      <w:r>
        <w:rPr>
          <w:rStyle w:val="1111"/>
        </w:rPr>
        <w:t xml:space="preserve"> They see heaven before them and that contents them. You Marriners when you can see the haven before you, though you were mightily troubled before you cou</w:t>
      </w:r>
      <w:r>
        <w:rPr>
          <w:rStyle w:val="1111"/>
        </w:rPr>
        <w:t xml:space="preserve">ld see any land, yet when you come nigh the shore and can see such a land-mark, that contents you exceedingly: a godly man in the middest of the waves and storms that he meets withall, he can see the glory of heaven before him and so contents himself; one</w:t>
      </w:r>
      <w:r>
        <w:rPr>
          <w:rStyle w:val="1111"/>
        </w:rPr>
        <w:t xml:space="preserve"> drop of the sweetnesse of heaven is enough to take away all the sower and bitter of all the afflictions in the world: Indeed here we know that one drop of sower, or one drop of gall will make bitter a great deal of honey, put a spoonfull of sugar into a </w:t>
      </w:r>
      <w:r>
        <w:rPr>
          <w:rStyle w:val="1111"/>
        </w:rPr>
        <w:t xml:space="preserve">cup of gall or wormwood, that will not sweeten it, but if you put a spoonful of gall into a cup of sugar it will imbitter that; now its otherwise in heaven, one drop of sweet will sweeten a great deal of sower affliction, but a great deal of sower and gall</w:t>
      </w:r>
      <w:r>
        <w:rPr>
          <w:rStyle w:val="1111"/>
        </w:rPr>
        <w:t xml:space="preserve"> will not imbitter a soul that sees the glory of heaven that is to come: now a Carnal heart hath no Contentment but from what he sees before him in this world but a godly heart hath Contentment from that that he sees laid up for him in the highest heavens.</w:t>
      </w:r>
      <w:r/>
    </w:p>
    <w:p>
      <w:pPr>
        <w:pStyle w:val="1132"/>
        <w:pBdr/>
        <w:spacing/>
        <w:ind/>
        <w:rPr/>
      </w:pPr>
      <w:r/>
      <w:bookmarkStart w:id="143" w:name="W68-68-article_3"/>
      <w:r/>
      <w:bookmarkEnd w:id="143"/>
      <w:r>
        <w:rPr>
          <w:rStyle w:val="1111"/>
        </w:rPr>
        <w:t xml:space="preserve">The last thing that I would name is this, </w:t>
      </w:r>
      <w:r>
        <w:rPr>
          <w:rStyle w:val="1111"/>
        </w:rPr>
        <w:t xml:space="preserve">A godly man hath Contentment by opening and letting out of his heart to God,</w:t>
      </w:r>
      <w:r>
        <w:rPr>
          <w:rStyle w:val="1111"/>
        </w:rPr>
        <w:t xml:space="preserve"> other men or women they are discontented, but how do they help themselves? by rayling, by ill language, such a one crosses them, and they have no way to help themselves but by railing and by bitter words, and so they ease themselves that way when they </w:t>
      </w:r>
      <w:r/>
    </w:p>
    <w:p>
      <w:pPr>
        <w:pStyle w:val="1132"/>
        <w:pBdr/>
        <w:spacing/>
        <w:ind/>
        <w:rPr/>
      </w:pPr>
      <w:r/>
      <w:bookmarkStart w:id="143" w:name="anchor-149"/>
      <w:r/>
      <w:bookmarkEnd w:id="143"/>
      <w:r>
        <w:rPr>
          <w:rStyle w:val="1111"/>
        </w:rPr>
        <w:t xml:space="preserve">Page</w:t>
      </w:r>
      <w:r>
        <w:rPr>
          <w:rStyle w:val="1111"/>
        </w:rPr>
        <w:t xml:space="preserve"> 68</w:t>
      </w:r>
      <w:r/>
    </w:p>
    <w:p>
      <w:pPr>
        <w:pStyle w:val="1132"/>
        <w:pBdr/>
        <w:spacing/>
        <w:ind/>
        <w:rPr/>
      </w:pPr>
      <w:r/>
      <w:bookmarkStart w:id="144" w:name="anchor-150"/>
      <w:r/>
      <w:bookmarkEnd w:id="144"/>
      <w:r>
        <w:rPr>
          <w:rStyle w:val="1111"/>
        </w:rPr>
        <w:t xml:space="preserve">are angry, but a godly man when he is crost, how doth he ease himself? he is sensible of his crosse</w:t>
      </w:r>
      <w:r>
        <w:rPr>
          <w:rStyle w:val="1111"/>
        </w:rPr>
        <w:t xml:space="preserve"> as well as you, and he goes to God in prayer, and there opens his heart to God, and lets out his sorrows and fears, and then can come away with a joyful countenance; now do you find that you can come away from prayer and not look sad? As it's said (in 1 </w:t>
      </w:r>
      <w:r>
        <w:rPr>
          <w:rStyle w:val="1111"/>
        </w:rPr>
        <w:t xml:space="preserve">Sam.</w:t>
      </w:r>
      <w:r>
        <w:rPr>
          <w:rStyle w:val="1111"/>
        </w:rPr>
        <w:t xml:space="preserve"> 1.18.) of </w:t>
      </w:r>
      <w:r>
        <w:rPr>
          <w:rStyle w:val="1111"/>
        </w:rPr>
        <w:t xml:space="preserve">Hannah,</w:t>
      </w:r>
      <w:r>
        <w:rPr>
          <w:rStyle w:val="1111"/>
        </w:rPr>
        <w:t xml:space="preserve"> that when she had been at prayer her countenance was no </w:t>
      </w:r>
      <w:r>
        <w:rPr>
          <w:rStyle w:val="1111"/>
        </w:rPr>
        <w:t xml:space="preserve">more sad, there she was comforted; and this is the right way of Contentment. Thus we have done with the Mysterie of Contentment. Now if you can but put these things together that we have spoken of, you may see fully what an Art Christian Contentment is; </w:t>
      </w:r>
      <w:r>
        <w:rPr>
          <w:rStyle w:val="1111"/>
        </w:rPr>
        <w:t xml:space="preserve">Paul</w:t>
      </w:r>
      <w:r>
        <w:rPr>
          <w:rStyle w:val="1111"/>
        </w:rPr>
        <w:t xml:space="preserve"> had need learn it; you see Contentment is not such a poor business as many make it, to say, you must be content &amp;c. But it is a great art and mysterie of godliness to be c</w:t>
      </w:r>
      <w:r>
        <w:rPr>
          <w:rStyle w:val="1111"/>
        </w:rPr>
        <w:t xml:space="preserve">ontented in the way of a Christian, and it will appear yet further to be a mysterie, when we come to the Third Head; and that's to shew what those lessons are that a gracious heart doth learn when it learns to be contented. I have learn'd to be Contented; </w:t>
      </w:r>
      <w:r>
        <w:rPr>
          <w:rStyle w:val="1111"/>
        </w:rPr>
        <w:t xml:space="preserve">Learn'd,</w:t>
      </w:r>
      <w:r>
        <w:rPr>
          <w:rStyle w:val="1111"/>
        </w:rPr>
        <w:t xml:space="preserve"> what lessons have you lern'd? As now a Scholer that hath great learning and understanding in Arts and Sciences, how did he begin it? he began (as we use to say) his A B C, and then afterwards he came to hi</w:t>
      </w:r>
      <w:r>
        <w:rPr>
          <w:rStyle w:val="1111"/>
        </w:rPr>
        <w:t xml:space="preserve">s Testament, and Bible, and Accidence, and so to his Gramer, and afterwards to his other books; so he learn'd one thing after another: So a Christian coming to Contentment is as a Scholer in Christs School, and there are divers lessons to teach the soul t</w:t>
      </w:r>
      <w:r>
        <w:rPr>
          <w:rStyle w:val="1111"/>
        </w:rPr>
        <w:t xml:space="preserve">o bring it to this learning: every godly man or woman is a scholer, it cannot be said of any Christian that he is illiterate, but he is litterate, a learned man, a learned woman: now the lessons that Christ teaches, to bring us to Contentment, are these:</w:t>
      </w:r>
      <w:r/>
    </w:p>
    <w:p>
      <w:pPr>
        <w:pStyle w:val="1132"/>
        <w:pBdr/>
        <w:spacing/>
        <w:ind/>
        <w:rPr/>
      </w:pPr>
      <w:r/>
      <w:bookmarkStart w:id="145" w:name="W69-69-article_2"/>
      <w:r/>
      <w:bookmarkEnd w:id="145"/>
      <w:r>
        <w:rPr>
          <w:rStyle w:val="1111"/>
        </w:rPr>
        <w:t xml:space="preserve">The First great Lesson is, The lesson of </w:t>
      </w:r>
      <w:r>
        <w:rPr>
          <w:rStyle w:val="1111"/>
        </w:rPr>
        <w:t xml:space="preserve">Self-denial</w:t>
      </w:r>
      <w:r>
        <w:rPr>
          <w:rStyle w:val="1111"/>
        </w:rPr>
        <w:t xml:space="preserve">: and though it be a great lesson and hard; as you know a child at first cries, It's hard. It's that that I remember </w:t>
      </w:r>
      <w:r>
        <w:rPr>
          <w:rStyle w:val="1111"/>
        </w:rPr>
        <w:t xml:space="preserve">Bradford</w:t>
      </w:r>
      <w:r>
        <w:rPr>
          <w:rStyle w:val="1111"/>
        </w:rPr>
        <w:t xml:space="preserve"> the Martyr saith, </w:t>
      </w:r>
      <w:r>
        <w:rPr>
          <w:rStyle w:val="1111"/>
        </w:rPr>
        <w:t xml:space="preserve">Whosoever hath not learned the lesson of the Cross, hath not learned his A B C in Christianity.</w:t>
      </w:r>
      <w:r>
        <w:rPr>
          <w:rStyle w:val="1111"/>
        </w:rPr>
        <w:t xml:space="preserve"> Here Christ begins with his Scholers, yea those in the lowest form must begin with this; if you mean to be Christian at all, you must buckle to this or you can never </w:t>
      </w:r>
      <w:r/>
    </w:p>
    <w:p>
      <w:pPr>
        <w:pStyle w:val="1132"/>
        <w:pBdr/>
        <w:spacing/>
        <w:ind/>
        <w:rPr/>
      </w:pPr>
      <w:r/>
      <w:bookmarkStart w:id="145" w:name="anchor-151"/>
      <w:r/>
      <w:bookmarkEnd w:id="145"/>
      <w:r>
        <w:rPr>
          <w:rStyle w:val="1111"/>
        </w:rPr>
        <w:t xml:space="preserve">Page</w:t>
      </w:r>
      <w:r>
        <w:rPr>
          <w:rStyle w:val="1111"/>
        </w:rPr>
        <w:t xml:space="preserve"> 69</w:t>
      </w:r>
      <w:r/>
    </w:p>
    <w:p>
      <w:pPr>
        <w:pStyle w:val="1132"/>
        <w:pBdr/>
        <w:spacing/>
        <w:ind/>
        <w:rPr/>
      </w:pPr>
      <w:r/>
      <w:bookmarkStart w:id="146" w:name="anchor-152"/>
      <w:r/>
      <w:bookmarkEnd w:id="146"/>
      <w:r>
        <w:rPr>
          <w:rStyle w:val="1111"/>
        </w:rPr>
        <w:t xml:space="preserve">be Christians: There is no</w:t>
      </w:r>
      <w:r>
        <w:rPr>
          <w:rStyle w:val="1111"/>
        </w:rPr>
        <w:t xml:space="preserve">ne can be a Scholler except he doth learn his A B C: so thou must learn the lesson of self-denial or thou canst never come to be a Scholler in Christs School, to be learned in this mystery of Contentment: That's the first lesson that Christ teaches any sou</w:t>
      </w:r>
      <w:r>
        <w:rPr>
          <w:rStyle w:val="1111"/>
        </w:rPr>
        <w:t xml:space="preserve">l: Oh self-denial that brings Contentment, that brings down and softens a mans heart; a thing (you know) that's soft if you strike upon it it makes no noise, but if you strike upon a hard thing it makes a noise; so the hearts of men that are full of thems</w:t>
      </w:r>
      <w:r>
        <w:rPr>
          <w:rStyle w:val="1111"/>
        </w:rPr>
        <w:t xml:space="preserve">elves, and hardened with self-love, if they have any stroak they make a noise, but a self-denying Christian yeilds to Gods hand, and makes no noise; as when you strike upon a woolsack it makes no noise because it yeilds to the stroke; So a self-denying hea</w:t>
      </w:r>
      <w:r>
        <w:rPr>
          <w:rStyle w:val="1111"/>
        </w:rPr>
        <w:t xml:space="preserve">rt yeilds to the stroke and thereby comes to this Contentment. Now in this lesson of self-denial there are divers things, I will not enter into the Doctrine of self-denial, but only shew you how Christ teaches self-denial, and how that brings Contentment.</w:t>
      </w:r>
      <w:r/>
    </w:p>
    <w:p>
      <w:pPr>
        <w:pStyle w:val="1132"/>
        <w:pBdr/>
        <w:spacing/>
        <w:ind/>
        <w:rPr/>
      </w:pPr>
      <w:r/>
      <w:bookmarkStart w:id="147" w:name="W70-70-article_2"/>
      <w:r/>
      <w:bookmarkEnd w:id="147"/>
      <w:r>
        <w:rPr>
          <w:rStyle w:val="1111"/>
        </w:rPr>
        <w:t xml:space="preserve">First, </w:t>
      </w:r>
      <w:r>
        <w:rPr>
          <w:rStyle w:val="1111"/>
        </w:rPr>
        <w:t xml:space="preserve">Such a one learns to know that he is nothing,</w:t>
      </w:r>
      <w:r>
        <w:rPr>
          <w:rStyle w:val="1111"/>
        </w:rPr>
        <w:t xml:space="preserve"> he comes to this, to be able to say, Well, I see I am noth</w:t>
      </w:r>
      <w:r>
        <w:rPr>
          <w:rStyle w:val="1111"/>
        </w:rPr>
        <w:t xml:space="preserve">ing in my self, now that man or woman which indeed knows that he or she is nothing, and hath learned it throughly will be able to bear any thing: The way to be able to bear any thing, it is to know our selves to be nothing in our selves. Saith God to us, </w:t>
      </w:r>
      <w:r>
        <w:rPr>
          <w:rStyle w:val="1111"/>
        </w:rPr>
        <w:t xml:space="preserve">Wilt thou set thine heart upon that which is nothing? Pro.</w:t>
      </w:r>
      <w:r>
        <w:rPr>
          <w:rStyle w:val="1111"/>
        </w:rPr>
        <w:t xml:space="preserve"> 23.5. speaking of riches; Why blessed God dost not thou do so? thou hast set thy heart upon us and yet we are n</w:t>
      </w:r>
      <w:r>
        <w:rPr>
          <w:rStyle w:val="1111"/>
        </w:rPr>
        <w:t xml:space="preserve">othing. God would not have us set our hearts upon riches because they are nothing, and yet God is pleased to set his heart upon us, and yet we are nothing, that's Gods grace, free grace, and therefore it's no great matter what I suffer for I am as nothing.</w:t>
      </w:r>
      <w:r/>
    </w:p>
    <w:p>
      <w:pPr>
        <w:pStyle w:val="1132"/>
        <w:pBdr/>
        <w:spacing/>
        <w:ind/>
        <w:rPr/>
      </w:pPr>
      <w:r/>
      <w:bookmarkStart w:id="147" w:name="W70-70-article_3"/>
      <w:r/>
      <w:bookmarkEnd w:id="147"/>
      <w:r>
        <w:rPr>
          <w:rStyle w:val="1111"/>
        </w:rPr>
        <w:t xml:space="preserve">Secondly, </w:t>
      </w:r>
      <w:r>
        <w:rPr>
          <w:rStyle w:val="1111"/>
        </w:rPr>
        <w:t xml:space="preserve">I deserve nothing.</w:t>
      </w:r>
      <w:r>
        <w:rPr>
          <w:rStyle w:val="1111"/>
        </w:rPr>
        <w:t xml:space="preserve"> I am nothing, and I deserve nothing: suppose I have not this and that that others have, I am sure I deserve nothing except it be Hell: you will answer any of your servants so that is not content, I marvell </w:t>
      </w:r>
      <w:r>
        <w:rPr>
          <w:rStyle w:val="1111"/>
        </w:rPr>
        <w:t xml:space="preserve">what you deserve? or your children, Do you deserve it that you are so eager upon it? you think to stop their mouthes thus; so we may easily stop our own mouthes, we deserve nothing, and therefore why should we be impatient if we have not what we desire, </w:t>
      </w:r>
      <w:r/>
    </w:p>
    <w:p>
      <w:pPr>
        <w:pStyle w:val="1132"/>
        <w:pBdr/>
        <w:spacing/>
        <w:ind/>
        <w:rPr/>
      </w:pPr>
      <w:r/>
      <w:bookmarkStart w:id="147" w:name="anchor-153"/>
      <w:r/>
      <w:bookmarkEnd w:id="147"/>
      <w:r>
        <w:rPr>
          <w:rStyle w:val="1111"/>
        </w:rPr>
        <w:t xml:space="preserve">Page</w:t>
      </w:r>
      <w:r>
        <w:rPr>
          <w:rStyle w:val="1111"/>
        </w:rPr>
        <w:t xml:space="preserve"> 70</w:t>
      </w:r>
      <w:r/>
    </w:p>
    <w:p>
      <w:pPr>
        <w:pStyle w:val="1132"/>
        <w:pBdr/>
        <w:spacing/>
        <w:ind/>
        <w:rPr/>
      </w:pPr>
      <w:r/>
      <w:bookmarkStart w:id="148" w:name="anchor-154"/>
      <w:r/>
      <w:bookmarkEnd w:id="148"/>
      <w:r>
        <w:rPr>
          <w:rStyle w:val="1111"/>
        </w:rPr>
        <w:t xml:space="preserve">if we had deserved any thing, we might hav</w:t>
      </w:r>
      <w:r>
        <w:rPr>
          <w:rStyle w:val="1111"/>
        </w:rPr>
        <w:t xml:space="preserve">e some trouble of spirit, as a man that hath deserved well of the State, or of his friends and he finds not an answerable incouragement, it troubles him mightily, but if he be conscious to himself that he hath deserved nothing he is content with a repulse.</w:t>
      </w:r>
      <w:r/>
    </w:p>
    <w:p>
      <w:pPr>
        <w:pStyle w:val="1132"/>
        <w:pBdr/>
        <w:spacing/>
        <w:ind/>
        <w:rPr/>
      </w:pPr>
      <w:r/>
      <w:bookmarkStart w:id="149" w:name="W71-71-article_2"/>
      <w:r/>
      <w:bookmarkEnd w:id="149"/>
      <w:r>
        <w:rPr>
          <w:rStyle w:val="1111"/>
        </w:rPr>
        <w:t xml:space="preserve">Thirdly, </w:t>
      </w:r>
      <w:r>
        <w:rPr>
          <w:rStyle w:val="1111"/>
        </w:rPr>
        <w:t xml:space="preserve">I can do nothing. Without me you can do nothing,</w:t>
      </w:r>
      <w:r>
        <w:rPr>
          <w:rStyle w:val="1111"/>
        </w:rPr>
        <w:t xml:space="preserve"> saith Christ </w:t>
      </w:r>
      <w:r>
        <w:rPr>
          <w:rStyle w:val="1111"/>
        </w:rPr>
        <w:t xml:space="preserve">Joh.</w:t>
      </w:r>
      <w:r>
        <w:rPr>
          <w:rStyle w:val="1111"/>
        </w:rPr>
        <w:t xml:space="preserve"> 15.5. why should I stand much upon it to be troubled and discontented if I have not t</w:t>
      </w:r>
      <w:r>
        <w:rPr>
          <w:rStyle w:val="1111"/>
        </w:rPr>
        <w:t xml:space="preserve">his and that, when the truth is I can do nothing? If you should come to one that is angery because he hath not such dyet as he desires, and is discontented with it, you will answer him, I mervail what you do, what use you are of? Shall one that will sit </w:t>
      </w:r>
      <w:r>
        <w:rPr>
          <w:rStyle w:val="1111"/>
        </w:rPr>
        <w:t xml:space="preserve">still and be of no use, yet for all that he must have all the supply that possibly he can desire? Do but consider of what use you are in the world; if you consider what little need God hath of you, and what little use you are of, you will not be much disco</w:t>
      </w:r>
      <w:r>
        <w:rPr>
          <w:rStyle w:val="1111"/>
        </w:rPr>
        <w:t xml:space="preserve">ntented: If you have learned this lesson of self-denials though God doth cut you short of such and such comforts, yet since that I do but little why should I have much, this very thought will bring down a mans spirit as much as any thing, That's the Third.</w:t>
      </w:r>
      <w:r/>
    </w:p>
    <w:p>
      <w:pPr>
        <w:pStyle w:val="1132"/>
        <w:pBdr/>
        <w:spacing/>
        <w:ind/>
        <w:rPr/>
      </w:pPr>
      <w:r/>
      <w:bookmarkStart w:id="149" w:name="W71-71-article_3"/>
      <w:r/>
      <w:bookmarkEnd w:id="149"/>
      <w:r>
        <w:rPr>
          <w:rStyle w:val="1111"/>
        </w:rPr>
        <w:t xml:space="preserve">Fourthly, </w:t>
      </w:r>
      <w:r>
        <w:rPr>
          <w:rStyle w:val="1111"/>
        </w:rPr>
        <w:t xml:space="preserve">So vile I am that I can receive no good neither of my self,</w:t>
      </w:r>
      <w:r>
        <w:rPr>
          <w:rStyle w:val="1111"/>
        </w:rPr>
        <w:t xml:space="preserve"> I am not only an empty vessel, but a corrup</w:t>
      </w:r>
      <w:r>
        <w:rPr>
          <w:rStyle w:val="1111"/>
        </w:rPr>
        <w:t xml:space="preserve">t and unclean vessel that would spoil any thing that comes into it: so are all our hearts, every one of our hearts is not only empty of good, but are like a mustie vessel that if any good licquor be powred into it it spoils it, And that's the Fourth thing.</w:t>
      </w:r>
      <w:r/>
    </w:p>
    <w:p>
      <w:pPr>
        <w:pStyle w:val="1132"/>
        <w:pBdr/>
        <w:spacing/>
        <w:ind/>
        <w:rPr/>
      </w:pPr>
      <w:r/>
      <w:bookmarkStart w:id="149" w:name="W71-71-article_4"/>
      <w:r/>
      <w:bookmarkEnd w:id="149"/>
      <w:r>
        <w:rPr>
          <w:rStyle w:val="1111"/>
        </w:rPr>
        <w:t xml:space="preserve">Fifthly, If God doth cleanse us in some measure, and doth put into us some good licquor some grace of his Spirit: yet in the </w:t>
      </w:r>
      <w:r>
        <w:rPr>
          <w:rStyle w:val="1111"/>
        </w:rPr>
        <w:t xml:space="preserve">fifth place, We can make use of nothing neither when we have it, if God doth but withdraw himself</w:t>
      </w:r>
      <w:r>
        <w:rPr>
          <w:rStyle w:val="1111"/>
        </w:rPr>
        <w:t xml:space="preserve">; If God doth bu</w:t>
      </w:r>
      <w:r>
        <w:rPr>
          <w:rStyle w:val="1111"/>
        </w:rPr>
        <w:t xml:space="preserve">t leave us one moment after he hath bestowed upon us the greatest gifts, and whatsoever abilities we can desire, if God should say, I wil give you them, now go and trade now I have given you these and these abilities, we cannot stir one foot further neithe</w:t>
      </w:r>
      <w:r>
        <w:rPr>
          <w:rStyle w:val="1111"/>
        </w:rPr>
        <w:t xml:space="preserve">r if God doth but leave us. Doth God give us gifts and parts? Then let us fear and tremble least God should leave us to our selves, for then how foully should we abuse those gifts &amp; parts, you think other men and women have memorie and gifts and parts and </w:t>
      </w:r>
      <w:r/>
    </w:p>
    <w:p>
      <w:pPr>
        <w:pStyle w:val="1132"/>
        <w:pBdr/>
        <w:spacing/>
        <w:ind/>
        <w:rPr/>
      </w:pPr>
      <w:r/>
      <w:bookmarkStart w:id="149" w:name="anchor-155"/>
      <w:r/>
      <w:bookmarkEnd w:id="149"/>
      <w:r>
        <w:rPr>
          <w:rStyle w:val="1111"/>
        </w:rPr>
        <w:t xml:space="preserve">Page</w:t>
      </w:r>
      <w:r>
        <w:rPr>
          <w:rStyle w:val="1111"/>
        </w:rPr>
        <w:t xml:space="preserve"> 71</w:t>
      </w:r>
      <w:r/>
    </w:p>
    <w:p>
      <w:pPr>
        <w:pStyle w:val="1132"/>
        <w:pBdr/>
        <w:spacing/>
        <w:ind/>
        <w:rPr/>
      </w:pPr>
      <w:r/>
      <w:bookmarkStart w:id="150" w:name="anchor-156"/>
      <w:r/>
      <w:bookmarkEnd w:id="150"/>
      <w:r>
        <w:rPr>
          <w:rStyle w:val="1111"/>
        </w:rPr>
        <w:t xml:space="preserve">you would fain have them, But suppose God should give you these and there leave you, you would utterly spoil them.</w:t>
      </w:r>
      <w:r/>
    </w:p>
    <w:p>
      <w:pPr>
        <w:pStyle w:val="1132"/>
        <w:pBdr/>
        <w:spacing/>
        <w:ind/>
        <w:rPr/>
      </w:pPr>
      <w:r/>
      <w:bookmarkStart w:id="151" w:name="W72-72-article_2"/>
      <w:r/>
      <w:bookmarkEnd w:id="151"/>
      <w:r>
        <w:rPr>
          <w:rStyle w:val="1111"/>
        </w:rPr>
        <w:t xml:space="preserve">Sixtly, </w:t>
      </w:r>
      <w:r>
        <w:rPr>
          <w:rStyle w:val="1111"/>
        </w:rPr>
        <w:t xml:space="preserve">We are worse than nothing.</w:t>
      </w:r>
      <w:r>
        <w:rPr>
          <w:rStyle w:val="1111"/>
        </w:rPr>
        <w:t xml:space="preserve"> For by sin we come to be a great deal worse than nothing; sin makes us more vile than nothing, sin makes us contrary to all good: now it's a great deal worse t</w:t>
      </w:r>
      <w:r>
        <w:rPr>
          <w:rStyle w:val="1111"/>
        </w:rPr>
        <w:t xml:space="preserve">o have a contrariety to all that is good, than meerly to have an emptiness of al that is good, we are not empty pitchers in respect of good, but we are like pitchers fill'd with poison, and is it much for such as we are to be cut short of outward comforts?</w:t>
      </w:r>
      <w:r/>
    </w:p>
    <w:p>
      <w:pPr>
        <w:pStyle w:val="1132"/>
        <w:pBdr/>
        <w:spacing/>
        <w:ind/>
        <w:rPr/>
      </w:pPr>
      <w:r/>
      <w:bookmarkStart w:id="151" w:name="W72-72-article_3"/>
      <w:r/>
      <w:bookmarkEnd w:id="151"/>
      <w:r>
        <w:rPr>
          <w:rStyle w:val="1111"/>
        </w:rPr>
        <w:t xml:space="preserve">In the Seventh place, </w:t>
      </w:r>
      <w:r>
        <w:rPr>
          <w:rStyle w:val="1111"/>
        </w:rPr>
        <w:t xml:space="preserve">If we perish there will no loss of us.</w:t>
      </w:r>
      <w:r>
        <w:rPr>
          <w:rStyle w:val="1111"/>
        </w:rPr>
        <w:t xml:space="preserve"> If God should anihilate me what loss would there be </w:t>
      </w:r>
      <w:r>
        <w:rPr>
          <w:rStyle w:val="1111"/>
        </w:rPr>
        <w:t xml:space="preserve">of me? God can raise up another in my place, to do him other māner of service than I have done. Now put but these Seven things together and then hath Christ taught you Self-denial: I may call these the several words in our lesson of Self-denial; Christ t</w:t>
      </w:r>
      <w:r>
        <w:rPr>
          <w:rStyle w:val="1111"/>
        </w:rPr>
        <w:t xml:space="preserve">eaches the soul this, so that as in the presence of God upon a real sight of its self it can say, Lord I am nothing, Lord I deserve nothing, Lord I can do nothing, I can receive nothing, I can make use of nothing, I am worse than nothing, and if I come to </w:t>
      </w:r>
      <w:r>
        <w:rPr>
          <w:rStyle w:val="1111"/>
        </w:rPr>
        <w:t xml:space="preserve">nothing and perish, there will be no losse at all of me, and therefore what great matter is it for me to be cut short here? A man that is little in his own eyes, such a man or woman will account every affliction to be little, and every mercy to be great: </w:t>
      </w:r>
      <w:r>
        <w:rPr>
          <w:rStyle w:val="1111"/>
        </w:rPr>
        <w:t xml:space="preserve">Saul,</w:t>
      </w:r>
      <w:r>
        <w:rPr>
          <w:rStyle w:val="1111"/>
        </w:rPr>
        <w:t xml:space="preserve"> There was a time (the Scripture saith) that he was little in his own eyes, and then his afflictions were but little to him, when some would not have had him to be King but spake contemptuously of him he held his peace, but when </w:t>
      </w:r>
      <w:r>
        <w:rPr>
          <w:rStyle w:val="1111"/>
        </w:rPr>
        <w:t xml:space="preserve">Saul</w:t>
      </w:r>
      <w:r>
        <w:rPr>
          <w:rStyle w:val="1111"/>
        </w:rPr>
        <w:t xml:space="preserve"> began to be big in his own eyes, then the affliction began to be great upon him. </w:t>
      </w:r>
      <w:r>
        <w:rPr>
          <w:rStyle w:val="1111"/>
        </w:rPr>
        <w:t xml:space="preserve">There was never any such contented man or woman at this self-denying man or woman</w:t>
      </w:r>
      <w:r>
        <w:rPr>
          <w:rStyle w:val="1111"/>
        </w:rPr>
        <w:t xml:space="preserve">: There was never any denied himself so much as Jesus Christ did, he gave his cheeks to the smiters, he opened not his mouth, he was as a lamb when he was led to the slaughter, he made no noise in the street, Oh he denied himself abo</w:t>
      </w:r>
      <w:r>
        <w:rPr>
          <w:rStyle w:val="1111"/>
        </w:rPr>
        <w:t xml:space="preserve">ve all, and was willing to empty himself, and so he was the most contented that ever any was in the world, &amp; the neerer we come to learn to deny our selves as Christ did, the more contented shall we be, and by knowing much of our own vileness, we come to </w:t>
      </w:r>
      <w:r/>
    </w:p>
    <w:p>
      <w:pPr>
        <w:pStyle w:val="1132"/>
        <w:pBdr/>
        <w:spacing/>
        <w:ind/>
        <w:rPr/>
      </w:pPr>
      <w:r/>
      <w:bookmarkStart w:id="151" w:name="anchor-157"/>
      <w:r/>
      <w:bookmarkEnd w:id="151"/>
      <w:r>
        <w:rPr>
          <w:rStyle w:val="1111"/>
        </w:rPr>
        <w:t xml:space="preserve">Page</w:t>
      </w:r>
      <w:r>
        <w:rPr>
          <w:rStyle w:val="1111"/>
        </w:rPr>
        <w:t xml:space="preserve"> 72</w:t>
      </w:r>
      <w:r/>
    </w:p>
    <w:p>
      <w:pPr>
        <w:pStyle w:val="1132"/>
        <w:pBdr/>
        <w:spacing/>
        <w:ind/>
        <w:rPr/>
      </w:pPr>
      <w:r/>
      <w:bookmarkStart w:id="152" w:name="anchor-158"/>
      <w:r/>
      <w:bookmarkEnd w:id="152"/>
      <w:r>
        <w:rPr>
          <w:rStyle w:val="1111"/>
        </w:rPr>
        <w:t xml:space="preserve">learn to justifie God, whatever the Lord shall lay upon us, yet, righteous is the Lord, f</w:t>
      </w:r>
      <w:r>
        <w:rPr>
          <w:rStyle w:val="1111"/>
        </w:rPr>
        <w:t xml:space="preserve">or he hath to deal with a most wretched creature. A discontented heart he is troubled because he hath no more comfort; but one that is a self-denying man he rather wonders that he hath so much as he hath: Oh saith one, I have but a little; I but saith he t</w:t>
      </w:r>
      <w:r>
        <w:rPr>
          <w:rStyle w:val="1111"/>
        </w:rPr>
        <w:t xml:space="preserve">hat hath learned this lesson of Self-denial, I rather wonder that God bestows upon me the liberty of breathing in the aire, knowing how vile I am, and knowing how much sin the Lord doth see in me: And that's the way of Contentment, by learning Self-denial.</w:t>
      </w:r>
      <w:r/>
    </w:p>
    <w:p>
      <w:pPr>
        <w:pStyle w:val="1132"/>
        <w:pBdr/>
        <w:spacing/>
        <w:ind/>
        <w:rPr/>
      </w:pPr>
      <w:r/>
      <w:bookmarkStart w:id="153" w:name="W73-73-article_2"/>
      <w:r/>
      <w:bookmarkEnd w:id="153"/>
      <w:r>
        <w:rPr>
          <w:rStyle w:val="1111"/>
        </w:rPr>
        <w:t xml:space="preserve">Eightly, There is a further thing in self-denial which brings Contentment, </w:t>
      </w:r>
      <w:r>
        <w:rPr>
          <w:rStyle w:val="1111"/>
        </w:rPr>
        <w:t xml:space="preserve">Because thereby the Soul comes to rejoyce and take satisfaction in all Gods waies,</w:t>
      </w:r>
      <w:r>
        <w:rPr>
          <w:rStyle w:val="1111"/>
        </w:rPr>
        <w:t xml:space="preserve"> (I beseech you observe this) If a man be selvish and have Self-</w:t>
      </w:r>
      <w:r>
        <w:rPr>
          <w:rStyle w:val="1111"/>
        </w:rPr>
        <w:t xml:space="preserve">love prevail in his heart, those things that suits with his own ends he will be glad of them, but a godly man that hath denied himself he will suit with and be glad of all things that shall suit with Gods ends: Saith a gracious heart, Gods ends are my end</w:t>
      </w:r>
      <w:r>
        <w:rPr>
          <w:rStyle w:val="1111"/>
        </w:rPr>
        <w:t xml:space="preserve">s, and I have denied mine own ends, and so he comes to find Contentment in all Gods ends and waies, and his comforts are multiplyed, whereas the comforts of other men are single, it's but very rare that Gods waies shall suit with a mans particular end, bu</w:t>
      </w:r>
      <w:r>
        <w:rPr>
          <w:rStyle w:val="1111"/>
        </w:rPr>
        <w:t xml:space="preserve">t alwaies Gods waies suit with his own ends; now if you wil only have contentment when Gods waies suits with your own ends, you can have it but now and then, but a Self-denying man denies his own ends and only looks at the ends of God and therein is conten</w:t>
      </w:r>
      <w:r>
        <w:rPr>
          <w:rStyle w:val="1111"/>
        </w:rPr>
        <w:t xml:space="preserve">ted: When a man is selvish he cannot but have a great deal of trouble and vexation, for if I regard my self, my ends are so narrow that I shall have a hundred things will come and jussel me, and I cannot have room in those narrow ends of mine own; as you </w:t>
      </w:r>
      <w:r>
        <w:rPr>
          <w:rStyle w:val="1111"/>
        </w:rPr>
        <w:t xml:space="preserve">know in the the City what a deal of stir there is in narrow streets, as Thames street being so narrow they jussel &amp; wrangle and fight one with another because the place is so narrow, but now in the broad streets there they can go quietly; so men that are s</w:t>
      </w:r>
      <w:r>
        <w:rPr>
          <w:rStyle w:val="1111"/>
        </w:rPr>
        <w:t xml:space="preserve">elvish they meet and so jussel one with another, one man is for self in one thing, and another man is for self in another thing, and so they make a great deal of stir, but those whose hearts are inlarged, and make publicke things their ends, and can deny </w:t>
      </w:r>
      <w:r/>
    </w:p>
    <w:p>
      <w:pPr>
        <w:pStyle w:val="1132"/>
        <w:pBdr/>
        <w:spacing/>
        <w:ind/>
        <w:rPr/>
      </w:pPr>
      <w:r/>
      <w:bookmarkStart w:id="153" w:name="anchor-159"/>
      <w:r/>
      <w:bookmarkEnd w:id="153"/>
      <w:r>
        <w:rPr>
          <w:rStyle w:val="1111"/>
        </w:rPr>
        <w:t xml:space="preserve">Page</w:t>
      </w:r>
      <w:r>
        <w:rPr>
          <w:rStyle w:val="1111"/>
        </w:rPr>
        <w:t xml:space="preserve"> 73</w:t>
      </w:r>
      <w:r/>
    </w:p>
    <w:p>
      <w:pPr>
        <w:pStyle w:val="1132"/>
        <w:pBdr/>
        <w:spacing/>
        <w:ind/>
        <w:rPr/>
      </w:pPr>
      <w:r/>
      <w:bookmarkStart w:id="154" w:name="anchor-160"/>
      <w:r/>
      <w:bookmarkEnd w:id="154"/>
      <w:r>
        <w:rPr>
          <w:rStyle w:val="1111"/>
        </w:rPr>
        <w:t xml:space="preserve">themselves, they can walk at breadth and never jussel one with another so as the other do. The lesson of Self-denial is the first lesson that Jesus Christ doth learn men in the seeking of Contentment.</w:t>
      </w:r>
      <w:r/>
    </w:p>
    <w:p>
      <w:pPr>
        <w:pStyle w:val="1132"/>
        <w:pBdr/>
        <w:spacing/>
        <w:ind/>
        <w:rPr/>
      </w:pPr>
      <w:r/>
      <w:bookmarkStart w:id="155" w:name="W74-74-article_2"/>
      <w:r/>
      <w:bookmarkEnd w:id="155"/>
      <w:r>
        <w:rPr>
          <w:rStyle w:val="1111"/>
        </w:rPr>
        <w:t xml:space="preserve">The Second lesson is, </w:t>
      </w:r>
      <w:r>
        <w:rPr>
          <w:rStyle w:val="1111"/>
        </w:rPr>
        <w:t xml:space="preserve">The vanity of the Creature.</w:t>
      </w:r>
      <w:r>
        <w:rPr>
          <w:rStyle w:val="1111"/>
        </w:rPr>
        <w:t xml:space="preserve"> That's the Second lesson in Christs School that he teaches those that he would make Scholers in this Art: The vanity of the Creature, That whatsoever there is in the Creature hath an emptines in it, </w:t>
      </w:r>
      <w:r>
        <w:rPr>
          <w:rStyle w:val="1111"/>
        </w:rPr>
        <w:t xml:space="preserve">Vanity of vanities all is vanity,</w:t>
      </w:r>
      <w:r>
        <w:rPr>
          <w:rStyle w:val="1111"/>
        </w:rPr>
        <w:t xml:space="preserve"> that's the lesson that the Wise-man learn'd, that the Creature in it's self can do us neither good nor hurt, but it is all but as wind, there is nothing in the Crea</w:t>
      </w:r>
      <w:r>
        <w:rPr>
          <w:rStyle w:val="1111"/>
        </w:rPr>
        <w:t xml:space="preserve">ture that is sutable to a gracious heart to feed upon for the good and hapdinesse of it. My brethren the reason why you have not Contentment in the things of the world, it is not because you have not enough of them, that's not the reason, but the reason i</w:t>
      </w:r>
      <w:r>
        <w:rPr>
          <w:rStyle w:val="1111"/>
        </w:rPr>
        <w:t xml:space="preserve">s because they are not things proportionable to that immortal soul of yours that are capable of God himself; many men think when they are troubled and have not Contentment that it is because they have but a little in the world, and if they had more then th</w:t>
      </w:r>
      <w:r>
        <w:rPr>
          <w:rStyle w:val="1111"/>
        </w:rPr>
        <w:t xml:space="preserve">ey should be content. That were just thus, suppose a man is an hungrie, and so satisfie his craving stomak he should gape and hold open his mouth to take in the wind, and then should think the reason why he is not satisfied is, because he hath not enough </w:t>
      </w:r>
      <w:r>
        <w:rPr>
          <w:rStyle w:val="1111"/>
        </w:rPr>
        <w:t xml:space="preserve">of the wind; no, the reason is because the thing is not sutable to a craving stomake, truly there is the same madnesse in the world; the wind that a man takes in by gaping will as soon satisfie a craving stomake which is ready to famish, as all the comfort</w:t>
      </w:r>
      <w:r>
        <w:rPr>
          <w:rStyle w:val="1111"/>
        </w:rPr>
        <w:t xml:space="preserve">s in the world can satisfie a soul that knows what true happinesse means. You would be happy, and you seek after such and such comforts in the Creature; well, have you got them, do you find your hearts satisfied as having that happinesse that is sutable to</w:t>
      </w:r>
      <w:r>
        <w:rPr>
          <w:rStyle w:val="1111"/>
        </w:rPr>
        <w:t xml:space="preserve"> you? No, no it is not here, but you think it is because you want such and such things: O poor deluded man, it is not because you have not enough of it, but because it is not the thing that is proportionable to that immortal soul that God hath given you. </w:t>
      </w:r>
      <w:r>
        <w:rPr>
          <w:rStyle w:val="1111"/>
        </w:rPr>
        <w:t xml:space="preserve">Why do you lay out your money for that which is not bread,</w:t>
      </w:r>
      <w:r>
        <w:rPr>
          <w:rStyle w:val="1111"/>
        </w:rPr>
        <w:t xml:space="preserve"> (</w:t>
      </w:r>
      <w:r>
        <w:rPr>
          <w:rStyle w:val="1111"/>
        </w:rPr>
        <w:t xml:space="preserve">Isa.</w:t>
      </w:r>
      <w:r>
        <w:rPr>
          <w:rStyle w:val="1111"/>
        </w:rPr>
        <w:t xml:space="preserve"> 55:2.) </w:t>
      </w:r>
      <w:r>
        <w:rPr>
          <w:rStyle w:val="1111"/>
        </w:rPr>
        <w:t xml:space="preserve">And your labour for that which satisfieth not?</w:t>
      </w:r>
      <w:r>
        <w:rPr>
          <w:rStyle w:val="1111"/>
        </w:rPr>
        <w:t xml:space="preserve"> You are mad people, you seek to satisfie your </w:t>
      </w:r>
      <w:r/>
    </w:p>
    <w:p>
      <w:pPr>
        <w:pStyle w:val="1132"/>
        <w:pBdr/>
        <w:spacing/>
        <w:ind/>
        <w:rPr/>
      </w:pPr>
      <w:r/>
      <w:bookmarkStart w:id="155" w:name="anchor-161"/>
      <w:r/>
      <w:bookmarkEnd w:id="155"/>
      <w:r>
        <w:rPr>
          <w:rStyle w:val="1111"/>
        </w:rPr>
        <w:t xml:space="preserve">Page</w:t>
      </w:r>
      <w:r>
        <w:rPr>
          <w:rStyle w:val="1111"/>
        </w:rPr>
        <w:t xml:space="preserve"> 74</w:t>
      </w:r>
      <w:r/>
    </w:p>
    <w:p>
      <w:pPr>
        <w:pStyle w:val="1132"/>
        <w:pBdr/>
        <w:spacing/>
        <w:ind/>
        <w:rPr/>
      </w:pPr>
      <w:r/>
      <w:bookmarkStart w:id="156" w:name="anchor-162"/>
      <w:r/>
      <w:bookmarkEnd w:id="156"/>
      <w:r>
        <w:rPr>
          <w:rStyle w:val="1111"/>
        </w:rPr>
        <w:t xml:space="preserve">stomaks with that that is not bread, you follow the wind</w:t>
      </w:r>
      <w:r>
        <w:rPr>
          <w:rStyle w:val="1111"/>
        </w:rPr>
        <w:t xml:space="preserve">, you will never have Contentment, all creatures in the world say, Contentment it not in us, riches saith Contentment is not in me, pleasure saith Contentment is not in me, if you look for Contentment in the creature you will fail; No, Contentment is highe</w:t>
      </w:r>
      <w:r>
        <w:rPr>
          <w:rStyle w:val="1111"/>
        </w:rPr>
        <w:t xml:space="preserve">r: When thou comest into the School of Christ, Christ teaches thee that there is a vanity in all things in the world, and the soul that by coming into the School of Christ, by understanding the glorious mysteries of the Gospel comes to see the vanity of a</w:t>
      </w:r>
      <w:r>
        <w:rPr>
          <w:rStyle w:val="1111"/>
        </w:rPr>
        <w:t xml:space="preserve">ll things in the world, that's the soul that comes to true Contentment. I could tell you of abundance of sentences from Heathens that shews the vanity all things in the world, and yet they did not learn the vanity of the Creature in the right School. But </w:t>
      </w:r>
      <w:r>
        <w:rPr>
          <w:rStyle w:val="1111"/>
        </w:rPr>
        <w:t xml:space="preserve">now when a Soul comes into the School of Jesus Christ, and there comes to see a vanity in all things in the world, then such a soul comes to have Contentment. If you seek Contentment else where, you do like the unclean spirit, seek for rest but find none.</w:t>
      </w:r>
      <w:r/>
    </w:p>
    <w:p>
      <w:pPr>
        <w:pStyle w:val="1132"/>
        <w:pBdr/>
        <w:spacing/>
        <w:ind/>
        <w:rPr/>
      </w:pPr>
      <w:r/>
      <w:bookmarkStart w:id="157" w:name="W75-75-article_2"/>
      <w:r/>
      <w:bookmarkEnd w:id="157"/>
      <w:r>
        <w:rPr>
          <w:rStyle w:val="1111"/>
        </w:rPr>
        <w:t xml:space="preserve">A Third lesson that Christ teaches a Christian when he comes into his School is this, </w:t>
      </w:r>
      <w:r>
        <w:rPr>
          <w:rStyle w:val="1111"/>
        </w:rPr>
        <w:t xml:space="preserve">He learns him to understand what that one thing is that is necessary which he never came to understand before</w:t>
      </w:r>
      <w:r>
        <w:rPr>
          <w:rStyle w:val="1111"/>
        </w:rPr>
        <w:t xml:space="preserve">: you know what he said to </w:t>
      </w:r>
      <w:r>
        <w:rPr>
          <w:rStyle w:val="1111"/>
        </w:rPr>
        <w:t xml:space="preserve">Martha, O</w:t>
      </w:r>
      <w:r>
        <w:rPr>
          <w:rStyle w:val="1111"/>
        </w:rPr>
        <w:t xml:space="preserve"> Martha </w:t>
      </w:r>
      <w:r>
        <w:rPr>
          <w:rStyle w:val="1111"/>
        </w:rPr>
        <w:t xml:space="preserve">thou cumberest thy self about many things, but there is one thing necessary.</w:t>
      </w:r>
      <w:r>
        <w:rPr>
          <w:rStyle w:val="1111"/>
        </w:rPr>
        <w:t xml:space="preserve"> The Soul before sought after this and the other thing, but now saith the Soul I see really that it is not necessary that I should be rich, but it is necessary that I should make up my peace with God, it is not n</w:t>
      </w:r>
      <w:r>
        <w:rPr>
          <w:rStyle w:val="1111"/>
        </w:rPr>
        <w:t xml:space="preserve">ecessary that I should live a pleasurable life in this world, but it is absolutely necessary that I should have pardon of my sin, it is not necessary that I should have honour and preferment, but it is necessary that I should have God to be my portion, and</w:t>
      </w:r>
      <w:r>
        <w:rPr>
          <w:rStyle w:val="1111"/>
        </w:rPr>
        <w:t xml:space="preserve"> have my part in Jesus Christ, it is necessary that my soul should be sav'd in the day of Jesus Christ; the other things are pretty fine things indeed, and I should be glad if God would give them me, a fine habitation, and comings-in, and cloaths, and pro</w:t>
      </w:r>
      <w:r>
        <w:rPr>
          <w:rStyle w:val="1111"/>
        </w:rPr>
        <w:t xml:space="preserve">motion for my wife and childrrn, these are comfortable things, but these are not the necessary things, I may have these and yet perish for ever, but the other is absolutely necessary; no matter though I be poor so be it I may have that that is absolutely </w:t>
      </w:r>
      <w:r/>
    </w:p>
    <w:p>
      <w:pPr>
        <w:pStyle w:val="1132"/>
        <w:pBdr/>
        <w:spacing/>
        <w:ind/>
        <w:rPr/>
      </w:pPr>
      <w:r/>
      <w:bookmarkStart w:id="157" w:name="anchor-163"/>
      <w:r/>
      <w:bookmarkEnd w:id="157"/>
      <w:r>
        <w:rPr>
          <w:rStyle w:val="1111"/>
        </w:rPr>
        <w:t xml:space="preserve">Page</w:t>
      </w:r>
      <w:r>
        <w:rPr>
          <w:rStyle w:val="1111"/>
        </w:rPr>
        <w:t xml:space="preserve"> 75</w:t>
      </w:r>
      <w:r/>
    </w:p>
    <w:p>
      <w:pPr>
        <w:pStyle w:val="1132"/>
        <w:pBdr/>
        <w:spacing/>
        <w:ind/>
        <w:rPr/>
      </w:pPr>
      <w:r/>
      <w:bookmarkStart w:id="158" w:name="anchor-164"/>
      <w:r/>
      <w:bookmarkEnd w:id="158"/>
      <w:r>
        <w:rPr>
          <w:rStyle w:val="1111"/>
        </w:rPr>
        <w:t xml:space="preserve">necessary; thus Christ instructs the Soul. There's many of you have had some thoughts about this that it is indeed necessary for y</w:t>
      </w:r>
      <w:r>
        <w:rPr>
          <w:rStyle w:val="1111"/>
        </w:rPr>
        <w:t xml:space="preserve">ou to provide for your Souls, but when you come into Christs School, there Christ causes the fear of eternity to fall upon you, and there he causes such a real sight of the great things of eternity and the absolute necessity of those things, that possesses</w:t>
      </w:r>
      <w:r>
        <w:rPr>
          <w:rStyle w:val="1111"/>
        </w:rPr>
        <w:t xml:space="preserve"> your hearts with fear, and that takes you off from all other things in the world. Now I should have shewn you how that will bring Contentment to the Soul when it comes to be instructed in the thing that is absolutly necessary; but thus much for this time.</w:t>
      </w:r>
      <w:r/>
    </w:p>
    <w:p>
      <w:pPr>
        <w:pStyle w:val="1141"/>
        <w:pBdr/>
        <w:spacing/>
        <w:ind/>
        <w:rPr/>
      </w:pPr>
      <w:r/>
      <w:bookmarkStart w:id="159" w:name="W76-76-article_2"/>
      <w:r/>
      <w:bookmarkEnd w:id="159"/>
      <w:r>
        <w:rPr>
          <w:rStyle w:val="1143"/>
        </w:rPr>
        <w:t xml:space="preserve">SERMON V.</w:t>
      </w:r>
      <w:r/>
    </w:p>
    <w:p>
      <w:pPr>
        <w:pStyle w:val="1138"/>
        <w:pBdr/>
        <w:spacing/>
        <w:ind/>
        <w:rPr/>
      </w:pPr>
      <w:r/>
      <w:bookmarkStart w:id="159" w:name="W76-76-article_3"/>
      <w:r/>
      <w:bookmarkEnd w:id="159"/>
      <w:r>
        <w:rPr>
          <w:rStyle w:val="1139"/>
        </w:rPr>
        <w:t xml:space="preserve">PHILIPPIANS. 4.11.</w:t>
      </w:r>
      <w:r/>
    </w:p>
    <w:p>
      <w:pPr>
        <w:pStyle w:val="1138"/>
        <w:pBdr/>
        <w:spacing/>
        <w:ind/>
        <w:rPr/>
      </w:pPr>
      <w:r/>
      <w:bookmarkStart w:id="159" w:name="W76-76-article_4"/>
      <w:r/>
      <w:bookmarkEnd w:id="159"/>
      <w:r>
        <w:rPr>
          <w:rStyle w:val="1139"/>
        </w:rPr>
        <w:t xml:space="preserve">For I have learned in whatsoever state I am, therewith to be content.</w:t>
      </w:r>
      <w:r/>
    </w:p>
    <w:p>
      <w:pPr>
        <w:pStyle w:val="1132"/>
        <w:pBdr/>
        <w:spacing/>
        <w:ind/>
        <w:rPr/>
      </w:pPr>
      <w:r/>
      <w:bookmarkStart w:id="159" w:name="W76-76-article_5"/>
      <w:r/>
      <w:bookmarkEnd w:id="159"/>
      <w:r>
        <w:rPr>
          <w:rStyle w:val="1111"/>
        </w:rPr>
        <w:t xml:space="preserve">I</w:t>
      </w:r>
      <w:r>
        <w:rPr>
          <w:rStyle w:val="1111"/>
        </w:rPr>
        <w:t xml:space="preserve"> Mentioned Three lessons the last time, that Christ teaehes those Schollers that comes into his School whereby they might come to get Contentment.</w:t>
      </w:r>
      <w:r/>
    </w:p>
    <w:p>
      <w:pPr>
        <w:pStyle w:val="1132"/>
        <w:pBdr/>
        <w:spacing/>
        <w:ind/>
        <w:rPr/>
      </w:pPr>
      <w:r/>
      <w:bookmarkStart w:id="159" w:name="W76-76-article_6"/>
      <w:r/>
      <w:bookmarkEnd w:id="159"/>
      <w:r>
        <w:rPr>
          <w:rStyle w:val="1111"/>
        </w:rPr>
        <w:t xml:space="preserve">First, The lesson of Self-denial.</w:t>
      </w:r>
      <w:r/>
    </w:p>
    <w:p>
      <w:pPr>
        <w:pStyle w:val="1132"/>
        <w:pBdr/>
        <w:spacing/>
        <w:ind/>
        <w:rPr/>
      </w:pPr>
      <w:r/>
      <w:bookmarkStart w:id="159" w:name="W76-76-article_7"/>
      <w:r/>
      <w:bookmarkEnd w:id="159"/>
      <w:r>
        <w:rPr>
          <w:rStyle w:val="1111"/>
        </w:rPr>
        <w:t xml:space="preserve">Secondly, The lesson of the vanity of the Creature.</w:t>
      </w:r>
      <w:r/>
    </w:p>
    <w:p>
      <w:pPr>
        <w:pStyle w:val="1132"/>
        <w:pBdr/>
        <w:spacing/>
        <w:ind/>
        <w:rPr/>
      </w:pPr>
      <w:r/>
      <w:bookmarkStart w:id="159" w:name="W76-76-article_8"/>
      <w:r/>
      <w:bookmarkEnd w:id="159"/>
      <w:r>
        <w:rPr>
          <w:rStyle w:val="1111"/>
        </w:rPr>
        <w:t xml:space="preserve">Thirdly, The right understanding of that one thing that is necessary. A little to inlarge this one, &amp; so to proceed to others.</w:t>
      </w:r>
      <w:r/>
    </w:p>
    <w:p>
      <w:pPr>
        <w:pStyle w:val="1132"/>
        <w:pBdr/>
        <w:spacing/>
        <w:ind/>
        <w:rPr/>
      </w:pPr>
      <w:r/>
      <w:bookmarkStart w:id="159" w:name="W76-76-article_9"/>
      <w:r/>
      <w:bookmarkEnd w:id="159"/>
      <w:r>
        <w:rPr>
          <w:rStyle w:val="1111"/>
        </w:rPr>
        <w:t xml:space="preserve">It is said of </w:t>
      </w:r>
      <w:r>
        <w:rPr>
          <w:rStyle w:val="1111"/>
        </w:rPr>
        <w:t xml:space="preserve">Pompie,</w:t>
      </w:r>
      <w:r>
        <w:rPr>
          <w:rStyle w:val="1111"/>
        </w:rPr>
        <w:t xml:space="preserve"> that when he was to carry corn to </w:t>
      </w:r>
      <w:r>
        <w:rPr>
          <w:rStyle w:val="1111"/>
        </w:rPr>
        <w:t xml:space="preserve">Rome</w:t>
      </w:r>
      <w:r>
        <w:rPr>
          <w:rStyle w:val="1111"/>
        </w:rPr>
        <w:t xml:space="preserve"> in time of darth, he was in a great deal of danger by storms at Sea, but saith he, We must go on, it is necessary that </w:t>
      </w:r>
      <w:r>
        <w:rPr>
          <w:rStyle w:val="1111"/>
        </w:rPr>
        <w:t xml:space="preserve">Rome</w:t>
      </w:r>
      <w:r>
        <w:rPr>
          <w:rStyle w:val="1111"/>
        </w:rPr>
        <w:t xml:space="preserve"> should be releived, but it is not necessary that we should live. So it would he certainly when the soul is once taken up with the things that are of absolute necessity, it will not be much </w:t>
      </w:r>
      <w:r/>
    </w:p>
    <w:p>
      <w:pPr>
        <w:pStyle w:val="1132"/>
        <w:pBdr/>
        <w:spacing/>
        <w:ind/>
        <w:rPr/>
      </w:pPr>
      <w:r/>
      <w:bookmarkStart w:id="159" w:name="anchor-165"/>
      <w:r/>
      <w:bookmarkEnd w:id="159"/>
      <w:r>
        <w:rPr>
          <w:rStyle w:val="1111"/>
        </w:rPr>
        <w:t xml:space="preserve">Page</w:t>
      </w:r>
      <w:r>
        <w:rPr>
          <w:rStyle w:val="1111"/>
        </w:rPr>
        <w:t xml:space="preserve"> 76</w:t>
      </w:r>
      <w:r/>
    </w:p>
    <w:p>
      <w:pPr>
        <w:pStyle w:val="1132"/>
        <w:pBdr/>
        <w:spacing/>
        <w:ind/>
        <w:rPr/>
      </w:pPr>
      <w:r/>
      <w:bookmarkStart w:id="160" w:name="anchor-166"/>
      <w:r/>
      <w:bookmarkEnd w:id="160"/>
      <w:r>
        <w:rPr>
          <w:rStyle w:val="1111"/>
        </w:rPr>
        <w:t xml:space="preserve">troubled about other things. What are the things that do disquiet us here but some by-matters in this world? and it is because our hearts are not take</w:t>
      </w:r>
      <w:r>
        <w:rPr>
          <w:rStyle w:val="1111"/>
        </w:rPr>
        <w:t xml:space="preserve">n up with that one absolute necessary thing; who are the men that are most discontented, but idle persons, persons that have nothing to take up their minds, every little thing disquiets and discontents them? but now a man that hath businesse of great weig</w:t>
      </w:r>
      <w:r>
        <w:rPr>
          <w:rStyle w:val="1111"/>
        </w:rPr>
        <w:t xml:space="preserve">ht and consequence, if all things goes well with his great businesse that is in his head, he is not sensible of meaner things in the family; but now a man that lies at home and hath nothing to do, he finds fault with every thing; so it is with the heart, w</w:t>
      </w:r>
      <w:r>
        <w:rPr>
          <w:rStyle w:val="1111"/>
        </w:rPr>
        <w:t xml:space="preserve">hen the heart of a man hath nothing to do but to be busie about creature comforts, every little thing troubles him; but now, when the heart is taken up with the weighty things of eternity, with the great things of eternal life, the heart being taken up wi</w:t>
      </w:r>
      <w:r>
        <w:rPr>
          <w:rStyle w:val="1111"/>
        </w:rPr>
        <w:t xml:space="preserve">th them, these things that are here below that did disquiet it before, are things now of no consideration with him in comparison to the other, so as how things fall out here is not much regarded with him, if the one thing that is necessary be provided for.</w:t>
      </w:r>
      <w:r/>
    </w:p>
    <w:p>
      <w:pPr>
        <w:pStyle w:val="1132"/>
        <w:pBdr/>
        <w:spacing/>
        <w:ind/>
        <w:rPr/>
      </w:pPr>
      <w:r/>
      <w:bookmarkStart w:id="161" w:name="W77-77-article_2"/>
      <w:r/>
      <w:bookmarkEnd w:id="161"/>
      <w:r>
        <w:rPr>
          <w:rStyle w:val="1111"/>
        </w:rPr>
        <w:t xml:space="preserve">The Fourth lesson that the Soul is instructed in to come to this knowledge in the art of Contentment, is this: </w:t>
      </w:r>
      <w:r>
        <w:rPr>
          <w:rStyle w:val="1111"/>
        </w:rPr>
        <w:t xml:space="preserve">The soul comes to understand in what relation it stands in here to the world.</w:t>
      </w:r>
      <w:r>
        <w:rPr>
          <w:rStyle w:val="1111"/>
        </w:rPr>
        <w:t xml:space="preserve"> By that I mean thus, </w:t>
      </w:r>
      <w:r>
        <w:rPr>
          <w:rStyle w:val="1111"/>
        </w:rPr>
        <w:t xml:space="preserve">God comes to instruct the soul effectually through Christ by his Spirit, upon what terms it lives here in the world, in what relation it is that it doth stand</w:t>
      </w:r>
      <w:r>
        <w:rPr>
          <w:rStyle w:val="1111"/>
        </w:rPr>
        <w:t xml:space="preserve">: as thus, While I live in the world my condition is to be but a pilgrim, a stranger, a trav</w:t>
      </w:r>
      <w:r>
        <w:rPr>
          <w:rStyle w:val="1111"/>
        </w:rPr>
        <w:t xml:space="preserve">eller, and a souldiar: now the right understanding of this, &amp; being taught this not only by rote, that I can speak the words over, but when I come indeed to have my soul possest with the consideration of this truth, that God hath set me in this world, not </w:t>
      </w:r>
      <w:r>
        <w:rPr>
          <w:rStyle w:val="1111"/>
        </w:rPr>
        <w:t xml:space="preserve">as in my home, but as a meer stranger and a pilgrim, that I am travelling here to another home, and that I am here a souldier in my warfare; it is a mighty help to Contentment in whatsoever befalls one: as now to instance in all these conditions, When a </w:t>
      </w:r>
      <w:r>
        <w:rPr>
          <w:rStyle w:val="1111"/>
        </w:rPr>
        <w:t xml:space="preserve">man is at home, if he hath not things according to his desire he will be finding fault, and is not contented, but if a man travels abroad, perhaps he meets not with conveniences as he desires, the servants in the house are not at his beck, or are not so </w:t>
      </w:r>
      <w:r/>
    </w:p>
    <w:p>
      <w:pPr>
        <w:pStyle w:val="1132"/>
        <w:pBdr/>
        <w:spacing/>
        <w:ind/>
        <w:rPr/>
      </w:pPr>
      <w:r/>
      <w:bookmarkStart w:id="161" w:name="anchor-167"/>
      <w:r/>
      <w:bookmarkEnd w:id="161"/>
      <w:r>
        <w:rPr>
          <w:rStyle w:val="1111"/>
        </w:rPr>
        <w:t xml:space="preserve">Page</w:t>
      </w:r>
      <w:r>
        <w:rPr>
          <w:rStyle w:val="1111"/>
        </w:rPr>
        <w:t xml:space="preserve"> 77</w:t>
      </w:r>
      <w:r/>
    </w:p>
    <w:p>
      <w:pPr>
        <w:pStyle w:val="1132"/>
        <w:pBdr/>
        <w:spacing/>
        <w:ind/>
        <w:rPr/>
      </w:pPr>
      <w:r/>
      <w:bookmarkStart w:id="162" w:name="anchor-168"/>
      <w:r/>
      <w:bookmarkEnd w:id="162"/>
      <w:r>
        <w:rPr>
          <w:rStyle w:val="1111"/>
        </w:rPr>
        <w:t xml:space="preserve">diligent as his own serveants were, and hi</w:t>
      </w:r>
      <w:r>
        <w:rPr>
          <w:rStyle w:val="1111"/>
        </w:rPr>
        <w:t xml:space="preserve">s dyet is not as at home, and his bed not as at home, yet this very thought may moderate a mans spirit, I am a traveller, and I must not be finding fault, I am but in another mans house, and it were not manners for one to find fault when he is abroad in an</w:t>
      </w:r>
      <w:r>
        <w:rPr>
          <w:rStyle w:val="1111"/>
        </w:rPr>
        <w:t xml:space="preserve">other bodies family though things be not so as in my own family; If a man meets with ill weather he must be content, it is travellers fare (we use to say) both fair weather and foul weather, this is the common travellers fare, and we must be content with </w:t>
      </w:r>
      <w:r>
        <w:rPr>
          <w:rStyle w:val="1111"/>
        </w:rPr>
        <w:t xml:space="preserve">it; but if a man were at home and it should drop down in his house, he would account it an ill thing, an affliction to him, and he cannot bear it: but when he is travelling abroad though he meet with raine and stormes he is not so much troubled: When you a</w:t>
      </w:r>
      <w:r>
        <w:rPr>
          <w:rStyle w:val="1111"/>
        </w:rPr>
        <w:t xml:space="preserve">re abroad at Sea, though you have not those many things that you have at home, you are not troubled at it, you are contented; why? you are abroad at Sea, you are not troubled at storms that do arise, and though you have many things otherwise than you woul</w:t>
      </w:r>
      <w:r>
        <w:rPr>
          <w:rStyle w:val="1111"/>
        </w:rPr>
        <w:t xml:space="preserve">d have them at home, but still you are quieted with that you are at Sea. Marriners when they are at Sea they care not what cloathes they have then, though they be pich't and tar'd, and but a clout about their necks, and any mean cloaths, but they think whe</w:t>
      </w:r>
      <w:r>
        <w:rPr>
          <w:rStyle w:val="1111"/>
        </w:rPr>
        <w:t xml:space="preserve">n they come home, then they shall have their fine silk stockings, and brave sutes, &amp; lac'd bands and such things, and shall be very fine; and so they are contented abroad upon that thought that it shall be otherwise with them when they come home, and thou</w:t>
      </w:r>
      <w:r>
        <w:rPr>
          <w:rStyle w:val="1111"/>
        </w:rPr>
        <w:t xml:space="preserve">gh they have nothing but salt meat, and a little hard fare, yet when they come to their houses then they shall have any thing: Thus it should be with us in this world, the truth is, we are all in this world but as Sea-faring men, tost up and down on the wa</w:t>
      </w:r>
      <w:r>
        <w:rPr>
          <w:rStyle w:val="1111"/>
        </w:rPr>
        <w:t xml:space="preserve">ves of the Sea of this world, and our haven is Heaven, and we are here travelling, but our home it is another world, that long home. Indeed some men have better accommodations than others have in travelling; it's true, it's a great mercy of God to us in </w:t>
      </w:r>
      <w:r>
        <w:rPr>
          <w:rStyle w:val="1111"/>
        </w:rPr>
        <w:t xml:space="preserve">England,</w:t>
      </w:r>
      <w:r>
        <w:rPr>
          <w:rStyle w:val="1111"/>
        </w:rPr>
        <w:t xml:space="preserve"> in that we can travell with such delight and accommodations more than they can in other Countries; and through Gods mercy we have as great accommodations in our travelling to Heaven in England as any place under Heaven hath, but yet </w:t>
      </w:r>
      <w:r/>
    </w:p>
    <w:p>
      <w:pPr>
        <w:pStyle w:val="1132"/>
        <w:pBdr/>
        <w:spacing/>
        <w:ind/>
        <w:rPr/>
      </w:pPr>
      <w:r/>
      <w:bookmarkStart w:id="163" w:name="anchor-169"/>
      <w:r/>
      <w:bookmarkEnd w:id="163"/>
      <w:r>
        <w:rPr>
          <w:rStyle w:val="1111"/>
        </w:rPr>
        <w:t xml:space="preserve">Page</w:t>
      </w:r>
      <w:r>
        <w:rPr>
          <w:rStyle w:val="1111"/>
        </w:rPr>
        <w:t xml:space="preserve"> 78</w:t>
      </w:r>
      <w:r/>
    </w:p>
    <w:p>
      <w:pPr>
        <w:pStyle w:val="1132"/>
        <w:pBdr/>
        <w:spacing/>
        <w:ind/>
        <w:rPr/>
      </w:pPr>
      <w:r/>
      <w:bookmarkStart w:id="164" w:name="anchor-170"/>
      <w:r/>
      <w:bookmarkEnd w:id="164"/>
      <w:r>
        <w:rPr>
          <w:rStyle w:val="1111"/>
        </w:rPr>
        <w:t xml:space="preserve">though we do meet with travellers fare sometimes, yet it should not be greiveous to us: The Scripture tels us plainly that we must behave our selves here but as pilgrims and strangers, In 1 </w:t>
      </w:r>
      <w:r>
        <w:rPr>
          <w:rStyle w:val="1111"/>
        </w:rPr>
        <w:t xml:space="preserve">Peter,</w:t>
      </w:r>
      <w:r>
        <w:rPr>
          <w:rStyle w:val="1111"/>
        </w:rPr>
        <w:t xml:space="preserve"> 2.11. </w:t>
      </w:r>
      <w:r>
        <w:rPr>
          <w:rStyle w:val="1111"/>
        </w:rPr>
        <w:t xml:space="preserve">Dearly beloved, I beseech you as strangers and pilgrims abstain from fleshly lusts, which war against the Soul</w:t>
      </w:r>
      <w:r>
        <w:rPr>
          <w:rStyle w:val="1111"/>
        </w:rPr>
        <w:t xml:space="preserve">: Con</w:t>
      </w:r>
      <w:r>
        <w:rPr>
          <w:rStyle w:val="1111"/>
        </w:rPr>
        <w:t xml:space="preserve">sider what your condition is, you are pilgrims and strangers, do not think to satisfie your selves here. A man when he comes into an Inn, If there be a fair cupbord of plate he is not troubled that it is not his own, Why? Because he is going away; so let u</w:t>
      </w:r>
      <w:r>
        <w:rPr>
          <w:rStyle w:val="1111"/>
        </w:rPr>
        <w:t xml:space="preserve">s not be troubled when we see othar men have great estates, but we have not, why? we are going away into another Country, you are lodging here but as it were for a night, if you should live an hundred yeers in comparison of eternity it is not so much as a </w:t>
      </w:r>
      <w:r>
        <w:rPr>
          <w:rStyle w:val="1111"/>
        </w:rPr>
        <w:t xml:space="preserve">night, it is but as you were travelling, and were come into an Inn: And were not this a madnesse for a man to be discontent because he hath not what he sees there, seeing it may be he is to go away again within half a quarter of an hour? So you find it in </w:t>
      </w:r>
      <w:r>
        <w:rPr>
          <w:rStyle w:val="1111"/>
        </w:rPr>
        <w:t xml:space="preserve">David,</w:t>
      </w:r>
      <w:r>
        <w:rPr>
          <w:rStyle w:val="1111"/>
        </w:rPr>
        <w:t xml:space="preserve"> this was the argument that brought off </w:t>
      </w:r>
      <w:r>
        <w:rPr>
          <w:rStyle w:val="1111"/>
        </w:rPr>
        <w:t xml:space="preserve">Davids</w:t>
      </w:r>
      <w:r>
        <w:rPr>
          <w:rStyle w:val="1111"/>
        </w:rPr>
        <w:t xml:space="preserve"> heart from the things of this world, and set him upon other manner of things, </w:t>
      </w:r>
      <w:r>
        <w:rPr>
          <w:rStyle w:val="1111"/>
        </w:rPr>
        <w:t xml:space="preserve">Psal.</w:t>
      </w:r>
      <w:r>
        <w:rPr>
          <w:rStyle w:val="1111"/>
        </w:rPr>
        <w:t xml:space="preserve"> 119.19. </w:t>
      </w:r>
      <w:r>
        <w:rPr>
          <w:rStyle w:val="1111"/>
        </w:rPr>
        <w:t xml:space="preserve">I am a stranger in the earth, hide not thy Commandements from me</w:t>
      </w:r>
      <w:r>
        <w:rPr>
          <w:rStyle w:val="1111"/>
        </w:rPr>
        <w:t xml:space="preserve">: I am a stranger in the earth (what then) the</w:t>
      </w:r>
      <w:r>
        <w:rPr>
          <w:rStyle w:val="1111"/>
        </w:rPr>
        <w:t xml:space="preserve">n Lord let me have the knowledge of thy Commandements and it's sufficient, as for the things of the earth I stand not upon them whether I have much or little, but hide not thy Commandements from me, Lord let me know the rule that I should guide my life by.</w:t>
      </w:r>
      <w:r/>
    </w:p>
    <w:p>
      <w:pPr>
        <w:pStyle w:val="1132"/>
        <w:pBdr/>
        <w:spacing/>
        <w:ind/>
        <w:rPr/>
      </w:pPr>
      <w:r/>
      <w:bookmarkStart w:id="165" w:name="W79-79-article_2"/>
      <w:r/>
      <w:bookmarkEnd w:id="165"/>
      <w:r>
        <w:rPr>
          <w:rStyle w:val="1111"/>
        </w:rPr>
        <w:t xml:space="preserve">Again, We are not only travellers but souldiers, this is the condition of the life in which we are here in this world: and therefore we are to behave our selves accordingly. So the Apostle makes use of this argument in writing unto </w:t>
      </w:r>
      <w:r>
        <w:rPr>
          <w:rStyle w:val="1111"/>
        </w:rPr>
        <w:t xml:space="preserve">Timothy,</w:t>
      </w:r>
      <w:r>
        <w:rPr>
          <w:rStyle w:val="1111"/>
        </w:rPr>
        <w:t xml:space="preserve"> 2 </w:t>
      </w:r>
      <w:r>
        <w:rPr>
          <w:rStyle w:val="1111"/>
        </w:rPr>
        <w:t xml:space="preserve">Tim.</w:t>
      </w:r>
      <w:r>
        <w:rPr>
          <w:rStyle w:val="1111"/>
        </w:rPr>
        <w:t xml:space="preserve"> 2.3. </w:t>
      </w:r>
      <w:r>
        <w:rPr>
          <w:rStyle w:val="1111"/>
        </w:rPr>
        <w:t xml:space="preserve">Thou therefore endure hardnesse as a good souldier of Jesus Christ.</w:t>
      </w:r>
      <w:r>
        <w:rPr>
          <w:rStyle w:val="1111"/>
        </w:rPr>
        <w:t xml:space="preserve"> The very thought of the condition of a man that is a souldier, doth still his disquiet of heart: when he is abroad, he hath not that accomodations in his quarters as he hath in </w:t>
      </w:r>
      <w:r>
        <w:rPr>
          <w:rStyle w:val="1111"/>
        </w:rPr>
        <w:t xml:space="preserve">his own family; perhaps a man that had his bed and curtains drawn about him, and all accomodations in his chamber; now perhaps somtimes he must be put to lie upon straw, and he thinketh with himself, I am a souldier and it is sutable to my condition: </w:t>
      </w:r>
      <w:r/>
    </w:p>
    <w:p>
      <w:pPr>
        <w:pStyle w:val="1132"/>
        <w:pBdr/>
        <w:spacing/>
        <w:ind/>
        <w:rPr/>
      </w:pPr>
      <w:r/>
      <w:bookmarkStart w:id="165" w:name="anchor-171"/>
      <w:r/>
      <w:bookmarkEnd w:id="165"/>
      <w:r>
        <w:rPr>
          <w:rStyle w:val="1111"/>
        </w:rPr>
        <w:t xml:space="preserve">Page</w:t>
      </w:r>
      <w:r>
        <w:rPr>
          <w:rStyle w:val="1111"/>
        </w:rPr>
        <w:t xml:space="preserve"> 79</w:t>
      </w:r>
      <w:r/>
    </w:p>
    <w:p>
      <w:pPr>
        <w:pStyle w:val="1132"/>
        <w:pBdr/>
        <w:spacing/>
        <w:ind/>
        <w:rPr/>
      </w:pPr>
      <w:r/>
      <w:bookmarkStart w:id="166" w:name="anchor-172"/>
      <w:r/>
      <w:bookmarkEnd w:id="166"/>
      <w:r>
        <w:rPr>
          <w:rStyle w:val="1111"/>
        </w:rPr>
        <w:t xml:space="preserve">he must have his bed warm'd at home, but he must lie abroad in the fields when he is a souldier; and the very thought of this condition in which he stands quiets him in all things; yea and he goes rejoycing, to think this is but s</w:t>
      </w:r>
      <w:r>
        <w:rPr>
          <w:rStyle w:val="1111"/>
        </w:rPr>
        <w:t xml:space="preserve">utable to my condition in which God hath put me: so it should be with us in respect of this world. Now would it not be an unseemly thing to see a souldier go whyning up and down with the finger in the eye and complaying, that he hath not hot meat every me</w:t>
      </w:r>
      <w:r>
        <w:rPr>
          <w:rStyle w:val="1111"/>
        </w:rPr>
        <w:t xml:space="preserve">al, and his bed warm'd as he had at home. Now Christians they know that they are in their warfare, they are here in this world fighting and combating with the enemies of their souls and eternal condition, and they must be willing to endure hardnesse here. </w:t>
      </w:r>
      <w:r>
        <w:rPr>
          <w:rStyle w:val="1111"/>
        </w:rPr>
        <w:t xml:space="preserve">The right understanding of this, that God hath put them into such a condition, it is that that will content them, especially when they consider that they are certain of the victory, and that ere long they shall triumph with Jesus Christ, and then all their</w:t>
      </w:r>
      <w:r>
        <w:rPr>
          <w:rStyle w:val="1111"/>
        </w:rPr>
        <w:t xml:space="preserve"> sorrows shall be done away, and their tears wiped from their eyes. A souldier is content to endure hardnesse though he knows not that he shall have the victory, but a Christian knows himself to be a souldier, and knows that he shall conquer and triumph wi</w:t>
      </w:r>
      <w:r>
        <w:rPr>
          <w:rStyle w:val="1111"/>
        </w:rPr>
        <w:t xml:space="preserve">th Jesus Christ to all eternity. And that's the fourth lesson that Christ doth teach the soul when he brings it into his School, to learn the Art of Contentment, he makes him understand throughly the relation in which he hath placed him in, in this world.</w:t>
      </w:r>
      <w:r/>
    </w:p>
    <w:p>
      <w:pPr>
        <w:pStyle w:val="1132"/>
        <w:pBdr/>
        <w:spacing/>
        <w:ind/>
        <w:rPr/>
      </w:pPr>
      <w:r/>
      <w:bookmarkStart w:id="167" w:name="W80-80-article_2"/>
      <w:r/>
      <w:bookmarkEnd w:id="167"/>
      <w:r>
        <w:rPr>
          <w:rStyle w:val="1111"/>
        </w:rPr>
        <w:t xml:space="preserve">The Fifth lesson that Christ teaches, it is this, </w:t>
      </w:r>
      <w:r>
        <w:rPr>
          <w:rStyle w:val="1111"/>
        </w:rPr>
        <w:t xml:space="preserve">He teacheth us wherein consists any good that is to be enjoyed in any creature in the world.</w:t>
      </w:r>
      <w:r>
        <w:rPr>
          <w:rStyle w:val="1111"/>
        </w:rPr>
        <w:t xml:space="preserve"> It's true, before it hath been taught that there is a vanity in the Creature, that is, take the Creature considered in it's self, but yet though there be a vanity in the Creature in it's self, in res</w:t>
      </w:r>
      <w:r>
        <w:rPr>
          <w:rStyle w:val="1111"/>
        </w:rPr>
        <w:t xml:space="preserve">pect of satisfying the soul for it's portion, yet there is some goodnesse in the Creature, though there be a vanity there's some desirablenesse: But wherein doth that consist? It consists not in the nature of the Creature it self, for that is nothing but </w:t>
      </w:r>
      <w:r>
        <w:rPr>
          <w:rStyle w:val="1111"/>
        </w:rPr>
        <w:t xml:space="preserve">vanity, but it consists in the reference it hath to the first being of all things. This is a Lesson that Christ teaches, if there be any good in an estate, or in any comforts in this world, it is not so much that it pleases my sence, that it is sutable to </w:t>
      </w:r>
      <w:r/>
    </w:p>
    <w:p>
      <w:pPr>
        <w:pStyle w:val="1132"/>
        <w:pBdr/>
        <w:spacing/>
        <w:ind/>
        <w:rPr/>
      </w:pPr>
      <w:r/>
      <w:bookmarkStart w:id="167" w:name="anchor-173"/>
      <w:r/>
      <w:bookmarkEnd w:id="167"/>
      <w:r>
        <w:rPr>
          <w:rStyle w:val="1111"/>
        </w:rPr>
        <w:t xml:space="preserve">Page</w:t>
      </w:r>
      <w:r>
        <w:rPr>
          <w:rStyle w:val="1111"/>
        </w:rPr>
        <w:t xml:space="preserve"> 80</w:t>
      </w:r>
      <w:r/>
    </w:p>
    <w:p>
      <w:pPr>
        <w:pStyle w:val="1132"/>
        <w:pBdr/>
        <w:spacing/>
        <w:ind/>
        <w:rPr/>
      </w:pPr>
      <w:r/>
      <w:bookmarkStart w:id="168" w:name="anchor-174"/>
      <w:r/>
      <w:bookmarkEnd w:id="168"/>
      <w:r>
        <w:rPr>
          <w:rStyle w:val="1111"/>
        </w:rPr>
        <w:t xml:space="preserve">my body, but the reference it hath to Go</w:t>
      </w:r>
      <w:r>
        <w:rPr>
          <w:rStyle w:val="1111"/>
        </w:rPr>
        <w:t xml:space="preserve">d the first being, that by these creatures there should be somewhat of Gods goodnesse conveyed to me, and I may have a sanctified use of the creature to draw me neerer to God, and that I enjoy more of God, and be made more servicable for the glory of God i</w:t>
      </w:r>
      <w:r>
        <w:rPr>
          <w:rStyle w:val="1111"/>
        </w:rPr>
        <w:t xml:space="preserve">n the place where God hath set me, here's the good of the Creature; Oh were we but instructed in this lesson, did we but understand, and throughly beleeve this to be a truth, that there is no creature in all the world hath any goodnesse in it any further </w:t>
      </w:r>
      <w:r>
        <w:rPr>
          <w:rStyle w:val="1111"/>
        </w:rPr>
        <w:t xml:space="preserve">then it hath reference to the first infinit supream good of all, that so far as I can enjoy God in it, so far it is good to me, and so far as I do not enjoy God in it, so far there is no goodnesse in any thing that I have in the Creature, how easie were i</w:t>
      </w:r>
      <w:r>
        <w:rPr>
          <w:rStyle w:val="1111"/>
        </w:rPr>
        <w:t xml:space="preserve">t then for one to be contented; as thus, Suppose a man had a great estate but a few years ago, and now it is all gone, I would but appeale to this man, when you had your estate, wherein did you account the good of that estate to consist? a carnal heart wou</w:t>
      </w:r>
      <w:r>
        <w:rPr>
          <w:rStyle w:val="1111"/>
        </w:rPr>
        <w:t xml:space="preserve">ld say, any body might know that; that it brought me in so much a year, and that I could fare of the best, and be a man of repute in the place where I live, and men would regard what I said, I might be cloathed as I would, and lay up portions for my child</w:t>
      </w:r>
      <w:r>
        <w:rPr>
          <w:rStyle w:val="1111"/>
        </w:rPr>
        <w:t xml:space="preserve">ren, in this consisted the good of my estate; this man now never came into the School of Christ to know wherein the good of an estate did consist, no marvail if he be disquieted when he hath lost his estate: But now a Christian that hath been in the School</w:t>
      </w:r>
      <w:r>
        <w:rPr>
          <w:rStyle w:val="1111"/>
        </w:rPr>
        <w:t xml:space="preserve"> of Christ, and hath been instructed in the art of Contentment, when such a one hath an estate, he thinks, in that I have an estate above my brethren, in this consists the good of it tome, in that I have an opportunity to serve God the better, and I enjo</w:t>
      </w:r>
      <w:r>
        <w:rPr>
          <w:rStyle w:val="1111"/>
        </w:rPr>
        <w:t xml:space="preserve">y a great deal of Gods mercy to my Soul conveyed to me through the Creature, and hereby I am inabled to do a great deal of good, and therein I account the good of my estate. Now God hath taken this away from me, now if God will be pleased to make up the en</w:t>
      </w:r>
      <w:r>
        <w:rPr>
          <w:rStyle w:val="1111"/>
        </w:rPr>
        <w:t xml:space="preserve">joyment of himself another way; that is, will call me to honour him by suffering, and if I may do God as much service now in my way of suffering, that is to shew forth the Grace of his Spirit in the way of my suffering as I did in the way of prosperity, I </w:t>
      </w:r>
      <w:r/>
    </w:p>
    <w:p>
      <w:pPr>
        <w:pStyle w:val="1132"/>
        <w:pBdr/>
        <w:spacing/>
        <w:ind/>
        <w:rPr/>
      </w:pPr>
      <w:r/>
      <w:bookmarkStart w:id="169" w:name="anchor-175"/>
      <w:r/>
      <w:bookmarkEnd w:id="169"/>
      <w:r>
        <w:rPr>
          <w:rStyle w:val="1111"/>
        </w:rPr>
        <w:t xml:space="preserve">Page</w:t>
      </w:r>
      <w:r>
        <w:rPr>
          <w:rStyle w:val="1111"/>
        </w:rPr>
        <w:t xml:space="preserve"> 81</w:t>
      </w:r>
      <w:r/>
    </w:p>
    <w:p>
      <w:pPr>
        <w:pStyle w:val="1132"/>
        <w:pBdr/>
        <w:spacing/>
        <w:ind/>
        <w:rPr/>
      </w:pPr>
      <w:r/>
      <w:bookmarkStart w:id="170" w:name="anchor-176"/>
      <w:r/>
      <w:bookmarkEnd w:id="170"/>
      <w:r>
        <w:rPr>
          <w:rStyle w:val="1111"/>
        </w:rPr>
        <w:t xml:space="preserve">have as much of God as I had before; if I may be led to God in my low condition, as much as I was in my prosperous condition, I have as much comfort and contentment as I had before.</w:t>
      </w:r>
      <w:r/>
    </w:p>
    <w:p>
      <w:pPr>
        <w:pStyle w:val="1132"/>
        <w:pBdr/>
        <w:spacing/>
        <w:ind/>
        <w:rPr/>
      </w:pPr>
      <w:r/>
      <w:bookmarkStart w:id="171" w:name="W82-82-article_2"/>
      <w:r/>
      <w:bookmarkEnd w:id="171"/>
      <w:r>
        <w:rPr>
          <w:rStyle w:val="1111"/>
        </w:rPr>
        <w:t xml:space="preserve">Obj.</w:t>
      </w:r>
      <w:r>
        <w:rPr>
          <w:rStyle w:val="1111"/>
        </w:rPr>
        <w:t xml:space="preserve"> But you wil say, it is true, If I could honour God in my low estate as much as in my prosperous estate then it were somewhat, but how can that be?</w:t>
      </w:r>
      <w:r/>
    </w:p>
    <w:p>
      <w:pPr>
        <w:pStyle w:val="1132"/>
        <w:pBdr/>
        <w:spacing/>
        <w:ind/>
        <w:rPr/>
      </w:pPr>
      <w:r/>
      <w:bookmarkStart w:id="171" w:name="W82-82-article_3"/>
      <w:r/>
      <w:bookmarkEnd w:id="171"/>
      <w:r>
        <w:rPr>
          <w:rStyle w:val="1111"/>
        </w:rPr>
        <w:t xml:space="preserve">Answ.</w:t>
      </w:r>
      <w:r>
        <w:rPr>
          <w:rStyle w:val="1111"/>
        </w:rPr>
        <w:t xml:space="preserve"> You must know the special honour that God hath from his creatures in this world, </w:t>
      </w:r>
      <w:r>
        <w:rPr>
          <w:rStyle w:val="1111"/>
        </w:rPr>
        <w:t xml:space="preserve">it is the manifestation of the Graces of his Spirit; It's true, God hath a great deal of honour when a man is in a publick place, and so he is able to do a great deal of good, to countenance Godlinesse, and discountenance Sin, but the main thing is in our </w:t>
      </w:r>
      <w:r>
        <w:rPr>
          <w:rStyle w:val="1111"/>
        </w:rPr>
        <w:t xml:space="preserve">shewing forth the vertues of him that hath called us out of darkness into his marvellous light.</w:t>
      </w:r>
      <w:r>
        <w:rPr>
          <w:rStyle w:val="1111"/>
        </w:rPr>
        <w:t xml:space="preserve"> Now if I can say that through Gods mercy in my affliction I find the Graces of Gods Spirit working as strongly in me as ever they did when I had my estate, I am where I was, yea I am fully in as good a condition, for I have that good now </w:t>
      </w:r>
      <w:r>
        <w:rPr>
          <w:rStyle w:val="1111"/>
        </w:rPr>
        <w:t xml:space="preserve">that I had in my prosperous estate, for I accounted the good of it but in my enjoyment of God, and honouring of God, and now God hath blest the want of it to stir up the Graces of his Spirit in my soul, and this is the work that now God cals me to, and I </w:t>
      </w:r>
      <w:r>
        <w:rPr>
          <w:rStyle w:val="1111"/>
        </w:rPr>
        <w:t xml:space="preserve">must account God is most honoured when I do the work that he cals me to, he set me a work in my prosperous estate at that time, to honour him in that condition, and now he sets me a work at this time to honour him in this condition: Now God is most honoure</w:t>
      </w:r>
      <w:r>
        <w:rPr>
          <w:rStyle w:val="1111"/>
        </w:rPr>
        <w:t xml:space="preserve">d when I can turn from one condition to another according as he cals me to it: would you account your selves to be honoured by your servants, when you set them about a work that hath some excellency, and they will go on and on, and you cannot get them of</w:t>
      </w:r>
      <w:r>
        <w:rPr>
          <w:rStyle w:val="1111"/>
        </w:rPr>
        <w:t xml:space="preserve">f from it? Now let the work be never so good, yet if you will call them off to another work you do expect that they should manifest so much respect to you as to be content to come off from that, though they be set about a meaner work, if it be more sutable</w:t>
      </w:r>
      <w:r>
        <w:rPr>
          <w:rStyle w:val="1111"/>
        </w:rPr>
        <w:t xml:space="preserve"> to your ends. So you were in a prosperous estate, and there God called you to some service that you took some pleasure in; but suppose God saith, I will use you in a suffering condition, and I will have you honour me in that way, now here's the honouring </w:t>
      </w:r>
      <w:r/>
    </w:p>
    <w:p>
      <w:pPr>
        <w:pStyle w:val="1132"/>
        <w:pBdr/>
        <w:spacing/>
        <w:ind/>
        <w:rPr/>
      </w:pPr>
      <w:r/>
      <w:bookmarkStart w:id="171" w:name="anchor-177"/>
      <w:r/>
      <w:bookmarkEnd w:id="171"/>
      <w:r>
        <w:rPr>
          <w:rStyle w:val="1111"/>
        </w:rPr>
        <w:t xml:space="preserve">Page</w:t>
      </w:r>
      <w:r>
        <w:rPr>
          <w:rStyle w:val="1111"/>
        </w:rPr>
        <w:t xml:space="preserve"> 82</w:t>
      </w:r>
      <w:r/>
    </w:p>
    <w:p>
      <w:pPr>
        <w:pStyle w:val="1132"/>
        <w:pBdr/>
        <w:spacing/>
        <w:ind/>
        <w:rPr/>
      </w:pPr>
      <w:r/>
      <w:bookmarkStart w:id="172" w:name="anchor-178"/>
      <w:r/>
      <w:bookmarkEnd w:id="172"/>
      <w:r>
        <w:rPr>
          <w:rStyle w:val="1111"/>
        </w:rPr>
        <w:t xml:space="preserve">of God that you can turn this way or that way, as </w:t>
      </w:r>
      <w:r>
        <w:rPr>
          <w:rStyle w:val="1111"/>
        </w:rPr>
        <w:t xml:space="preserve">God cals you to it; thus now you having learned this, That the good of the Creature cansists in the enjoyment of God in it, and the honouring of God by it, you can be content, because you have the same good that you had before. And that's the Fifth lesson.</w:t>
      </w:r>
      <w:r/>
    </w:p>
    <w:p>
      <w:pPr>
        <w:pStyle w:val="1132"/>
        <w:pBdr/>
        <w:spacing/>
        <w:ind/>
        <w:rPr/>
      </w:pPr>
      <w:r/>
      <w:bookmarkStart w:id="173" w:name="W83-83-article_2"/>
      <w:r/>
      <w:bookmarkEnd w:id="173"/>
      <w:r>
        <w:rPr>
          <w:rStyle w:val="1111"/>
        </w:rPr>
        <w:t xml:space="preserve">The Sixth Lesson that Christ doth teach the soul that hee brings into this School, is this, </w:t>
      </w:r>
      <w:r>
        <w:rPr>
          <w:rStyle w:val="1111"/>
        </w:rPr>
        <w:t xml:space="preserve">Hee doth instruct such a man or woman in the knowledge of their own hearts</w:t>
      </w:r>
      <w:r>
        <w:rPr>
          <w:rStyle w:val="1111"/>
        </w:rPr>
        <w:t xml:space="preserve">: you mus</w:t>
      </w:r>
      <w:r>
        <w:rPr>
          <w:rStyle w:val="1111"/>
        </w:rPr>
        <w:t xml:space="preserve">t learn this or you will never learn Contentment; you must learn to know your own hearts well, to be good studients of your own hearts, you cannot al be scholers in the arts and sciences in the world, but you may all be students in your own hearts, you can</w:t>
      </w:r>
      <w:r>
        <w:rPr>
          <w:rStyle w:val="1111"/>
        </w:rPr>
        <w:t xml:space="preserve">not reade in the book (many of you,) but God expects that every day you should turn over a leaf in your own hearts; you will never come to get any skil in this Mysterie, except you study the book of your own hearts: Marriners, they have their books that th</w:t>
      </w:r>
      <w:r>
        <w:rPr>
          <w:rStyle w:val="1111"/>
        </w:rPr>
        <w:t xml:space="preserve">ey study, those that will be good Navigaters, and Scholers they have their books; those that study Logick, they have their books according to that; and those that would study Rhetorick and Philosophy have their books according to that; and those that stud</w:t>
      </w:r>
      <w:r>
        <w:rPr>
          <w:rStyle w:val="1111"/>
        </w:rPr>
        <w:t xml:space="preserve">y Divinity, they have their books whereby they come to be helped in the study of Divinity: but a Christian next to the book of God is to look into the book of his own heart, and to reade over that, and this will help you to Contentment these three waies:</w:t>
      </w:r>
      <w:r/>
    </w:p>
    <w:p>
      <w:pPr>
        <w:pStyle w:val="1132"/>
        <w:pBdr/>
        <w:spacing/>
        <w:ind/>
        <w:rPr/>
      </w:pPr>
      <w:r/>
      <w:bookmarkStart w:id="173" w:name="W83-83-article_3"/>
      <w:r/>
      <w:bookmarkEnd w:id="173"/>
      <w:r>
        <w:rPr>
          <w:rStyle w:val="1111"/>
        </w:rPr>
        <w:t xml:space="preserve">1. By the studying of thy </w:t>
      </w:r>
      <w:r>
        <w:rPr>
          <w:rStyle w:val="1111"/>
        </w:rPr>
        <w:t xml:space="preserve">heart,</w:t>
      </w:r>
      <w:r>
        <w:rPr>
          <w:rStyle w:val="1111"/>
        </w:rPr>
        <w:t xml:space="preserve"> thou wilt come presently </w:t>
      </w:r>
      <w:r>
        <w:rPr>
          <w:rStyle w:val="1111"/>
        </w:rPr>
        <w:t xml:space="preserve">to discover wherein thy discontent lies</w:t>
      </w:r>
      <w:r>
        <w:rPr>
          <w:rStyle w:val="1111"/>
        </w:rPr>
        <w:t xml:space="preserve">; when thou art discontented, thou wilt find out the root of any discontentment if thou doest study thy heart well: many men and women they </w:t>
      </w:r>
      <w:r>
        <w:rPr>
          <w:rStyle w:val="1111"/>
        </w:rPr>
        <w:t xml:space="preserve">are discontented, and the truth is they know not wherfore, they think this &amp; the other thing is the cause, but a man or woman that knows their own heart, they will find out presently where the root of their discontent lies, that it lies in such a corrupti</w:t>
      </w:r>
      <w:r>
        <w:rPr>
          <w:rStyle w:val="1111"/>
        </w:rPr>
        <w:t xml:space="preserve">on, and distemper of my heart, that now through Gods mercie I have found out; It is in this case as it is with a little child that is very froward in the house, if a stranger comes in he doth not know what the matter is, perhaps the stranger will give the </w:t>
      </w:r>
      <w:r/>
    </w:p>
    <w:p>
      <w:pPr>
        <w:pStyle w:val="1132"/>
        <w:pBdr/>
        <w:spacing/>
        <w:ind/>
        <w:rPr/>
      </w:pPr>
      <w:r/>
      <w:bookmarkStart w:id="173" w:name="anchor-179"/>
      <w:r/>
      <w:bookmarkEnd w:id="173"/>
      <w:r>
        <w:rPr>
          <w:rStyle w:val="1111"/>
        </w:rPr>
        <w:t xml:space="preserve">Page</w:t>
      </w:r>
      <w:r>
        <w:rPr>
          <w:rStyle w:val="1111"/>
        </w:rPr>
        <w:t xml:space="preserve"> 83</w:t>
      </w:r>
      <w:r/>
    </w:p>
    <w:p>
      <w:pPr>
        <w:pStyle w:val="1132"/>
        <w:pBdr/>
        <w:spacing/>
        <w:ind/>
        <w:rPr/>
      </w:pPr>
      <w:r/>
      <w:bookmarkStart w:id="174" w:name="anchor-180"/>
      <w:r/>
      <w:bookmarkEnd w:id="174"/>
      <w:r>
        <w:rPr>
          <w:rStyle w:val="1111"/>
        </w:rPr>
        <w:t xml:space="preserve">child a rattle, or a nut, or such a thing to quiet it, but when the Nurse come</w:t>
      </w:r>
      <w:r>
        <w:rPr>
          <w:rStyle w:val="1111"/>
        </w:rPr>
        <w:t xml:space="preserve">s she knows the temper and disposition of the Child, and therefore knows best how to quiet it; so it is here just thus for all the world, when we are strangers with our own hearts we are mightily discontented, and know not how to quiet our selves, because </w:t>
      </w:r>
      <w:r>
        <w:rPr>
          <w:rStyle w:val="1111"/>
        </w:rPr>
        <w:t xml:space="preserve">we know not wherein the disquiet lieth: and indeed when we are strangers to our own hearts we cannot tell how to quiet our selves, but if we be very well verst in our own hearts, when any thing fals out so as to disquiet us, we find out the cause of it pr</w:t>
      </w:r>
      <w:r>
        <w:rPr>
          <w:rStyle w:val="1111"/>
        </w:rPr>
        <w:t xml:space="preserve">esently, and so quickly come to be quiet. So a man that hath a Watch, and he understands the use of every wheel and pin, if it goes amisse he will presently find out the cause of it: but one that hath no skill in a Watch, when it goes amisse he knows not </w:t>
      </w:r>
      <w:r>
        <w:rPr>
          <w:rStyle w:val="1111"/>
        </w:rPr>
        <w:t xml:space="preserve">what the matter is, and therefore cannot mend it. So indeed our hearts are as a Watch, and there are many wheels, and windings and turnings there, and we should labour to know our hearts well, that when they are out of tune we may know what the matter is.</w:t>
      </w:r>
      <w:r/>
    </w:p>
    <w:p>
      <w:pPr>
        <w:pStyle w:val="1132"/>
        <w:pBdr/>
        <w:spacing/>
        <w:ind/>
        <w:rPr/>
      </w:pPr>
      <w:r/>
      <w:bookmarkStart w:id="175" w:name="W84-84-article_2"/>
      <w:r/>
      <w:bookmarkEnd w:id="175"/>
      <w:r>
        <w:rPr>
          <w:rStyle w:val="1111"/>
        </w:rPr>
        <w:t xml:space="preserve">2 This knowledge of our hearts wil help us to Contentment because by this </w:t>
      </w:r>
      <w:r>
        <w:rPr>
          <w:rStyle w:val="1111"/>
        </w:rPr>
        <w:t xml:space="preserve">we shall come to know what is most sutable to our condition.</w:t>
      </w:r>
      <w:r>
        <w:rPr>
          <w:rStyle w:val="1111"/>
        </w:rPr>
        <w:t xml:space="preserve"> As thus, a man that kn</w:t>
      </w:r>
      <w:r>
        <w:rPr>
          <w:rStyle w:val="1111"/>
        </w:rPr>
        <w:t xml:space="preserve">ows not his own heart he thinks not what need he hath of affliction, and upon that he is disquieted; but that man or woman that hath studied their own hearts, when God comes with afflictions upon them, they can say, I would not for any thing in the world </w:t>
      </w:r>
      <w:r>
        <w:rPr>
          <w:rStyle w:val="1111"/>
        </w:rPr>
        <w:t xml:space="preserve">have been without this affliction, God hath so suted this affliction to my condition, and hath come in such a way, that if this affliction had not come I am affraid I should have fallen into sin; a poor country man that takes Phisick, the Phisick works, </w:t>
      </w:r>
      <w:r>
        <w:rPr>
          <w:rStyle w:val="1111"/>
        </w:rPr>
        <w:t xml:space="preserve">and he thinks it will kill him, because he knows not the ill humours that are in his body, and therefore he understands not how sutable the Physick is to him; but a Physitian takes a purge, and it makes him extreamly sick, saith the Physitian I like this t</w:t>
      </w:r>
      <w:r>
        <w:rPr>
          <w:rStyle w:val="1111"/>
        </w:rPr>
        <w:t xml:space="preserve">he better, it doth but work upon the humour that I know is the matter of my disease, and upon that such a man that hath knowledge and understanding in his body, and the cause of his distemper, he is not troubled or disquieted: So would we be if we did but </w:t>
      </w:r>
      <w:r/>
    </w:p>
    <w:p>
      <w:pPr>
        <w:pStyle w:val="1132"/>
        <w:pBdr/>
        <w:spacing/>
        <w:ind/>
        <w:rPr/>
      </w:pPr>
      <w:r/>
      <w:bookmarkStart w:id="175" w:name="anchor-181"/>
      <w:r/>
      <w:bookmarkEnd w:id="175"/>
      <w:r>
        <w:rPr>
          <w:rStyle w:val="1111"/>
        </w:rPr>
        <w:t xml:space="preserve">Page</w:t>
      </w:r>
      <w:r>
        <w:rPr>
          <w:rStyle w:val="1111"/>
        </w:rPr>
        <w:t xml:space="preserve"> 84</w:t>
      </w:r>
      <w:r/>
    </w:p>
    <w:p>
      <w:pPr>
        <w:pStyle w:val="1132"/>
        <w:pBdr/>
        <w:spacing/>
        <w:ind/>
        <w:rPr/>
      </w:pPr>
      <w:r/>
      <w:bookmarkStart w:id="176" w:name="anchor-182"/>
      <w:r/>
      <w:bookmarkEnd w:id="176"/>
      <w:r>
        <w:rPr>
          <w:rStyle w:val="1111"/>
        </w:rPr>
        <w:t xml:space="preserve">know the distempers of our own hearts, carnal men and women t</w:t>
      </w:r>
      <w:r>
        <w:rPr>
          <w:rStyle w:val="1111"/>
        </w:rPr>
        <w:t xml:space="preserve">hey know not their own spirits, and therefore they fling and vex upon every affliction that doth befall them, they know not what distempers are in their hearts that may be healed by their afflictions, if it please God to give them a sanctified use of them.</w:t>
      </w:r>
      <w:r/>
    </w:p>
    <w:p>
      <w:pPr>
        <w:pStyle w:val="1132"/>
        <w:pBdr/>
        <w:spacing/>
        <w:ind/>
        <w:rPr/>
      </w:pPr>
      <w:r/>
      <w:bookmarkStart w:id="177" w:name="W85-85-article_2"/>
      <w:r/>
      <w:bookmarkEnd w:id="177"/>
      <w:r>
        <w:rPr>
          <w:rStyle w:val="1111"/>
        </w:rPr>
        <w:t xml:space="preserve">3 By knowing their own hearts, </w:t>
      </w:r>
      <w:r>
        <w:rPr>
          <w:rStyle w:val="1111"/>
        </w:rPr>
        <w:t xml:space="preserve">they know what they are able to manage,</w:t>
      </w:r>
      <w:r>
        <w:rPr>
          <w:rStyle w:val="1111"/>
        </w:rPr>
        <w:t xml:space="preserve"> and by this means they come to be Content; the Lord perhaps takes away many comforts from them t</w:t>
      </w:r>
      <w:r>
        <w:rPr>
          <w:rStyle w:val="1111"/>
        </w:rPr>
        <w:t xml:space="preserve">hat they had before, or denies them some things that they hoped to have got; now they by knowing their hearts know this, that they were not able to mannage such an estate, and they were not able to mannage such prosperity, God saw it, and (saith a poor sou</w:t>
      </w:r>
      <w:r>
        <w:rPr>
          <w:rStyle w:val="1111"/>
        </w:rPr>
        <w:t xml:space="preserve">l) I am in some measure convinced by looking into mine own heart, that I was not able to mānage such a condition. A man desires greedily to gripe more perhaps than he is able to mānage, and so undoes himself: as countrey men do observe, that if they doe </w:t>
      </w:r>
      <w:r>
        <w:rPr>
          <w:rStyle w:val="1111"/>
        </w:rPr>
        <w:t xml:space="preserve">over-stock their Land it will quickly spoyl them, and so a wise Husband-man that knows how much his ground will bear he is not troubled that he hath not so much stock as others, why? because he knows he hath not ground enough for so great a stock, and that</w:t>
      </w:r>
      <w:r>
        <w:rPr>
          <w:rStyle w:val="1111"/>
        </w:rPr>
        <w:t xml:space="preserve"> quiets him; so many men and women that know not their own hearts, they would fain have a prosperous estate as others have, but if they knew their own hearts they would know that they were not able to mannage it: if one of your little children of three or</w:t>
      </w:r>
      <w:r>
        <w:rPr>
          <w:rStyle w:val="1111"/>
        </w:rPr>
        <w:t xml:space="preserve"> four yeers old should be crying for the coat of her that is twelve or twenty yeers old, and say, why may not I have a coat as long as my sisters? If she had, it would soon trip up her heels, and break her face, but when the Child comes to understanding s</w:t>
      </w:r>
      <w:r>
        <w:rPr>
          <w:rStyle w:val="1111"/>
        </w:rPr>
        <w:t xml:space="preserve">he is not discontented, because her coat is not so long as her sisters, but saith, my coat is fit for me, and therein takes Content; So if we come to understanding in the School of Christ we will not cry, why have not I such an estate as others have? the L</w:t>
      </w:r>
      <w:r>
        <w:rPr>
          <w:rStyle w:val="1111"/>
        </w:rPr>
        <w:t xml:space="preserve">ord seeth that I am not able to mannage it, and I see it my self by the knowing of mine own heart. You shall have children if they see but a knife, they will cry for it because they know not their strength and that they are not able to mannage it, but you </w:t>
      </w:r>
      <w:r/>
    </w:p>
    <w:p>
      <w:pPr>
        <w:pStyle w:val="1132"/>
        <w:pBdr/>
        <w:spacing/>
        <w:ind/>
        <w:rPr/>
      </w:pPr>
      <w:r/>
      <w:bookmarkStart w:id="177" w:name="anchor-183"/>
      <w:r/>
      <w:bookmarkEnd w:id="177"/>
      <w:r>
        <w:rPr>
          <w:rStyle w:val="1111"/>
        </w:rPr>
        <w:t xml:space="preserve">Page</w:t>
      </w:r>
      <w:r>
        <w:rPr>
          <w:rStyle w:val="1111"/>
        </w:rPr>
        <w:t xml:space="preserve"> 85</w:t>
      </w:r>
      <w:r/>
    </w:p>
    <w:p>
      <w:pPr>
        <w:pStyle w:val="1132"/>
        <w:pBdr/>
        <w:spacing/>
        <w:ind/>
        <w:rPr/>
      </w:pPr>
      <w:r/>
      <w:bookmarkStart w:id="178" w:name="anchor-184"/>
      <w:r/>
      <w:bookmarkEnd w:id="178"/>
      <w:r>
        <w:rPr>
          <w:rStyle w:val="1111"/>
        </w:rPr>
        <w:t xml:space="preserve">know they are not able to mannage it, and therefore you will not give it them, and when they come to so much understanding as to know that they are not able to mannage it, t</w:t>
      </w:r>
      <w:r>
        <w:rPr>
          <w:rStyle w:val="1111"/>
        </w:rPr>
        <w:t xml:space="preserve">hey will not cry for it; so we would not cry for such and such things if we knew that we were not able to mannage them: when you vex and fret for what you have not, I may say to you as Christ saith, you know not of what spirits you are. It was a speech of </w:t>
      </w:r>
      <w:r>
        <w:rPr>
          <w:rStyle w:val="1111"/>
        </w:rPr>
        <w:t xml:space="preserve">Oecolampadius</w:t>
      </w:r>
      <w:r>
        <w:rPr>
          <w:rStyle w:val="1111"/>
        </w:rPr>
        <w:t xml:space="preserve"> to </w:t>
      </w:r>
      <w:r>
        <w:rPr>
          <w:rStyle w:val="1111"/>
        </w:rPr>
        <w:t xml:space="preserve">Parillus,</w:t>
      </w:r>
      <w:r>
        <w:rPr>
          <w:rStyle w:val="1111"/>
        </w:rPr>
        <w:t xml:space="preserve"> saith he (when they were speaking about his extream poverty,) </w:t>
      </w:r>
      <w:r>
        <w:rPr>
          <w:rStyle w:val="1111"/>
        </w:rPr>
        <w:t xml:space="preserve">Not so poor, though I have been very poor, yet I would be poorer, I could be willing to be poorer than I am,</w:t>
      </w:r>
      <w:r>
        <w:rPr>
          <w:rStyle w:val="1111"/>
        </w:rPr>
        <w:t xml:space="preserve"> for the truth is (as if he should say) the Lord knew that th</w:t>
      </w:r>
      <w:r>
        <w:rPr>
          <w:rStyle w:val="1111"/>
        </w:rPr>
        <w:t xml:space="preserve">at was more sutable to me, and I knew that my own heart was such, that a poor condition was more sutable to me than a rich; so certainly would we say if we knew our own hearts, that such and such a condition is better for me than if it had been otherwise.</w:t>
      </w:r>
      <w:r/>
    </w:p>
    <w:p>
      <w:pPr>
        <w:pStyle w:val="1132"/>
        <w:pBdr/>
        <w:spacing/>
        <w:ind/>
        <w:rPr/>
      </w:pPr>
      <w:r/>
      <w:bookmarkStart w:id="179" w:name="W86-86-article_2"/>
      <w:r/>
      <w:bookmarkEnd w:id="179"/>
      <w:r>
        <w:rPr>
          <w:rStyle w:val="1111"/>
        </w:rPr>
        <w:t xml:space="preserve">The Seventh lesson, </w:t>
      </w:r>
      <w:r>
        <w:rPr>
          <w:rStyle w:val="1111"/>
        </w:rPr>
        <w:t xml:space="preserve">Is the burden of a prosperous estate.</w:t>
      </w:r>
      <w:r>
        <w:rPr>
          <w:rStyle w:val="1111"/>
        </w:rPr>
        <w:t xml:space="preserve"> Such a one that comes into Christ's School to be instructed in this Art, never comes to attain to any great skill in this Art untill he comes to understand the burden that is in a prosperous estate.</w:t>
      </w:r>
      <w:r/>
    </w:p>
    <w:p>
      <w:pPr>
        <w:pStyle w:val="1132"/>
        <w:pBdr/>
        <w:spacing/>
        <w:ind/>
        <w:rPr/>
      </w:pPr>
      <w:r/>
      <w:bookmarkStart w:id="179" w:name="W86-86-article_3"/>
      <w:r/>
      <w:bookmarkEnd w:id="179"/>
      <w:r>
        <w:rPr>
          <w:rStyle w:val="1111"/>
        </w:rPr>
        <w:t xml:space="preserve">Object.</w:t>
      </w:r>
      <w:r>
        <w:rPr>
          <w:rStyle w:val="1111"/>
        </w:rPr>
        <w:t xml:space="preserve"> You will say, What burden is there in a prosperous estate.</w:t>
      </w:r>
      <w:r/>
    </w:p>
    <w:p>
      <w:pPr>
        <w:pStyle w:val="1132"/>
        <w:pBdr/>
        <w:spacing/>
        <w:ind/>
        <w:rPr/>
      </w:pPr>
      <w:r/>
      <w:bookmarkStart w:id="179" w:name="W86-86-article_4"/>
      <w:r/>
      <w:bookmarkEnd w:id="179"/>
      <w:r>
        <w:rPr>
          <w:rStyle w:val="1111"/>
        </w:rPr>
        <w:t xml:space="preserve">Answ.</w:t>
      </w:r>
      <w:r>
        <w:rPr>
          <w:rStyle w:val="1111"/>
        </w:rPr>
        <w:t xml:space="preserve"> Yes certainly a great burden, and there needs a great strength to bear it: as men had need of strong brains that can bear strong wine, so they had need of strong spirits that a</w:t>
      </w:r>
      <w:r>
        <w:rPr>
          <w:rStyle w:val="1111"/>
        </w:rPr>
        <w:t xml:space="preserve">re able to bear prosperous conditions, and not to do themselves hurt; there's a fourfold burden in a prosperous estate. Many men and women look at the shine and glittering of prosperity, but they little think of the burden, but there's a fourfould burden.</w:t>
      </w:r>
      <w:r/>
    </w:p>
    <w:p>
      <w:pPr>
        <w:pStyle w:val="1132"/>
        <w:pBdr/>
        <w:spacing/>
        <w:ind/>
        <w:rPr/>
      </w:pPr>
      <w:r/>
      <w:bookmarkStart w:id="179" w:name="W86-86-article_5"/>
      <w:r/>
      <w:bookmarkEnd w:id="179"/>
      <w:r>
        <w:rPr>
          <w:rStyle w:val="1111"/>
        </w:rPr>
        <w:t xml:space="preserve">1 There's </w:t>
      </w:r>
      <w:r>
        <w:rPr>
          <w:rStyle w:val="1111"/>
        </w:rPr>
        <w:t xml:space="preserve">A burden of trouble.</w:t>
      </w:r>
      <w:r>
        <w:rPr>
          <w:rStyle w:val="1111"/>
        </w:rPr>
        <w:t xml:space="preserve"> A rose hath it's prickles, and so the Scripture saith that he that will be rich pierceth himself through with many sorrows, 1 </w:t>
      </w:r>
      <w:r>
        <w:rPr>
          <w:rStyle w:val="1111"/>
        </w:rPr>
        <w:t xml:space="preserve">Tim.</w:t>
      </w:r>
      <w:r>
        <w:rPr>
          <w:rStyle w:val="1111"/>
        </w:rPr>
        <w:t xml:space="preserve"> 6.10. If a mans</w:t>
      </w:r>
      <w:r>
        <w:rPr>
          <w:rStyle w:val="1111"/>
        </w:rPr>
        <w:t xml:space="preserve"> heart be set upon it that he must be rich, and he will be rich, such a man will pierce himself through with many sorrows; he looks upon the delight and glory of riches that appears outwardly, but he considers not what piercing sorrows he may meet withal </w:t>
      </w:r>
      <w:r/>
    </w:p>
    <w:p>
      <w:pPr>
        <w:pStyle w:val="1132"/>
        <w:pBdr/>
        <w:spacing/>
        <w:ind/>
        <w:rPr/>
      </w:pPr>
      <w:r/>
      <w:bookmarkStart w:id="179" w:name="anchor-185"/>
      <w:r/>
      <w:bookmarkEnd w:id="179"/>
      <w:r>
        <w:rPr>
          <w:rStyle w:val="1111"/>
        </w:rPr>
        <w:t xml:space="preserve">Page</w:t>
      </w:r>
      <w:r>
        <w:rPr>
          <w:rStyle w:val="1111"/>
        </w:rPr>
        <w:t xml:space="preserve"> 89</w:t>
      </w:r>
      <w:r/>
    </w:p>
    <w:p>
      <w:pPr>
        <w:pStyle w:val="1132"/>
        <w:pBdr/>
        <w:spacing/>
        <w:ind/>
        <w:rPr/>
      </w:pPr>
      <w:r/>
      <w:bookmarkStart w:id="180" w:name="anchor-186"/>
      <w:r/>
      <w:bookmarkEnd w:id="180"/>
      <w:r>
        <w:rPr>
          <w:rStyle w:val="1111"/>
        </w:rPr>
        <w:t xml:space="preserve">in them: The consideration of the trouble in a prosperous condition I have divers times thought of, and I cannot tell by what similitude to expresse it better than by travelling in some champian country, where round about is very fair and sandy groun</w:t>
      </w:r>
      <w:r>
        <w:rPr>
          <w:rStyle w:val="1111"/>
        </w:rPr>
        <w:t xml:space="preserve">d, and you see there a Town a great way off in a bottom, and you think, Oh how bravely is that Town seated, but when you come and ride into the Town, you shall ride through a durty lane and through a company of fearful durty holes, and you could not see t</w:t>
      </w:r>
      <w:r>
        <w:rPr>
          <w:rStyle w:val="1111"/>
        </w:rPr>
        <w:t xml:space="preserve">he durty lane and holes when you were two or three miles off; so sometimes we look upon the prosperity of men and think such a man lives bravely and comfortably, but if we did but know what troubles he meets withal in his family, in his estate, in his dea</w:t>
      </w:r>
      <w:r>
        <w:rPr>
          <w:rStyle w:val="1111"/>
        </w:rPr>
        <w:t xml:space="preserve">lings with men, we would not think his condition so happy. One may have a very fine new shoe, but no body knows where it pinches him but he that hath it on; so you think such and such men are happy, but they may have many troubles that you little think of.</w:t>
      </w:r>
      <w:r/>
    </w:p>
    <w:p>
      <w:pPr>
        <w:pStyle w:val="1132"/>
        <w:pBdr/>
        <w:spacing/>
        <w:ind/>
        <w:rPr/>
      </w:pPr>
      <w:r/>
      <w:bookmarkStart w:id="181" w:name="W87-87-article_2"/>
      <w:r/>
      <w:bookmarkEnd w:id="181"/>
      <w:r>
        <w:rPr>
          <w:rStyle w:val="1111"/>
        </w:rPr>
        <w:t xml:space="preserve">2 </w:t>
      </w:r>
      <w:r>
        <w:rPr>
          <w:rStyle w:val="1111"/>
        </w:rPr>
        <w:t xml:space="preserve">There is a burden of danger in it.</w:t>
      </w:r>
      <w:r>
        <w:rPr>
          <w:rStyle w:val="1111"/>
        </w:rPr>
        <w:t xml:space="preserve"> Men that are in a prosperous condition they are in a great deal of danger, you see some times in the evening when you light up your candles, the mothes and the gnats will be flying up and down in the candle, but t</w:t>
      </w:r>
      <w:r>
        <w:rPr>
          <w:rStyle w:val="1111"/>
        </w:rPr>
        <w:t xml:space="preserve">hey scorch their wings, and there they fal down dead; so there is a great deal of danger in a prosperous estate, those men that are set upon a Pinacle on high, these men they are in greater danger than other men are. Honey we know doth invite Bees and Was</w:t>
      </w:r>
      <w:r>
        <w:rPr>
          <w:rStyle w:val="1111"/>
        </w:rPr>
        <w:t xml:space="preserve">ps unto it, and so the sweet of prosperity doth invite the Devil and temptation. Men that are in a prosperous estate are subject to many temptations that other men are not subject to. The Scripture cals the Devil Beelzebub, that is the god of flies, &amp; so </w:t>
      </w:r>
      <w:r>
        <w:rPr>
          <w:rStyle w:val="1111"/>
        </w:rPr>
        <w:t xml:space="preserve">Beelzebub</w:t>
      </w:r>
      <w:r>
        <w:rPr>
          <w:rStyle w:val="1111"/>
        </w:rPr>
        <w:t xml:space="preserve"> come where the honey </w:t>
      </w:r>
      <w:r>
        <w:rPr>
          <w:rStyle w:val="1111"/>
        </w:rPr>
        <w:t xml:space="preserve">of prosperity is, they are in very great danger of temptations that are in a prosperous condition. The dangers of men that are in a prosperous estate that have more than others, should be considered of by those that are lower, think with thy selfe, though </w:t>
      </w:r>
      <w:r>
        <w:rPr>
          <w:rStyle w:val="1111"/>
        </w:rPr>
        <w:t xml:space="preserve">they be above me, yet they are in more danger than I am, the tal trees are more shattered a great deal than low shrubs, so you know the ship that hath all the sails up, the top sail &amp; all in a storm, this is in more danger than that that hath al the sails </w:t>
      </w:r>
      <w:r/>
    </w:p>
    <w:p>
      <w:pPr>
        <w:pStyle w:val="1132"/>
        <w:pBdr/>
        <w:spacing/>
        <w:ind/>
        <w:rPr/>
      </w:pPr>
      <w:r/>
      <w:bookmarkStart w:id="181" w:name="anchor-187"/>
      <w:r/>
      <w:bookmarkEnd w:id="181"/>
      <w:r>
        <w:rPr>
          <w:rStyle w:val="1111"/>
        </w:rPr>
        <w:t xml:space="preserve">Page</w:t>
      </w:r>
      <w:r>
        <w:rPr>
          <w:rStyle w:val="1111"/>
        </w:rPr>
        <w:t xml:space="preserve"> 87</w:t>
      </w:r>
      <w:r/>
    </w:p>
    <w:p>
      <w:pPr>
        <w:pStyle w:val="1132"/>
        <w:pBdr/>
        <w:spacing/>
        <w:ind/>
        <w:rPr/>
      </w:pPr>
      <w:r/>
      <w:bookmarkStart w:id="182" w:name="anchor-188"/>
      <w:r/>
      <w:bookmarkEnd w:id="182"/>
      <w:r>
        <w:rPr>
          <w:rStyle w:val="1111"/>
        </w:rPr>
        <w:t xml:space="preserve">drawn in: And so men that have their Top-gallant, and all up and brave, they are more like to be drown'd, drown'd in perdition th</w:t>
      </w:r>
      <w:r>
        <w:rPr>
          <w:rStyle w:val="1111"/>
        </w:rPr>
        <w:t xml:space="preserve">an other men are; and therefore you know what the Scripture saith, how hard it is for rich men to go into the kingdom of Heaven: such a text should make poor people to be contented with their estates. We have a notable example for that in the Children of </w:t>
      </w:r>
      <w:r>
        <w:rPr>
          <w:rStyle w:val="1111"/>
        </w:rPr>
        <w:t xml:space="preserve">Kohath,</w:t>
      </w:r>
      <w:r>
        <w:rPr>
          <w:rStyle w:val="1111"/>
        </w:rPr>
        <w:t xml:space="preserve"> you shall find that they were in a more excellent estate than the other of the Levites, but they were in more danger than the other, and more trouble.</w:t>
      </w:r>
      <w:r/>
    </w:p>
    <w:p>
      <w:pPr>
        <w:pStyle w:val="1132"/>
        <w:pBdr/>
        <w:spacing/>
        <w:ind/>
        <w:rPr/>
      </w:pPr>
      <w:r/>
      <w:bookmarkStart w:id="183" w:name="W88-88-article_2"/>
      <w:r/>
      <w:bookmarkEnd w:id="183"/>
      <w:r>
        <w:rPr>
          <w:rStyle w:val="1111"/>
        </w:rPr>
        <w:t xml:space="preserve">First, That the Children of </w:t>
      </w:r>
      <w:r>
        <w:rPr>
          <w:rStyle w:val="1111"/>
        </w:rPr>
        <w:t xml:space="preserve">Kohath</w:t>
      </w:r>
      <w:r>
        <w:rPr>
          <w:rStyle w:val="1111"/>
        </w:rPr>
        <w:t xml:space="preserve"> were in a higher condition than other of the </w:t>
      </w:r>
      <w:r>
        <w:rPr>
          <w:rStyle w:val="1111"/>
        </w:rPr>
        <w:t xml:space="preserve">Levites,</w:t>
      </w:r>
      <w:r>
        <w:rPr>
          <w:rStyle w:val="1111"/>
        </w:rPr>
        <w:t xml:space="preserve"> that I'le shew you out of the fourth of </w:t>
      </w:r>
      <w:r>
        <w:rPr>
          <w:rStyle w:val="1111"/>
        </w:rPr>
        <w:t xml:space="preserve">Numb.</w:t>
      </w:r>
      <w:r>
        <w:rPr>
          <w:rStyle w:val="1111"/>
        </w:rPr>
        <w:t xml:space="preserve"> 4. vers. there you shall find what their condition was. </w:t>
      </w:r>
      <w:r>
        <w:rPr>
          <w:rStyle w:val="1111"/>
        </w:rPr>
        <w:t xml:space="preserve">This shall be the service of the sons of</w:t>
      </w:r>
      <w:r>
        <w:rPr>
          <w:rStyle w:val="1111"/>
        </w:rPr>
        <w:t xml:space="preserve"> Kohath </w:t>
      </w:r>
      <w:r>
        <w:rPr>
          <w:rStyle w:val="1111"/>
        </w:rPr>
        <w:t xml:space="preserve">in the Tabernacle of the Congregation about the most holy things.</w:t>
      </w:r>
      <w:r>
        <w:rPr>
          <w:rStyle w:val="1111"/>
        </w:rPr>
        <w:t xml:space="preserve"> Mark, the Levites were exercised about </w:t>
      </w:r>
      <w:r>
        <w:rPr>
          <w:rStyle w:val="1111"/>
        </w:rPr>
        <w:t xml:space="preserve">holy things</w:t>
      </w:r>
      <w:r>
        <w:rPr>
          <w:rStyle w:val="1111"/>
        </w:rPr>
        <w:t xml:space="preserve">; but the sons of </w:t>
      </w:r>
      <w:r>
        <w:rPr>
          <w:rStyle w:val="1111"/>
        </w:rPr>
        <w:t xml:space="preserve">Kohath,</w:t>
      </w:r>
      <w:r>
        <w:rPr>
          <w:rStyle w:val="1111"/>
        </w:rPr>
        <w:t xml:space="preserve"> their service was about the </w:t>
      </w:r>
      <w:r>
        <w:rPr>
          <w:rStyle w:val="1111"/>
        </w:rPr>
        <w:t xml:space="preserve">most holy things</w:t>
      </w:r>
      <w:r>
        <w:rPr>
          <w:rStyle w:val="1111"/>
        </w:rPr>
        <w:t xml:space="preserve"> of all: and you shall find in the 21. of </w:t>
      </w:r>
      <w:r>
        <w:rPr>
          <w:rStyle w:val="1111"/>
        </w:rPr>
        <w:t xml:space="preserve">Joshua,</w:t>
      </w:r>
      <w:r>
        <w:rPr>
          <w:rStyle w:val="1111"/>
        </w:rPr>
        <w:t xml:space="preserve"> vers. 10. That God did honour the sons of </w:t>
      </w:r>
      <w:r>
        <w:rPr>
          <w:rStyle w:val="1111"/>
        </w:rPr>
        <w:t xml:space="preserve">Kohath</w:t>
      </w:r>
      <w:r>
        <w:rPr>
          <w:rStyle w:val="1111"/>
        </w:rPr>
        <w:t xml:space="preserve"> in a more special manner than he did honor the other Levites, which honour the Children of </w:t>
      </w:r>
      <w:r>
        <w:rPr>
          <w:rStyle w:val="1111"/>
        </w:rPr>
        <w:t xml:space="preserve">Aaron</w:t>
      </w:r>
      <w:r>
        <w:rPr>
          <w:rStyle w:val="1111"/>
        </w:rPr>
        <w:t xml:space="preserve"> (being of the families of the </w:t>
      </w:r>
      <w:r>
        <w:rPr>
          <w:rStyle w:val="1111"/>
        </w:rPr>
        <w:t xml:space="preserve">Kohathites,</w:t>
      </w:r>
      <w:r>
        <w:rPr>
          <w:rStyle w:val="1111"/>
        </w:rPr>
        <w:t xml:space="preserve"> who were of the Children of </w:t>
      </w:r>
      <w:r>
        <w:rPr>
          <w:rStyle w:val="1111"/>
        </w:rPr>
        <w:t xml:space="preserve">Levi</w:t>
      </w:r>
      <w:r>
        <w:rPr>
          <w:rStyle w:val="1111"/>
        </w:rPr>
        <w:t xml:space="preserve">) had, for theirs was the first lot, and they were prefer'd before the other families of </w:t>
      </w:r>
      <w:r>
        <w:rPr>
          <w:rStyle w:val="1111"/>
        </w:rPr>
        <w:t xml:space="preserve">Levi,</w:t>
      </w:r>
      <w:r>
        <w:rPr>
          <w:rStyle w:val="1111"/>
        </w:rPr>
        <w:t xml:space="preserve"> those that were imployed in the most honourable imployment, they had the most honourable Lot, the first Lot fell to them: thus you see God honoured the Children of the </w:t>
      </w:r>
      <w:r>
        <w:rPr>
          <w:rStyle w:val="1111"/>
        </w:rPr>
        <w:t xml:space="preserve">Kohathites.</w:t>
      </w:r>
      <w:r>
        <w:rPr>
          <w:rStyle w:val="1111"/>
        </w:rPr>
        <w:t xml:space="preserve"> But (might other Levites say) how hath God prefer'd this family before us? They were honoured more than the other were: But now, mark their burden that comes in with their honour, and that I'le shew you out of two Scriptures, the first is, </w:t>
      </w:r>
      <w:r>
        <w:rPr>
          <w:rStyle w:val="1111"/>
        </w:rPr>
        <w:t xml:space="preserve">Numb.</w:t>
      </w:r>
      <w:r>
        <w:rPr>
          <w:rStyle w:val="1111"/>
        </w:rPr>
        <w:t xml:space="preserve"> 7.6, 7, 8, 9. </w:t>
      </w:r>
      <w:r>
        <w:rPr>
          <w:rStyle w:val="1111"/>
        </w:rPr>
        <w:t xml:space="preserve">And</w:t>
      </w:r>
      <w:r>
        <w:rPr>
          <w:rStyle w:val="1111"/>
        </w:rPr>
        <w:t xml:space="preserve"> Moses </w:t>
      </w:r>
      <w:r>
        <w:rPr>
          <w:rStyle w:val="1111"/>
        </w:rPr>
        <w:t xml:space="preserve">took the Wagons and the Oxen, and gave them unto the</w:t>
      </w:r>
      <w:r>
        <w:rPr>
          <w:rStyle w:val="1111"/>
        </w:rPr>
        <w:t xml:space="preserve"> Levites. </w:t>
      </w:r>
      <w:r>
        <w:rPr>
          <w:rStyle w:val="1111"/>
        </w:rPr>
        <w:t xml:space="preserve">Two wagons and four oxen be gave unto the sons of</w:t>
      </w:r>
      <w:r>
        <w:rPr>
          <w:rStyle w:val="1111"/>
        </w:rPr>
        <w:t xml:space="preserve"> Gershom, </w:t>
      </w:r>
      <w:r>
        <w:rPr>
          <w:rStyle w:val="1111"/>
        </w:rPr>
        <w:t xml:space="preserve">according to their service: and four wagons and eight oxen he gave unto the sons of</w:t>
      </w:r>
      <w:r>
        <w:rPr>
          <w:rStyle w:val="1111"/>
        </w:rPr>
        <w:t xml:space="preserve"> Merari, </w:t>
      </w:r>
      <w:r>
        <w:rPr>
          <w:rStyle w:val="1111"/>
        </w:rPr>
        <w:t xml:space="preserve">according unto their service, under the hand of</w:t>
      </w:r>
      <w:r>
        <w:rPr>
          <w:rStyle w:val="1111"/>
        </w:rPr>
        <w:t xml:space="preserve"> Ithamer </w:t>
      </w:r>
      <w:r>
        <w:rPr>
          <w:rStyle w:val="1111"/>
        </w:rPr>
        <w:t xml:space="preserve">the son of</w:t>
      </w:r>
      <w:r>
        <w:rPr>
          <w:rStyle w:val="1111"/>
        </w:rPr>
        <w:t xml:space="preserve"> Aaron </w:t>
      </w:r>
      <w:r>
        <w:rPr>
          <w:rStyle w:val="1111"/>
        </w:rPr>
        <w:t xml:space="preserve">the Priest.</w:t>
      </w:r>
      <w:r>
        <w:rPr>
          <w:rStyle w:val="1111"/>
        </w:rPr>
        <w:t xml:space="preserve"> But saith he in the 9. vers. </w:t>
      </w:r>
      <w:r>
        <w:rPr>
          <w:rStyle w:val="1111"/>
        </w:rPr>
        <w:t xml:space="preserve">Ʋnto the sons of</w:t>
      </w:r>
      <w:r>
        <w:rPr>
          <w:rStyle w:val="1111"/>
        </w:rPr>
        <w:t xml:space="preserve"> Kohath </w:t>
      </w:r>
      <w:r>
        <w:rPr>
          <w:rStyle w:val="1111"/>
        </w:rPr>
        <w:t xml:space="preserve">he gave none; because the service of the Sanctuary that belonged unto them, was, that they should bear upon their shouldiers.</w:t>
      </w:r>
      <w:r>
        <w:rPr>
          <w:rStyle w:val="1111"/>
        </w:rPr>
        <w:t xml:space="preserve"> Mark, the other Levites had oxen, and wagons given to them, to ease them of their service: but (saith he) to the sons of </w:t>
      </w:r>
      <w:r>
        <w:rPr>
          <w:rStyle w:val="1111"/>
        </w:rPr>
        <w:t xml:space="preserve">Kohath</w:t>
      </w:r>
      <w:r>
        <w:rPr>
          <w:rStyle w:val="1111"/>
        </w:rPr>
        <w:t xml:space="preserve"> he gave none, </w:t>
      </w:r>
      <w:r/>
    </w:p>
    <w:p>
      <w:pPr>
        <w:pStyle w:val="1132"/>
        <w:pBdr/>
        <w:spacing/>
        <w:ind/>
        <w:rPr/>
      </w:pPr>
      <w:r/>
      <w:bookmarkStart w:id="183" w:name="anchor-189"/>
      <w:r/>
      <w:bookmarkEnd w:id="183"/>
      <w:r>
        <w:rPr>
          <w:rStyle w:val="1111"/>
        </w:rPr>
        <w:t xml:space="preserve">Page</w:t>
      </w:r>
      <w:r>
        <w:rPr>
          <w:rStyle w:val="1111"/>
        </w:rPr>
        <w:t xml:space="preserve"> 88</w:t>
      </w:r>
      <w:r/>
    </w:p>
    <w:p>
      <w:pPr>
        <w:pStyle w:val="1132"/>
        <w:pBdr/>
        <w:spacing/>
        <w:ind/>
        <w:rPr/>
      </w:pPr>
      <w:r/>
      <w:bookmarkStart w:id="184" w:name="anchor-190"/>
      <w:r/>
      <w:bookmarkEnd w:id="184"/>
      <w:r>
        <w:rPr>
          <w:rStyle w:val="1111"/>
        </w:rPr>
        <w:t xml:space="preserve">but they should bear their service upon their shoulders; and that's the reason why God was so displeased, because that they would have more ease in Gods </w:t>
      </w:r>
      <w:r>
        <w:rPr>
          <w:rStyle w:val="1111"/>
        </w:rPr>
        <w:t xml:space="preserve">service than God would have them, for whereas they should carry it upon their shoulders, they would carry it upon a cart: Mark here, you see the first burden that they had, beyond what the other Levites had. And those indeed that are in more honourable pla</w:t>
      </w:r>
      <w:r>
        <w:rPr>
          <w:rStyle w:val="1111"/>
        </w:rPr>
        <w:t xml:space="preserve">ces than others, those that are under them think not of their burden that they are to carry upon their shoulders, when as others have means to ease them; and many times those that are imployed in the Ministrie, or Majestracie, that sit at the stern to orde</w:t>
      </w:r>
      <w:r>
        <w:rPr>
          <w:rStyle w:val="1111"/>
        </w:rPr>
        <w:t xml:space="preserve">r the great Affairs of the Common-wealth and State, you think they live bravely: they lie awake when you are asleep; if you knew the burden that lies upon their spirits, you would think that your labour and burden were verie little in comparison of theirs.</w:t>
      </w:r>
      <w:r/>
    </w:p>
    <w:p>
      <w:pPr>
        <w:pStyle w:val="1132"/>
        <w:pBdr/>
        <w:spacing/>
        <w:ind/>
        <w:rPr/>
      </w:pPr>
      <w:r/>
      <w:bookmarkStart w:id="185" w:name="W89-89-article_2"/>
      <w:r/>
      <w:bookmarkEnd w:id="185"/>
      <w:r>
        <w:rPr>
          <w:rStyle w:val="1111"/>
        </w:rPr>
        <w:t xml:space="preserve">2. There's another burden of danger more than the rest, and that you shall find in </w:t>
      </w:r>
      <w:r>
        <w:rPr>
          <w:rStyle w:val="1111"/>
        </w:rPr>
        <w:t xml:space="preserve">Numb.</w:t>
      </w:r>
      <w:r>
        <w:rPr>
          <w:rStyle w:val="1111"/>
        </w:rPr>
        <w:t xml:space="preserve"> 4.17. </w:t>
      </w:r>
      <w:r>
        <w:rPr>
          <w:rStyle w:val="1111"/>
        </w:rPr>
        <w:t xml:space="preserve">And the Lord spake unto</w:t>
      </w:r>
      <w:r>
        <w:rPr>
          <w:rStyle w:val="1111"/>
        </w:rPr>
        <w:t xml:space="preserve"> Moses </w:t>
      </w:r>
      <w:r>
        <w:rPr>
          <w:rStyle w:val="1111"/>
        </w:rPr>
        <w:t xml:space="preserve">and unto</w:t>
      </w:r>
      <w:r>
        <w:rPr>
          <w:rStyle w:val="1111"/>
        </w:rPr>
        <w:t xml:space="preserve"> Aaron, </w:t>
      </w:r>
      <w:r>
        <w:rPr>
          <w:rStyle w:val="1111"/>
        </w:rPr>
        <w:t xml:space="preserve">saying, Cut ye not off the tribe of the families of the</w:t>
      </w:r>
      <w:r>
        <w:rPr>
          <w:rStyle w:val="1111"/>
        </w:rPr>
        <w:t xml:space="preserve"> Kohathites </w:t>
      </w:r>
      <w:r>
        <w:rPr>
          <w:rStyle w:val="1111"/>
        </w:rPr>
        <w:t xml:space="preserve">from among the</w:t>
      </w:r>
      <w:r>
        <w:rPr>
          <w:rStyle w:val="1111"/>
        </w:rPr>
        <w:t xml:space="preserve"> Levites, </w:t>
      </w:r>
      <w:r>
        <w:rPr>
          <w:rStyle w:val="1111"/>
        </w:rPr>
        <w:t xml:space="preserve">but thus do unto them that they may live and not die: When they approch unto the most holy things,</w:t>
      </w:r>
      <w:r>
        <w:rPr>
          <w:rStyle w:val="1111"/>
        </w:rPr>
        <w:t xml:space="preserve"> Aaron </w:t>
      </w:r>
      <w:r>
        <w:rPr>
          <w:rStyle w:val="1111"/>
        </w:rPr>
        <w:t xml:space="preserve">and his sons shall go in and appoint them every one to his service and to his burden; but they shall not go in to see when the holy things are covered, lest they die.</w:t>
      </w:r>
      <w:r>
        <w:rPr>
          <w:rStyle w:val="1111"/>
        </w:rPr>
        <w:t xml:space="preserve"> Mark this text: saith the Lord to </w:t>
      </w:r>
      <w:r>
        <w:rPr>
          <w:rStyle w:val="1111"/>
        </w:rPr>
        <w:t xml:space="preserve">Moses</w:t>
      </w:r>
      <w:r>
        <w:rPr>
          <w:rStyle w:val="1111"/>
        </w:rPr>
        <w:t xml:space="preserve"> and </w:t>
      </w:r>
      <w:r>
        <w:rPr>
          <w:rStyle w:val="1111"/>
        </w:rPr>
        <w:t xml:space="preserve">Aaron,</w:t>
      </w:r>
      <w:r>
        <w:rPr>
          <w:rStyle w:val="1111"/>
        </w:rPr>
        <w:t xml:space="preserve"> Cut ye not off the tribe of the family of the </w:t>
      </w:r>
      <w:r>
        <w:rPr>
          <w:rStyle w:val="1111"/>
        </w:rPr>
        <w:t xml:space="preserve">Kohathites</w:t>
      </w:r>
      <w:r>
        <w:rPr>
          <w:rStyle w:val="1111"/>
        </w:rPr>
        <w:t xml:space="preserve"> from among the </w:t>
      </w:r>
      <w:r>
        <w:rPr>
          <w:rStyle w:val="1111"/>
        </w:rPr>
        <w:t xml:space="preserve">Levites.</w:t>
      </w:r>
      <w:r>
        <w:rPr>
          <w:rStyle w:val="1111"/>
        </w:rPr>
        <w:t xml:space="preserve"> Cut them not off, why? what had they done? had they done any thing amisse? no, they had not done any thing that provoked God: but the meaning is this; Take a great care of the family of the </w:t>
      </w:r>
      <w:r>
        <w:rPr>
          <w:rStyle w:val="1111"/>
        </w:rPr>
        <w:t xml:space="preserve">Kohathites,</w:t>
      </w:r>
      <w:r>
        <w:rPr>
          <w:rStyle w:val="1111"/>
        </w:rPr>
        <w:t xml:space="preserve"> to instruct them in their duty that they were to do; for (saith God</w:t>
      </w:r>
      <w:r>
        <w:rPr>
          <w:rStyle w:val="1111"/>
        </w:rPr>
        <w:t xml:space="preserve">) they are in a great deal of danger, being to serve in the most holy things: if they should go in to see the holy things more than God would have them, it is as much as their lives are worth, and therefore if you should but neglect them, and not inform th</w:t>
      </w:r>
      <w:r>
        <w:rPr>
          <w:rStyle w:val="1111"/>
        </w:rPr>
        <w:t xml:space="preserve">em thorowly in their duty they would be undone: (saith God) they are to administer in the most holy things, and if they should but dare to presume to do any thing otherwise than God would have them about those services, it would cost them their lives; and </w:t>
      </w:r>
      <w:r/>
    </w:p>
    <w:p>
      <w:pPr>
        <w:pStyle w:val="1132"/>
        <w:pBdr/>
        <w:spacing/>
        <w:ind/>
        <w:rPr/>
      </w:pPr>
      <w:r/>
      <w:bookmarkStart w:id="185" w:name="anchor-191"/>
      <w:r/>
      <w:bookmarkEnd w:id="185"/>
      <w:r>
        <w:rPr>
          <w:rStyle w:val="1111"/>
        </w:rPr>
        <w:t xml:space="preserve">Page</w:t>
      </w:r>
      <w:r>
        <w:rPr>
          <w:rStyle w:val="1111"/>
        </w:rPr>
        <w:t xml:space="preserve"> 89</w:t>
      </w:r>
      <w:r/>
    </w:p>
    <w:p>
      <w:pPr>
        <w:pStyle w:val="1132"/>
        <w:pBdr/>
        <w:spacing/>
        <w:ind/>
        <w:rPr/>
      </w:pPr>
      <w:r/>
      <w:bookmarkStart w:id="186" w:name="anchor-192"/>
      <w:r/>
      <w:bookmarkEnd w:id="186"/>
      <w:r>
        <w:rPr>
          <w:rStyle w:val="1111"/>
        </w:rPr>
        <w:t xml:space="preserve">therefore be not you carelesse of them, for if you neglect them you will be a means of cutting them off. Thus you see the danger that the family of the </w:t>
      </w:r>
      <w:r>
        <w:rPr>
          <w:rStyle w:val="1111"/>
        </w:rPr>
        <w:t xml:space="preserve">Kohathites</w:t>
      </w:r>
      <w:r>
        <w:rPr>
          <w:rStyle w:val="1111"/>
        </w:rPr>
        <w:t xml:space="preserve"> were in; they were prefer'd before others, but they were in more danger. So you think there are such men in a parish that bear the sway, and are imployed in publick service, and they carry all before them; but </w:t>
      </w:r>
      <w:r>
        <w:rPr>
          <w:rStyle w:val="1111"/>
        </w:rPr>
        <w:t xml:space="preserve">you consider not their danger. And so the Ministers, they stand in the fore-front of all the spight and mallice of ungodly men: indeed God imployes them in honourable service, and that service that the Angels would take delight in; but though the service </w:t>
      </w:r>
      <w:r>
        <w:rPr>
          <w:rStyle w:val="1111"/>
        </w:rPr>
        <w:t xml:space="preserve">be honourable, above the imployment of other works, yet the burden of danger, that likewise is greater than the danger of men that are in an inferiour condition. Now when the Soul comes to get wisdom from Christ to think of the danger that it is in, then </w:t>
      </w:r>
      <w:r>
        <w:rPr>
          <w:rStyle w:val="1111"/>
        </w:rPr>
        <w:t xml:space="preserve">it wil be content with that low estate in which it is. A poor man that is in a low condition, thinks, I am low, and others are raised, but I know not what their burden is: and so, if he be rightly instructed in the school of Christ he coms to be contented.</w:t>
      </w:r>
      <w:r/>
    </w:p>
    <w:p>
      <w:pPr>
        <w:pStyle w:val="1132"/>
        <w:pBdr/>
        <w:spacing/>
        <w:ind/>
        <w:rPr/>
      </w:pPr>
      <w:r/>
      <w:bookmarkStart w:id="187" w:name="W90-90-article_2"/>
      <w:r/>
      <w:bookmarkEnd w:id="187"/>
      <w:r>
        <w:rPr>
          <w:rStyle w:val="1111"/>
        </w:rPr>
        <w:t xml:space="preserve">3. </w:t>
      </w:r>
      <w:r>
        <w:rPr>
          <w:rStyle w:val="1111"/>
        </w:rPr>
        <w:t xml:space="preserve">I a prosperous estate there is the burden of duty.</w:t>
      </w:r>
      <w:r>
        <w:rPr>
          <w:rStyle w:val="1111"/>
        </w:rPr>
        <w:t xml:space="preserve"> You look only at the sweet and comfort that they have</w:t>
      </w:r>
      <w:r>
        <w:rPr>
          <w:rStyle w:val="1111"/>
        </w:rPr>
        <w:t xml:space="preserve">, and the honour and respect that they have that are in a prosperous condition; but you must consider of the duty that they owe to God: God requires more duty at their hands than at yours, you are ready to be discontented that you have not such parts and </w:t>
      </w:r>
      <w:r>
        <w:rPr>
          <w:rStyle w:val="1111"/>
        </w:rPr>
        <w:t xml:space="preserve">abilities as such have, but God requires more duty of them that have more parts, God requires more duty of them that have greater estates than of you that have not such estates: Oh you would faine have the honour, but can you carrie the burden of the duty.</w:t>
      </w:r>
      <w:r/>
    </w:p>
    <w:p>
      <w:pPr>
        <w:pStyle w:val="1132"/>
        <w:pBdr/>
        <w:spacing/>
        <w:ind/>
        <w:rPr/>
      </w:pPr>
      <w:r/>
      <w:bookmarkStart w:id="187" w:name="W90-90-article_3"/>
      <w:r/>
      <w:bookmarkEnd w:id="187"/>
      <w:r>
        <w:rPr>
          <w:rStyle w:val="1111"/>
        </w:rPr>
        <w:t xml:space="preserve">4. The last is, </w:t>
      </w:r>
      <w:r>
        <w:rPr>
          <w:rStyle w:val="1111"/>
        </w:rPr>
        <w:t xml:space="preserve">The burden of account in a prosperous estate.</w:t>
      </w:r>
      <w:r>
        <w:rPr>
          <w:rStyle w:val="1111"/>
        </w:rPr>
        <w:t xml:space="preserve"> There is a great account that they are to give to God that enjoy great estates and a prosperous condition: Now we are all stewards, and one is a steward to a meaner man, pe</w:t>
      </w:r>
      <w:r>
        <w:rPr>
          <w:rStyle w:val="1111"/>
        </w:rPr>
        <w:t xml:space="preserve">rhaps but an ordinary Knight; another is a steward to a Noble-man, an Earle: now the steward of the meaner man, he hath not so much as the other hath under his hand: now shall he be discontented because there comes not so much under his hand as under the </w:t>
      </w:r>
      <w:r/>
    </w:p>
    <w:p>
      <w:pPr>
        <w:pStyle w:val="1132"/>
        <w:pBdr/>
        <w:spacing/>
        <w:ind/>
        <w:rPr/>
      </w:pPr>
      <w:r/>
      <w:bookmarkStart w:id="187" w:name="anchor-193"/>
      <w:r/>
      <w:bookmarkEnd w:id="187"/>
      <w:r>
        <w:rPr>
          <w:rStyle w:val="1111"/>
        </w:rPr>
        <w:t xml:space="preserve">Page</w:t>
      </w:r>
      <w:r>
        <w:rPr>
          <w:rStyle w:val="1111"/>
        </w:rPr>
        <w:t xml:space="preserve"> 90</w:t>
      </w:r>
      <w:r/>
    </w:p>
    <w:p>
      <w:pPr>
        <w:pStyle w:val="1132"/>
        <w:pBdr/>
        <w:spacing/>
        <w:ind/>
        <w:rPr/>
      </w:pPr>
      <w:r/>
      <w:bookmarkStart w:id="188" w:name="anchor-194"/>
      <w:r/>
      <w:bookmarkEnd w:id="188"/>
      <w:r>
        <w:rPr>
          <w:rStyle w:val="1111"/>
        </w:rPr>
        <w:t xml:space="preserve">others? No thinks he I have lesse, and I am to give the lesse account: So your </w:t>
      </w:r>
      <w:r>
        <w:rPr>
          <w:rStyle w:val="1111"/>
        </w:rPr>
        <w:t xml:space="preserve">account in comparison of the Ministers and Magistrates will be nothing; you are to give an account of your own souls, and so are they, you are to give an account for your own family, and so are they, but you are not to give account for Congregations, and </w:t>
      </w:r>
      <w:r>
        <w:rPr>
          <w:rStyle w:val="1111"/>
        </w:rPr>
        <w:t xml:space="preserve">for Towns, and Cities, and Countries. You think of Princes and Kings, Oh! what a glorious condition they are in. But what do you think of a King to give account for all the disorder and wickednesse in a Kingdom that he possibly might have prevented? What </w:t>
      </w:r>
      <w:r>
        <w:rPr>
          <w:rStyle w:val="1111"/>
        </w:rPr>
        <w:t xml:space="preserve">abundance of glory might a Prince bring to God if so be that he bent his soul and all his thoughts to lift up the Name of God in a Kingdom; now what God loses for want of this, that King, Prince, or Governour he must give an account for. It's a speech of </w:t>
      </w:r>
      <w:r>
        <w:rPr>
          <w:rStyle w:val="1111"/>
        </w:rPr>
        <w:t xml:space="preserve">Chrysostom</w:t>
      </w:r>
      <w:r>
        <w:rPr>
          <w:rStyle w:val="1111"/>
        </w:rPr>
        <w:t xml:space="preserve"> in that place of the </w:t>
      </w:r>
      <w:r>
        <w:rPr>
          <w:rStyle w:val="1111"/>
        </w:rPr>
        <w:t xml:space="preserve">Hebrewes,</w:t>
      </w:r>
      <w:r>
        <w:rPr>
          <w:rStyle w:val="1111"/>
        </w:rPr>
        <w:t xml:space="preserve"> where it's said that men must give an account for their souls, he wonders that any men in publick place can be saved, because their account is so great that they are to give. And I remember I have read a speech of </w:t>
      </w:r>
      <w:r>
        <w:rPr>
          <w:rStyle w:val="1111"/>
        </w:rPr>
        <w:t xml:space="preserve">Philip</w:t>
      </w:r>
      <w:r>
        <w:rPr>
          <w:rStyle w:val="1111"/>
        </w:rPr>
        <w:t xml:space="preserve"> that was King of </w:t>
      </w:r>
      <w:r>
        <w:rPr>
          <w:rStyle w:val="1111"/>
        </w:rPr>
        <w:t xml:space="preserve">Spaine,</w:t>
      </w:r>
      <w:r>
        <w:rPr>
          <w:rStyle w:val="1111"/>
        </w:rPr>
        <w:t xml:space="preserve"> (though the story saith of him, that he had such a natural conscience, that he profest he would not do any thing against his conscienc</w:t>
      </w:r>
      <w:r>
        <w:rPr>
          <w:rStyle w:val="1111"/>
        </w:rPr>
        <w:t xml:space="preserve">e, no not in secret for the gaining of the world, yet when this man was to die) Oh saith he, that I had never been a King; Oh that I had liv'd a sollitary and privat life all my daies; then should I have died a great deal more securely, I should with more</w:t>
      </w:r>
      <w:r>
        <w:rPr>
          <w:rStyle w:val="1111"/>
        </w:rPr>
        <w:t xml:space="preserve"> confidence have gone before the Throne of God to give my account: but here's the fruit of my kingdom, that I had all the glory of it, it hath made my account to be harder to give to God: and thus he cries out when he was to die. And therefore you that liv</w:t>
      </w:r>
      <w:r>
        <w:rPr>
          <w:rStyle w:val="1111"/>
        </w:rPr>
        <w:t xml:space="preserve">e in private conditions remember this, If you come into Christ's School, and be taught this lesson, you will be quiet in your afflictions, or private estate, in regard your account is not so great as others. It's a speech I remember I have met withall in </w:t>
      </w:r>
      <w:r>
        <w:rPr>
          <w:rStyle w:val="1111"/>
        </w:rPr>
        <w:t xml:space="preserve">Latimers</w:t>
      </w:r>
      <w:r>
        <w:rPr>
          <w:rStyle w:val="1111"/>
        </w:rPr>
        <w:t xml:space="preserve"> Sermons that he was wont to use, </w:t>
      </w:r>
      <w:r>
        <w:rPr>
          <w:rStyle w:val="1111"/>
        </w:rPr>
        <w:t xml:space="preserve">The half is more than the whole.</w:t>
      </w:r>
      <w:r>
        <w:rPr>
          <w:rStyle w:val="1111"/>
        </w:rPr>
        <w:t xml:space="preserve"> That is, when a man is in a mean condition, he is but halfe way towards the height of prosperity that others are in: yet saith he, this is more safe though it be a meaner condition than others. Those that are in a high and prosperous condition </w:t>
      </w:r>
      <w:r/>
    </w:p>
    <w:p>
      <w:pPr>
        <w:pStyle w:val="1132"/>
        <w:pBdr/>
        <w:spacing/>
        <w:ind/>
        <w:rPr/>
      </w:pPr>
      <w:r/>
      <w:bookmarkStart w:id="189" w:name="anchor-195"/>
      <w:r/>
      <w:bookmarkEnd w:id="189"/>
      <w:r>
        <w:rPr>
          <w:rStyle w:val="1111"/>
        </w:rPr>
        <w:t xml:space="preserve">Page</w:t>
      </w:r>
      <w:r>
        <w:rPr>
          <w:rStyle w:val="1111"/>
        </w:rPr>
        <w:t xml:space="preserve"> 91</w:t>
      </w:r>
      <w:r/>
    </w:p>
    <w:p>
      <w:pPr>
        <w:pStyle w:val="1132"/>
        <w:pBdr/>
        <w:spacing/>
        <w:ind/>
        <w:rPr/>
      </w:pPr>
      <w:r/>
      <w:bookmarkStart w:id="190" w:name="anchor-196"/>
      <w:r/>
      <w:bookmarkEnd w:id="190"/>
      <w:r>
        <w:rPr>
          <w:rStyle w:val="1111"/>
        </w:rPr>
        <w:t xml:space="preserve">t</w:t>
      </w:r>
      <w:r>
        <w:rPr>
          <w:rStyle w:val="1111"/>
        </w:rPr>
        <w:t xml:space="preserve">here is anexed to it the burden of trouble, and of danger and of duty, and of account. And thus you see how Christ traines up his Scholers in his School, and though they be weak otherwise, yet by his Spirit he gives them wisdom to understand these aright.</w:t>
      </w:r>
      <w:r/>
    </w:p>
    <w:p>
      <w:pPr>
        <w:pStyle w:val="1132"/>
        <w:pBdr/>
        <w:spacing/>
        <w:ind/>
        <w:rPr/>
      </w:pPr>
      <w:r/>
      <w:bookmarkStart w:id="191" w:name="W92-92-article_2"/>
      <w:r/>
      <w:bookmarkEnd w:id="191"/>
      <w:r>
        <w:rPr>
          <w:rStyle w:val="1111"/>
        </w:rPr>
        <w:t xml:space="preserve">The Eight lesson is this, </w:t>
      </w:r>
      <w:r>
        <w:rPr>
          <w:rStyle w:val="1111"/>
        </w:rPr>
        <w:t xml:space="preserve">Christ teaches them what a great and dreadful evil it is to be given up to ones hearts desires.</w:t>
      </w:r>
      <w:r>
        <w:rPr>
          <w:rStyle w:val="1111"/>
        </w:rPr>
        <w:t xml:space="preserve"> The understanding this lesson that it </w:t>
      </w:r>
      <w:r>
        <w:rPr>
          <w:rStyle w:val="1111"/>
        </w:rPr>
        <w:t xml:space="preserve">is a most dreadful evil, one of the most hideous and fearfull evills that can befall any man upon the face of the earth, for God to give him up to his hearts desires: when the soul understands this once, and together with it, (for it goes along together) </w:t>
      </w:r>
      <w:r>
        <w:rPr>
          <w:rStyle w:val="1111"/>
        </w:rPr>
        <w:t xml:space="preserve">that spiritual judgments are more fearfull than any outward judgments in the world, the understanding of this will teach any one to be content in Gods crossing of them in their desires. Thou art crost in thy desires, now thou art discontented and vext and </w:t>
      </w:r>
      <w:r>
        <w:rPr>
          <w:rStyle w:val="1111"/>
        </w:rPr>
        <w:t xml:space="preserve">fretted at it, is that thy only misery that thou art crost in thy desires? no no, thou art infinitly mistaken, the greatest misery of all is for God to give thee up to thy hearts lusts and desires, to give thee up to thine own counsells: so you have it in </w:t>
      </w:r>
      <w:r>
        <w:rPr>
          <w:rStyle w:val="1111"/>
        </w:rPr>
        <w:t xml:space="preserve">Psal,</w:t>
      </w:r>
      <w:r>
        <w:rPr>
          <w:rStyle w:val="1111"/>
        </w:rPr>
        <w:t xml:space="preserve"> 81.11, 12. </w:t>
      </w:r>
      <w:r>
        <w:rPr>
          <w:rStyle w:val="1111"/>
        </w:rPr>
        <w:t xml:space="preserve">But my people would not hearken to my voice, and Israel would none of me</w:t>
      </w:r>
      <w:r>
        <w:rPr>
          <w:rStyle w:val="1111"/>
        </w:rPr>
        <w:t xml:space="preserve"> [what then?] </w:t>
      </w:r>
      <w:r>
        <w:rPr>
          <w:rStyle w:val="1111"/>
        </w:rPr>
        <w:t xml:space="preserve">So I gave them up unto their own hearts lusts, and they walked in their own counsels.</w:t>
      </w:r>
      <w:r>
        <w:rPr>
          <w:rStyle w:val="1111"/>
        </w:rPr>
        <w:t xml:space="preserve"> Oh saith </w:t>
      </w:r>
      <w:r>
        <w:rPr>
          <w:rStyle w:val="1111"/>
        </w:rPr>
        <w:t xml:space="preserve">Bernard</w:t>
      </w:r>
      <w:r>
        <w:rPr>
          <w:rStyle w:val="1111"/>
        </w:rPr>
        <w:t xml:space="preserve"> let me not have such a miserie as that is, for to give me what I would have, to give me my hearts desires, it is one of the most hideous judgments in t</w:t>
      </w:r>
      <w:r>
        <w:rPr>
          <w:rStyle w:val="1111"/>
        </w:rPr>
        <w:t xml:space="preserve">he world for a man to be given up to his hearts desires. We have not indeed in Scripture any certain evident sign of a reprobate, we cannot say except we knew a man had committed the sin against the Holy Ghost, that he is a reprobate, for we know not what </w:t>
      </w:r>
      <w:r>
        <w:rPr>
          <w:rStyle w:val="1111"/>
        </w:rPr>
        <w:t xml:space="preserve">God may work upon him, but the neerest of all and the blackest sign of a reprobate is this, for God to give up a man to his hearts desires, all the pain of diseases, all the calamities that can be thought of in the world, are no judgments in comparison of </w:t>
      </w:r>
      <w:r>
        <w:rPr>
          <w:rStyle w:val="1111"/>
        </w:rPr>
        <w:t xml:space="preserve">this, for a man to be given up to his hearts desires; now when the Soul comes to understand this, the Soul then cries out, why am I so troubled that I have not my desires? There is nothing that God conveys his wrath more through than a prosperous estate. </w:t>
      </w:r>
      <w:r/>
    </w:p>
    <w:p>
      <w:pPr>
        <w:pStyle w:val="1132"/>
        <w:pBdr/>
        <w:spacing/>
        <w:ind/>
        <w:rPr/>
      </w:pPr>
      <w:r/>
      <w:bookmarkStart w:id="191" w:name="anchor-197"/>
      <w:r/>
      <w:bookmarkEnd w:id="191"/>
      <w:r>
        <w:rPr>
          <w:rStyle w:val="1111"/>
        </w:rPr>
        <w:t xml:space="preserve">Page</w:t>
      </w:r>
      <w:r>
        <w:rPr>
          <w:rStyle w:val="1111"/>
        </w:rPr>
        <w:t xml:space="preserve"> 92</w:t>
      </w:r>
      <w:r/>
    </w:p>
    <w:p>
      <w:pPr>
        <w:pStyle w:val="1132"/>
        <w:pBdr/>
        <w:spacing/>
        <w:ind/>
        <w:rPr/>
      </w:pPr>
      <w:r/>
      <w:bookmarkStart w:id="192" w:name="anchor-198"/>
      <w:r/>
      <w:bookmarkEnd w:id="192"/>
      <w:r>
        <w:rPr>
          <w:rStyle w:val="1111"/>
        </w:rPr>
        <w:t xml:space="preserve">I remember I have read of a Jewish Tradition that they say of </w:t>
      </w:r>
      <w:r>
        <w:rPr>
          <w:rStyle w:val="1111"/>
        </w:rPr>
        <w:t xml:space="preserve">Ʋzziah,</w:t>
      </w:r>
      <w:r>
        <w:rPr>
          <w:rStyle w:val="1111"/>
        </w:rPr>
        <w:t xml:space="preserve"> when God struck </w:t>
      </w:r>
      <w:r>
        <w:rPr>
          <w:rStyle w:val="1111"/>
        </w:rPr>
        <w:t xml:space="preserve">Ʋzziah</w:t>
      </w:r>
      <w:r>
        <w:rPr>
          <w:rStyle w:val="1111"/>
        </w:rPr>
        <w:t xml:space="preserve"> with a Leprosie, they say that the beams of the Sun was darted upon the fore-head of </w:t>
      </w:r>
      <w:r>
        <w:rPr>
          <w:rStyle w:val="1111"/>
        </w:rPr>
        <w:t xml:space="preserve">Ʋzziah,</w:t>
      </w:r>
      <w:r>
        <w:rPr>
          <w:rStyle w:val="1111"/>
        </w:rPr>
        <w:t xml:space="preserve"> and he was struck with a Lepros</w:t>
      </w:r>
      <w:r>
        <w:rPr>
          <w:rStyle w:val="1111"/>
        </w:rPr>
        <w:t xml:space="preserve">ie by the darting of the beams of the Sun upon his fore-head; the Scripture saith, Indeed the Priests looked upon him; but they say there was a speciall light and beam of the Sun upon the fore-head that did discover the Leprosie to the Priests, and they s</w:t>
      </w:r>
      <w:r>
        <w:rPr>
          <w:rStyle w:val="1111"/>
        </w:rPr>
        <w:t xml:space="preserve">ay it was the way of conveying of it. Whether that were true or no, I am sure this is true, that the strong beams of the Sun of prosperity upon many men makes them to be leprous; would any poor man in the countrey have been discontented that he was not in </w:t>
      </w:r>
      <w:r>
        <w:rPr>
          <w:rStyle w:val="1111"/>
        </w:rPr>
        <w:t xml:space="preserve">Ʋzziahs</w:t>
      </w:r>
      <w:r>
        <w:rPr>
          <w:rStyle w:val="1111"/>
        </w:rPr>
        <w:t xml:space="preserve"> condi</w:t>
      </w:r>
      <w:r>
        <w:rPr>
          <w:rStyle w:val="1111"/>
        </w:rPr>
        <w:t xml:space="preserve">tion? he was a great King, I but there was the Leprosie in his fore-head, the poor man may say, though I live meanly in the countrey yet I thank God my body is whole and sound, would not any man rather have russet and skins of beasts to cloath him with, th</w:t>
      </w:r>
      <w:r>
        <w:rPr>
          <w:rStyle w:val="1111"/>
        </w:rPr>
        <w:t xml:space="preserve">an to have sattin and velvet that should have the Plague in it; The Lord conveys the plague of his curse through prosperity, as much as through any thing in the world, and therefore the soul coming to understand this, this makes it to be quiet and content.</w:t>
      </w:r>
      <w:r/>
    </w:p>
    <w:p>
      <w:pPr>
        <w:pStyle w:val="1132"/>
        <w:pBdr/>
        <w:spacing/>
        <w:ind/>
        <w:rPr/>
      </w:pPr>
      <w:r/>
      <w:bookmarkStart w:id="193" w:name="W93-93-article_2"/>
      <w:r/>
      <w:bookmarkEnd w:id="193"/>
      <w:r>
        <w:rPr>
          <w:rStyle w:val="1111"/>
        </w:rPr>
        <w:t xml:space="preserve">And then spirituall judgme</w:t>
      </w:r>
      <w:r>
        <w:rPr>
          <w:rStyle w:val="1111"/>
        </w:rPr>
        <w:t xml:space="preserve">nts are the greatest judgments of all; the Lord laies such an affliction upon my outward estate, but what if he had taken away my life, a mans health is a greater mercy than his estate, and you that are poor people you should consider of that; but is the </w:t>
      </w:r>
      <w:r>
        <w:rPr>
          <w:rStyle w:val="1111"/>
        </w:rPr>
        <w:t xml:space="preserve">health of a mans body better than his estate? what is the health of a mans soul? that's a great deal better; the Lord hath inflicted externall judgements, but he hath not inflicted spirituall judgments upon thee, he hath not given thee up to hardnesse of </w:t>
      </w:r>
      <w:r>
        <w:rPr>
          <w:rStyle w:val="1111"/>
        </w:rPr>
        <w:t xml:space="preserve">heart, and taken away the spirit of prayer from thee in thine afflicted estate, Oh then be of good comfort though there be outward afflictions upon thee, yet thy soul, thy more excellent part is not afflicted. Now when the soul comes to understand this,</w:t>
      </w:r>
      <w:r>
        <w:rPr>
          <w:rStyle w:val="1111"/>
        </w:rPr>
        <w:t xml:space="preserve"> that here lies the sore wroth of God to be given up to a mans desires, and for spiritual judgments to be upon a man, this quiets him, and contents him, though outward afflictions be upon him; perhaps one of a mans children hath the fit of an ague, or the </w:t>
      </w:r>
      <w:r/>
    </w:p>
    <w:p>
      <w:pPr>
        <w:pStyle w:val="1132"/>
        <w:pBdr/>
        <w:spacing/>
        <w:ind/>
        <w:rPr/>
      </w:pPr>
      <w:r/>
      <w:bookmarkStart w:id="193" w:name="anchor-199"/>
      <w:r/>
      <w:bookmarkEnd w:id="193"/>
      <w:r>
        <w:rPr>
          <w:rStyle w:val="1111"/>
        </w:rPr>
        <w:t xml:space="preserve">Page</w:t>
      </w:r>
      <w:r>
        <w:rPr>
          <w:rStyle w:val="1111"/>
        </w:rPr>
        <w:t xml:space="preserve"> 93</w:t>
      </w:r>
      <w:r/>
    </w:p>
    <w:p>
      <w:pPr>
        <w:pStyle w:val="1132"/>
        <w:pBdr/>
        <w:spacing/>
        <w:ind/>
        <w:rPr/>
      </w:pPr>
      <w:r/>
      <w:bookmarkStart w:id="194" w:name="anchor-200"/>
      <w:r/>
      <w:bookmarkEnd w:id="194"/>
      <w:r>
        <w:rPr>
          <w:rStyle w:val="1111"/>
        </w:rPr>
        <w:t xml:space="preserve">tooth-ach, but perhaps his next neighbour hath the plague, or all his Children are dead of the plague, now shall he be so discontented, because his Children have the tooth-ach when his neighbours Children are</w:t>
      </w:r>
      <w:r>
        <w:rPr>
          <w:rStyle w:val="1111"/>
        </w:rPr>
        <w:t xml:space="preserve"> dead? now think thus, Lord thou hast laid an afflicted condition upon me, but Lord thou hast not given me the plague of a hard heart. Now take these Eight things before mentioned, and lay them together, and you may well apply that Scripture in the 29. of </w:t>
      </w:r>
      <w:r>
        <w:rPr>
          <w:rStyle w:val="1111"/>
        </w:rPr>
        <w:t xml:space="preserve">Isa.</w:t>
      </w:r>
      <w:r>
        <w:rPr>
          <w:rStyle w:val="1111"/>
        </w:rPr>
        <w:t xml:space="preserve"> the last verse, saith the text there, </w:t>
      </w:r>
      <w:r>
        <w:rPr>
          <w:rStyle w:val="1111"/>
        </w:rPr>
        <w:t xml:space="preserve">They also that erred in spirit, shall come to understanding; and they that murmured shall learn doctrine.</w:t>
      </w:r>
      <w:r>
        <w:rPr>
          <w:rStyle w:val="1111"/>
        </w:rPr>
        <w:t xml:space="preserve"> Hath there bin any of you (as I fear</w:t>
      </w:r>
      <w:r>
        <w:rPr>
          <w:rStyle w:val="1111"/>
        </w:rPr>
        <w:t xml:space="preserve"> many may be found) that have erred in spirit, even in regard of this truth that now we are preaching of, and many that have murmured, Oh that this day you might come to understand, that Christ would bring you into his School, and seach you understanding, </w:t>
      </w:r>
      <w:r>
        <w:rPr>
          <w:rStyle w:val="1111"/>
        </w:rPr>
        <w:t xml:space="preserve">And they that murmured shall learn doctrine</w:t>
      </w:r>
      <w:r>
        <w:rPr>
          <w:rStyle w:val="1111"/>
        </w:rPr>
        <w:t xml:space="preserve">: what doctrine shall they learn? These Eight Doctrines that I have opened to you. And if you will but throughly study these lessons that I hav</w:t>
      </w:r>
      <w:r>
        <w:rPr>
          <w:rStyle w:val="1111"/>
        </w:rPr>
        <w:t xml:space="preserve">e set before your eyes: It will be a speciall help and means to cure your murmurings against, and repinings at the hand of God: And so you will come to learn Christian Contentment. The Lord teach you thoroughly by his Spirit these lessons of Contentment.</w:t>
      </w:r>
      <w:r/>
    </w:p>
    <w:p>
      <w:pPr>
        <w:pStyle w:val="1132"/>
        <w:pBdr/>
        <w:spacing/>
        <w:ind/>
        <w:rPr/>
      </w:pPr>
      <w:r/>
      <w:bookmarkStart w:id="195" w:name="anchor-201"/>
      <w:r/>
      <w:bookmarkEnd w:id="195"/>
      <w:r>
        <w:rPr>
          <w:rStyle w:val="1111"/>
        </w:rPr>
        <w:t xml:space="preserve">Page</w:t>
      </w:r>
      <w:r>
        <w:rPr>
          <w:rStyle w:val="1111"/>
        </w:rPr>
        <w:t xml:space="preserve"> 94</w:t>
      </w:r>
      <w:r/>
    </w:p>
    <w:p>
      <w:pPr>
        <w:pStyle w:val="1141"/>
        <w:pBdr/>
        <w:spacing/>
        <w:ind/>
        <w:rPr/>
      </w:pPr>
      <w:r/>
      <w:bookmarkStart w:id="196" w:name="anchor-202"/>
      <w:r/>
      <w:bookmarkEnd w:id="196"/>
      <w:r>
        <w:rPr>
          <w:rStyle w:val="1143"/>
        </w:rPr>
        <w:t xml:space="preserve">SERMON VI.</w:t>
      </w:r>
      <w:r/>
    </w:p>
    <w:p>
      <w:pPr>
        <w:pStyle w:val="1138"/>
        <w:pBdr/>
        <w:spacing/>
        <w:ind/>
        <w:rPr/>
      </w:pPr>
      <w:r/>
      <w:bookmarkStart w:id="197" w:name="W95-95-article_2"/>
      <w:r/>
      <w:bookmarkEnd w:id="197"/>
      <w:r>
        <w:rPr>
          <w:rStyle w:val="1139"/>
        </w:rPr>
        <w:t xml:space="preserve">PHILIPPIANS. 4.11.</w:t>
      </w:r>
      <w:r/>
    </w:p>
    <w:p>
      <w:pPr>
        <w:pStyle w:val="1144"/>
        <w:pBdr/>
        <w:spacing/>
        <w:ind/>
        <w:rPr/>
      </w:pPr>
      <w:r/>
      <w:bookmarkStart w:id="197" w:name="anchor-203"/>
      <w:r/>
      <w:bookmarkEnd w:id="197"/>
      <w:r/>
      <w:hyperlink w:tooltip="#anchor-204" w:anchor="anchor-204" w:history="1">
        <w:r>
          <w:rPr>
            <w:rStyle w:val="1145"/>
          </w:rPr>
          <w:t xml:space="preserve">* 1.6</w:t>
        </w:r>
        <w:r>
          <w:rPr>
            <w:rStyle w:val="1139"/>
          </w:rPr>
          <w:t xml:space="preserve">For I have learned in whatsoever state I am, therewith to be content.</w:t>
        </w:r>
      </w:hyperlink>
      <w:r/>
      <w:r/>
    </w:p>
    <w:p>
      <w:pPr>
        <w:pStyle w:val="1132"/>
        <w:pBdr/>
        <w:spacing/>
        <w:ind/>
        <w:rPr/>
      </w:pPr>
      <w:r/>
      <w:bookmarkStart w:id="198" w:name="W95-95-article_3"/>
      <w:r/>
      <w:bookmarkEnd w:id="198"/>
      <w:r>
        <w:rPr>
          <w:rStyle w:val="1111"/>
        </w:rPr>
        <w:t xml:space="preserve">I</w:t>
      </w:r>
      <w:r>
        <w:rPr>
          <w:rStyle w:val="1111"/>
        </w:rPr>
        <w:t xml:space="preserve"> Shall only adde one lesson more in the learning of Contentment, &amp; then I shal come to the Fourth Head, The excellency of Contentment.</w:t>
      </w:r>
      <w:r/>
    </w:p>
    <w:p>
      <w:pPr>
        <w:pStyle w:val="1132"/>
        <w:pBdr/>
        <w:spacing/>
        <w:ind/>
        <w:rPr/>
      </w:pPr>
      <w:r/>
      <w:bookmarkStart w:id="198" w:name="W95-95-article_4"/>
      <w:r/>
      <w:bookmarkEnd w:id="198"/>
      <w:r>
        <w:rPr>
          <w:rStyle w:val="1111"/>
        </w:rPr>
        <w:t xml:space="preserve">The Ninth and last lesson that Christ teaches those that he doth instruct in this Art of Contentment, </w:t>
      </w:r>
      <w:r>
        <w:rPr>
          <w:rStyle w:val="1111"/>
        </w:rPr>
        <w:t xml:space="preserve">It is the right knowledge of Gods providence,</w:t>
      </w:r>
      <w:r>
        <w:rPr>
          <w:rStyle w:val="1111"/>
        </w:rPr>
        <w:t xml:space="preserve"> and therein are these Four things.</w:t>
      </w:r>
      <w:r/>
    </w:p>
    <w:p>
      <w:pPr>
        <w:pStyle w:val="1132"/>
        <w:pBdr/>
        <w:spacing/>
        <w:ind/>
        <w:rPr/>
      </w:pPr>
      <w:r/>
      <w:bookmarkStart w:id="198" w:name="W95-95-article_5"/>
      <w:r/>
      <w:bookmarkEnd w:id="198"/>
      <w:r>
        <w:rPr>
          <w:rStyle w:val="1111"/>
        </w:rPr>
        <w:t xml:space="preserve">1 </w:t>
      </w:r>
      <w:r>
        <w:rPr>
          <w:rStyle w:val="1111"/>
        </w:rPr>
        <w:t xml:space="preserve">The universality of providence,</w:t>
      </w:r>
      <w:r>
        <w:rPr>
          <w:rStyle w:val="1111"/>
        </w:rPr>
        <w:t xml:space="preserve"> that the Soul must be throughly instructed in to come to this Art, to understand the universality of prov</w:t>
      </w:r>
      <w:r>
        <w:rPr>
          <w:rStyle w:val="1111"/>
        </w:rPr>
        <w:t xml:space="preserve">idence, that is; how the providence of God goes through the whole world, extends it's self to every thing: Not only that God by his providence doth rule the world, and govern all things in generall, but that it reaches to every particular, not only to Ki</w:t>
      </w:r>
      <w:r>
        <w:rPr>
          <w:rStyle w:val="1111"/>
        </w:rPr>
        <w:t xml:space="preserve">ngdoms, to order the great affairs of Kingdoms, but it reaches to every mans family, it reaches to every person in the family, it reaches to every condition, yea to every passage, to every thing that fals out concerning thee in every particular, not one </w:t>
      </w:r>
      <w:r>
        <w:rPr>
          <w:rStyle w:val="1111"/>
        </w:rPr>
        <w:t xml:space="preserve">hair falleth from thy head, not a Sparrow to the ground without the providence of God. There's nothing befals thee good or evill, but there is a providence of the infinite eternal First-Being in that thing, and therein indeed is Gods infinitnesse, that it</w:t>
      </w:r>
      <w:r>
        <w:rPr>
          <w:rStyle w:val="1111"/>
        </w:rPr>
        <w:t xml:space="preserve"> reaches to the least things, to the least worm that is under thy feet: Then much more it reaches unto thee that art a rationall creature, the providence of God is more special towards rational creatures than any others: The understanding in a spiritual </w:t>
      </w:r>
      <w:r/>
    </w:p>
    <w:p>
      <w:pPr>
        <w:pStyle w:val="1132"/>
        <w:pBdr/>
        <w:spacing/>
        <w:ind/>
        <w:rPr/>
      </w:pPr>
      <w:r/>
      <w:bookmarkStart w:id="198" w:name="anchor-205"/>
      <w:r/>
      <w:bookmarkEnd w:id="198"/>
      <w:r>
        <w:rPr>
          <w:rStyle w:val="1111"/>
        </w:rPr>
        <w:t xml:space="preserve">Page</w:t>
      </w:r>
      <w:r>
        <w:rPr>
          <w:rStyle w:val="1111"/>
        </w:rPr>
        <w:t xml:space="preserve"> 95</w:t>
      </w:r>
      <w:r/>
    </w:p>
    <w:p>
      <w:pPr>
        <w:pStyle w:val="1132"/>
        <w:pBdr/>
        <w:spacing/>
        <w:ind/>
        <w:rPr/>
      </w:pPr>
      <w:r/>
      <w:bookmarkStart w:id="199" w:name="anchor-206"/>
      <w:r/>
      <w:bookmarkEnd w:id="199"/>
      <w:r>
        <w:rPr>
          <w:rStyle w:val="1111"/>
        </w:rPr>
        <w:t xml:space="preserve">way the universality of providence in every particular passage from m</w:t>
      </w:r>
      <w:r>
        <w:rPr>
          <w:rStyle w:val="1111"/>
        </w:rPr>
        <w:t xml:space="preserve">orning to night every day; that there's not any thing that doth befall thee but there's a hand of God in it, it is from God, it is a mighty furtherance to Contentment. Every man will grant the truth of the thing that it is so, but as the Apostle saith in </w:t>
      </w:r>
      <w:r>
        <w:rPr>
          <w:rStyle w:val="1111"/>
        </w:rPr>
        <w:t xml:space="preserve">Heb.</w:t>
      </w:r>
      <w:r>
        <w:rPr>
          <w:rStyle w:val="1111"/>
        </w:rPr>
        <w:t xml:space="preserve"> 11.3. </w:t>
      </w:r>
      <w:r>
        <w:rPr>
          <w:rStyle w:val="1111"/>
        </w:rPr>
        <w:t xml:space="preserve">By faith we understand that the worlds were made,</w:t>
      </w:r>
      <w:r>
        <w:rPr>
          <w:rStyle w:val="1111"/>
        </w:rPr>
        <w:t xml:space="preserve"> by faith we understand it: why by faith? we can understand by reason that no finit thing can be from it selfe, And therefore that the world could not be of </w:t>
      </w:r>
      <w:r>
        <w:rPr>
          <w:rStyle w:val="1111"/>
        </w:rPr>
        <w:t xml:space="preserve">it's self, but we can understand it by faith in another manner than by reason. So whatsoever we understand of God in way of providence, yet when Christ doth take us into his School we come to understand it by faith in a better manner than we do by reason.</w:t>
      </w:r>
      <w:r/>
    </w:p>
    <w:p>
      <w:pPr>
        <w:pStyle w:val="1132"/>
        <w:pBdr/>
        <w:spacing/>
        <w:ind/>
        <w:rPr/>
      </w:pPr>
      <w:r/>
      <w:bookmarkStart w:id="200" w:name="W96-96-article_2"/>
      <w:r/>
      <w:bookmarkEnd w:id="200"/>
      <w:r>
        <w:rPr>
          <w:rStyle w:val="1111"/>
        </w:rPr>
        <w:t xml:space="preserve">2 </w:t>
      </w:r>
      <w:r>
        <w:rPr>
          <w:rStyle w:val="1111"/>
        </w:rPr>
        <w:t xml:space="preserve">The efficacy that there is in providence</w:t>
      </w:r>
      <w:r>
        <w:rPr>
          <w:rStyle w:val="1111"/>
        </w:rPr>
        <w:t xml:space="preserve">; that is, That the p</w:t>
      </w:r>
      <w:r>
        <w:rPr>
          <w:rStyle w:val="1111"/>
        </w:rPr>
        <w:t xml:space="preserve">rovidence of God goes on in all things with strength and power, and it is not to be altered by our power; let us be discontented and vext and troubled, and fret, and rage, yet we must not think to alter the course of providence by our discontent. Some of </w:t>
      </w:r>
      <w:r>
        <w:rPr>
          <w:rStyle w:val="1111"/>
        </w:rPr>
        <w:t xml:space="preserve">Jobs</w:t>
      </w:r>
      <w:r>
        <w:rPr>
          <w:rStyle w:val="1111"/>
        </w:rPr>
        <w:t xml:space="preserve"> friends said to him, </w:t>
      </w:r>
      <w:r>
        <w:rPr>
          <w:rStyle w:val="1111"/>
        </w:rPr>
        <w:t xml:space="preserve">Shall the earth be forsaken for thee, and shall the rock be removed out of his place? Job,</w:t>
      </w:r>
      <w:r>
        <w:rPr>
          <w:rStyle w:val="1111"/>
        </w:rPr>
        <w:t xml:space="preserve"> 18.4. when they saw him to be impatient. So I may say to every discontented impatient heart, what shall the providence of God change it's course for thee? Do'st thou think it</w:t>
      </w:r>
      <w:r>
        <w:rPr>
          <w:rStyle w:val="1111"/>
        </w:rPr>
        <w:t xml:space="preserve"> such a weak thing that because it doth not please thee it must alter it's course? be thou content or not content, the providence of God will go on, it hath an efficacie of power, of vertue, to carry all things before it: Canst thou make one hair black or </w:t>
      </w:r>
      <w:r>
        <w:rPr>
          <w:rStyle w:val="1111"/>
        </w:rPr>
        <w:t xml:space="preserve">white with all the stir that thou keepest? When you are in a ship at Sea that hath all her sails spread with a full gale of wind, and swiftly sailing; can you make it stand still with running up and down in the ship? No more can you make the providence of </w:t>
      </w:r>
      <w:r>
        <w:rPr>
          <w:rStyle w:val="1111"/>
        </w:rPr>
        <w:t xml:space="preserve">God to alter and change it's course with your vexing and fretting, but it will go on with power do what thou canst. Do but understand the power and efficacie of providence and it will be a mighty means for the helping to learn this lesson of Contentment.</w:t>
      </w:r>
      <w:r/>
    </w:p>
    <w:p>
      <w:pPr>
        <w:pStyle w:val="1132"/>
        <w:pBdr/>
        <w:spacing/>
        <w:ind/>
        <w:rPr/>
      </w:pPr>
      <w:r/>
      <w:bookmarkStart w:id="200" w:name="W96-96-article_3"/>
      <w:r/>
      <w:bookmarkEnd w:id="200"/>
      <w:r>
        <w:rPr>
          <w:rStyle w:val="1111"/>
        </w:rPr>
        <w:t xml:space="preserve">3 </w:t>
      </w:r>
      <w:r>
        <w:rPr>
          <w:rStyle w:val="1111"/>
        </w:rPr>
        <w:t xml:space="preserve">The infinite variety of the works of providence,</w:t>
      </w:r>
      <w:r>
        <w:rPr>
          <w:rStyle w:val="1111"/>
        </w:rPr>
        <w:t xml:space="preserve"> and yet </w:t>
      </w:r>
      <w:r>
        <w:rPr>
          <w:rStyle w:val="1111"/>
        </w:rPr>
        <w:t xml:space="preserve">the order </w:t>
      </w:r>
      <w:r/>
    </w:p>
    <w:p>
      <w:pPr>
        <w:pStyle w:val="1132"/>
        <w:pBdr/>
        <w:spacing/>
        <w:ind/>
        <w:rPr/>
      </w:pPr>
      <w:r/>
      <w:bookmarkStart w:id="200" w:name="anchor-207"/>
      <w:r/>
      <w:bookmarkEnd w:id="200"/>
      <w:r>
        <w:rPr>
          <w:rStyle w:val="1111"/>
        </w:rPr>
        <w:t xml:space="preserve">Page</w:t>
      </w:r>
      <w:r>
        <w:rPr>
          <w:rStyle w:val="1111"/>
        </w:rPr>
        <w:t xml:space="preserve"> 96</w:t>
      </w:r>
      <w:r/>
    </w:p>
    <w:p>
      <w:pPr>
        <w:pStyle w:val="1132"/>
        <w:pBdr/>
        <w:spacing/>
        <w:ind/>
        <w:rPr/>
      </w:pPr>
      <w:r/>
      <w:bookmarkStart w:id="201" w:name="anchor-208"/>
      <w:r/>
      <w:bookmarkEnd w:id="201"/>
      <w:r>
        <w:rPr>
          <w:rStyle w:val="1111"/>
        </w:rPr>
        <w:t xml:space="preserve">of things, one working towards another</w:t>
      </w:r>
      <w:r>
        <w:rPr>
          <w:rStyle w:val="1111"/>
        </w:rPr>
        <w:t xml:space="preserve">; there is infinite variety of the works of God in an ordinary providence, and yet all work in an ordinary way; we put these two together; for God in the way of his providence causes a thousand thousand things one to depend upon anot</w:t>
      </w:r>
      <w:r>
        <w:rPr>
          <w:rStyle w:val="1111"/>
        </w:rPr>
        <w:t xml:space="preserve">her, there are infinite several wheels (as I may so say) in the works of providence, all the works that ever God did from all eternity or ever will do, put them all together, and all make up but one work, and they have been as several wheels that have had </w:t>
      </w:r>
      <w:r>
        <w:rPr>
          <w:rStyle w:val="1111"/>
        </w:rPr>
        <w:t xml:space="preserve">their orderly motion to attain the end that God from all eternity hath appointed: We indeed look at things by pieces, we look at one particular and do not consider the reference that one thing hath to another, but God he looks at all things at once, and s</w:t>
      </w:r>
      <w:r>
        <w:rPr>
          <w:rStyle w:val="1111"/>
        </w:rPr>
        <w:t xml:space="preserve">ees the reference that one thing hath to another: As a child that looks upon a clock, looks first upon one wheel, and then upon another wheel, he looks not at all together or the dependance that one hath upon another, but the workman hath his eyes upon all</w:t>
      </w:r>
      <w:r>
        <w:rPr>
          <w:rStyle w:val="1111"/>
        </w:rPr>
        <w:t xml:space="preserve"> together and sees the dependance of all one upon another, and the art that there is in the dependance of one upon another; so it is in Gods providence. Now observe how this works to Contentment; where there is such a passage of providence befalls me, tha</w:t>
      </w:r>
      <w:r>
        <w:rPr>
          <w:rStyle w:val="1111"/>
        </w:rPr>
        <w:t xml:space="preserve">t's one wheel, and it may be if this wheel should be stopt, there might a thousand other wheels come to be stopt by this: as in a clock, stop but one wheel and you stop every wheel, because they have dependance one upon another: so when God hath ordered a </w:t>
      </w:r>
      <w:r>
        <w:rPr>
          <w:rStyle w:val="1111"/>
        </w:rPr>
        <w:t xml:space="preserve">thing for the present to be thus and thus, how do'st thou know how many things do depend upon this thing? God may have some work that he hath to do twenty yeers hence that may depend upon this passage of providence, that fals out this day, or this week. </w:t>
      </w:r>
      <w:r>
        <w:rPr>
          <w:rStyle w:val="1111"/>
        </w:rPr>
        <w:t xml:space="preserve">And here (by the way) we may see a great deal of evil that there is in discontent, for thou wouldest have Gods providence altered in such and such a particular, indeed if it were only in that particular, and that had reference to nothing else it were not</w:t>
      </w:r>
      <w:r>
        <w:rPr>
          <w:rStyle w:val="1111"/>
        </w:rPr>
        <w:t xml:space="preserve"> so much, but by thy desire to have thy will in such a particular, it may be thou wouldest crosse God in a thousand things that he hath to bring about, because it's possible there may be a thousand things depend upon that one thing that thou wouldest fain </w:t>
      </w:r>
      <w:r/>
    </w:p>
    <w:p>
      <w:pPr>
        <w:pStyle w:val="1132"/>
        <w:pBdr/>
        <w:spacing/>
        <w:ind/>
        <w:rPr/>
      </w:pPr>
      <w:r/>
      <w:bookmarkStart w:id="202" w:name="anchor-209"/>
      <w:r/>
      <w:bookmarkEnd w:id="202"/>
      <w:r>
        <w:rPr>
          <w:rStyle w:val="1111"/>
        </w:rPr>
        <w:t xml:space="preserve">Page</w:t>
      </w:r>
      <w:r>
        <w:rPr>
          <w:rStyle w:val="1111"/>
        </w:rPr>
        <w:t xml:space="preserve"> 97</w:t>
      </w:r>
      <w:r/>
    </w:p>
    <w:p>
      <w:pPr>
        <w:pStyle w:val="1132"/>
        <w:pBdr/>
        <w:spacing/>
        <w:ind/>
        <w:rPr/>
      </w:pPr>
      <w:r/>
      <w:bookmarkStart w:id="203" w:name="anchor-210"/>
      <w:r/>
      <w:bookmarkEnd w:id="203"/>
      <w:r>
        <w:rPr>
          <w:rStyle w:val="1111"/>
        </w:rPr>
        <w:t xml:space="preserve">have to be otherwise than it is, just as if a child should cry out and say, let but that one</w:t>
      </w:r>
      <w:r>
        <w:rPr>
          <w:rStyle w:val="1111"/>
        </w:rPr>
        <w:t xml:space="preserve"> wheel stop, though he saith but one wheel, yet if that stop, it is as much as if he should say they must all stop; so in providence, let but this one passage of providence stop, it is as much as if a thousand stopt: Let me therfore be quiet and content,</w:t>
      </w:r>
      <w:r>
        <w:rPr>
          <w:rStyle w:val="1111"/>
        </w:rPr>
        <w:t xml:space="preserve"> for though I be crost in some one particular God attains his end, at least his end may be furthered in a thousand things by this one thing that I am crost in; therefore let a man consider this is an act of providence, and how do I know what God is about</w:t>
      </w:r>
      <w:r>
        <w:rPr>
          <w:rStyle w:val="1111"/>
        </w:rPr>
        <w:t xml:space="preserve"> to do, and how many things depend upon this providence? Now we are willing to suffer our friends will to be crost in one thing, so that our friend may attain to what he desires in a thousand things; if thou hast a love and friendship to God, be willing </w:t>
      </w:r>
      <w:r>
        <w:rPr>
          <w:rStyle w:val="1111"/>
        </w:rPr>
        <w:t xml:space="preserve">to be crost in some few things, that the Lord may have his work go on in the universal, in a thousand of other things. Now that's the Third thing to be understood in Gods providence, that Christ doth learn those that he teacheth in the Art of Contentment.</w:t>
      </w:r>
      <w:r/>
    </w:p>
    <w:p>
      <w:pPr>
        <w:pStyle w:val="1132"/>
        <w:pBdr/>
        <w:spacing/>
        <w:ind/>
        <w:rPr/>
      </w:pPr>
      <w:r/>
      <w:bookmarkStart w:id="204" w:name="W98-98-article_2"/>
      <w:r/>
      <w:bookmarkEnd w:id="204"/>
      <w:r>
        <w:rPr>
          <w:rStyle w:val="1111"/>
        </w:rPr>
        <w:t xml:space="preserve">4 Christ teaches them the knowledge of providence, that is, </w:t>
      </w:r>
      <w:r>
        <w:rPr>
          <w:rStyle w:val="1111"/>
        </w:rPr>
        <w:t xml:space="preserve">The knowledge of Gods usual way in his dealings with his people more particularly.</w:t>
      </w:r>
      <w:r>
        <w:rPr>
          <w:rStyle w:val="1111"/>
        </w:rPr>
        <w:t xml:space="preserve"> The other is, the knowledge of God in</w:t>
      </w:r>
      <w:r>
        <w:rPr>
          <w:rStyle w:val="1111"/>
        </w:rPr>
        <w:t xml:space="preserve"> his providence in general: But the right understanding of the way of God in his providence towards his people and Saints, is a notable lesson to help us in the Art of Contentment. If we come once to know a mans way and course we may better sute and be con</w:t>
      </w:r>
      <w:r>
        <w:rPr>
          <w:rStyle w:val="1111"/>
        </w:rPr>
        <w:t xml:space="preserve">tented to live with him, than before we come to know his way and course: as when a man comes to live in a society with men and women, it may be the men and women may be good, but till a man comes to know their way and course and disposition, many things ma</w:t>
      </w:r>
      <w:r>
        <w:rPr>
          <w:rStyle w:val="1111"/>
        </w:rPr>
        <w:t xml:space="preserve">y fall very crosse, and we think they are very hard, but when we come to be acquainted with their way and spirit, then we can sute and cotten with them very well; and the reason of our trouble is, because we do not understand their way. So it is with you,</w:t>
      </w:r>
      <w:r>
        <w:rPr>
          <w:rStyle w:val="1111"/>
        </w:rPr>
        <w:t xml:space="preserve"> those that are but as strangers to God, and do not understand the way of God, they are troubled with the providences of God, and they think them very strange and cannot tell what to make of them, because they understand not the ordinary course and way of </w:t>
      </w:r>
      <w:r/>
    </w:p>
    <w:p>
      <w:pPr>
        <w:pStyle w:val="1132"/>
        <w:pBdr/>
        <w:spacing/>
        <w:ind/>
        <w:rPr/>
      </w:pPr>
      <w:r/>
      <w:bookmarkStart w:id="204" w:name="anchor-211"/>
      <w:r/>
      <w:bookmarkEnd w:id="204"/>
      <w:r>
        <w:rPr>
          <w:rStyle w:val="1111"/>
        </w:rPr>
        <w:t xml:space="preserve">Page</w:t>
      </w:r>
      <w:r>
        <w:rPr>
          <w:rStyle w:val="1111"/>
        </w:rPr>
        <w:t xml:space="preserve"> 98</w:t>
      </w:r>
      <w:r/>
    </w:p>
    <w:p>
      <w:pPr>
        <w:pStyle w:val="1132"/>
        <w:pBdr/>
        <w:spacing/>
        <w:ind/>
        <w:rPr/>
      </w:pPr>
      <w:r/>
      <w:bookmarkStart w:id="205" w:name="anchor-212"/>
      <w:r/>
      <w:bookmarkEnd w:id="205"/>
      <w:r>
        <w:rPr>
          <w:rStyle w:val="1111"/>
        </w:rPr>
        <w:t xml:space="preserve">God towards his people. If a stranger sometimes comes into a family and sees such and such things done, he wonders what the matter is, but those that are acquainted with it, it troubles them not at all. So serv</w:t>
      </w:r>
      <w:r>
        <w:rPr>
          <w:rStyle w:val="1111"/>
        </w:rPr>
        <w:t xml:space="preserve">ants, when they come first together and know not one another, it may be they are froward and discontented, but when they come to be aquainted with one anothers waies, then they are more contented: just so it is when we come first to understand Gods waies.</w:t>
      </w:r>
      <w:r/>
    </w:p>
    <w:p>
      <w:pPr>
        <w:pStyle w:val="1132"/>
        <w:pBdr/>
        <w:spacing/>
        <w:ind/>
        <w:rPr/>
      </w:pPr>
      <w:r/>
      <w:bookmarkStart w:id="206" w:name="W99-99-article_2"/>
      <w:r/>
      <w:bookmarkEnd w:id="206"/>
      <w:r>
        <w:rPr>
          <w:rStyle w:val="1111"/>
        </w:rPr>
        <w:t xml:space="preserve">Object.</w:t>
      </w:r>
      <w:r>
        <w:rPr>
          <w:rStyle w:val="1111"/>
        </w:rPr>
        <w:t xml:space="preserve"> But you will say, What do you understand by Gods waies?</w:t>
      </w:r>
      <w:r/>
    </w:p>
    <w:p>
      <w:pPr>
        <w:pStyle w:val="1132"/>
        <w:pBdr/>
        <w:spacing/>
        <w:ind/>
        <w:rPr/>
      </w:pPr>
      <w:r/>
      <w:bookmarkStart w:id="206" w:name="W99-99-article_3"/>
      <w:r/>
      <w:bookmarkEnd w:id="206"/>
      <w:r>
        <w:rPr>
          <w:rStyle w:val="1111"/>
        </w:rPr>
        <w:t xml:space="preserve">Answ:</w:t>
      </w:r>
      <w:r>
        <w:rPr>
          <w:rStyle w:val="1111"/>
        </w:rPr>
        <w:t xml:space="preserve"> By that I mean these Three things. And when we come to know them we shall not wonder so much at the providence of God, but be quiet and contented with them.</w:t>
      </w:r>
      <w:r/>
    </w:p>
    <w:p>
      <w:pPr>
        <w:pStyle w:val="1132"/>
        <w:pBdr/>
        <w:spacing/>
        <w:ind/>
        <w:rPr/>
      </w:pPr>
      <w:r/>
      <w:bookmarkStart w:id="206" w:name="W99-99-article_4"/>
      <w:r/>
      <w:bookmarkEnd w:id="206"/>
      <w:r>
        <w:rPr>
          <w:rStyle w:val="1111"/>
        </w:rPr>
        <w:t xml:space="preserve">1. The First thing is this, </w:t>
      </w:r>
      <w:r>
        <w:rPr>
          <w:rStyle w:val="1111"/>
        </w:rPr>
        <w:t xml:space="preserve">Gods ordinary course is, that his people in this world should be in an afflicted condition</w:t>
      </w:r>
      <w:r>
        <w:rPr>
          <w:rStyle w:val="1111"/>
        </w:rPr>
        <w:t xml:space="preserve">: God hath revealed in his Word, and we</w:t>
      </w:r>
      <w:r>
        <w:rPr>
          <w:rStyle w:val="1111"/>
        </w:rPr>
        <w:t xml:space="preserve"> may there find he hath set down to be his ordinary way even from the begining af the world to this day, (but more especially in the times of the Gospel,) that his people here should be in an afflicted condition. Now men that do not understand this, they s</w:t>
      </w:r>
      <w:r>
        <w:rPr>
          <w:rStyle w:val="1111"/>
        </w:rPr>
        <w:t xml:space="preserve">tand and wonder to hear of the people of God that they are afflicted, and the enemies prosper in their way; for those that seek God in his way, and seek for Reformation, for them to be afflicted and routed and spoiled, and the enemies to prevail, they won</w:t>
      </w:r>
      <w:r>
        <w:rPr>
          <w:rStyle w:val="1111"/>
        </w:rPr>
        <w:t xml:space="preserve">der at it: but now, one that is in the School of Christ, he is taught by Jesus Christ that God by his eternal Counsels hath set this to be his course and way, to bring up his people in this world in an afflicted condition, and therefore saith the Apostle, </w:t>
      </w:r>
      <w:r>
        <w:rPr>
          <w:rStyle w:val="1111"/>
        </w:rPr>
        <w:t xml:space="preserve">Account it not strange concerning the fiery tryal.</w:t>
      </w:r>
      <w:r>
        <w:rPr>
          <w:rStyle w:val="1111"/>
        </w:rPr>
        <w:t xml:space="preserve"> 1 </w:t>
      </w:r>
      <w:r>
        <w:rPr>
          <w:rStyle w:val="1111"/>
        </w:rPr>
        <w:t xml:space="preserve">Pet.</w:t>
      </w:r>
      <w:r>
        <w:rPr>
          <w:rStyle w:val="1111"/>
        </w:rPr>
        <w:t xml:space="preserve"> 4.12. We are not therefore to be discontented with it seeing God hath set such a course and way, &amp; we know such is the will of God that it should be so.</w:t>
      </w:r>
      <w:r/>
    </w:p>
    <w:p>
      <w:pPr>
        <w:pStyle w:val="1132"/>
        <w:pBdr/>
        <w:spacing/>
        <w:ind/>
        <w:rPr/>
      </w:pPr>
      <w:r/>
      <w:bookmarkStart w:id="206" w:name="W99-99-article_5"/>
      <w:r/>
      <w:bookmarkEnd w:id="206"/>
      <w:r>
        <w:rPr>
          <w:rStyle w:val="1111"/>
        </w:rPr>
        <w:t xml:space="preserve">The Second thing that is in Gods way is this, </w:t>
      </w:r>
      <w:r>
        <w:rPr>
          <w:rStyle w:val="1111"/>
        </w:rPr>
        <w:t xml:space="preserve">Ʋsually when God intends the greatest mercy to any of his people, he doth bring them into the lowest condition.</w:t>
      </w:r>
      <w:r>
        <w:rPr>
          <w:rStyle w:val="1111"/>
        </w:rPr>
        <w:t xml:space="preserve"> God doth seem to go quite crosse </w:t>
      </w:r>
      <w:r>
        <w:rPr>
          <w:rStyle w:val="1111"/>
        </w:rPr>
        <w:t xml:space="preserve">and work in a contrary way; when he intends the greatest mercies to his people he doth first usually bring them into very low conditions, if it be a bodily mercy, an outward mercy that he intends to bestow he useth to bring them bodily low, and outwardly </w:t>
      </w:r>
      <w:r/>
    </w:p>
    <w:p>
      <w:pPr>
        <w:pStyle w:val="1132"/>
        <w:pBdr/>
        <w:spacing/>
        <w:ind/>
        <w:rPr/>
      </w:pPr>
      <w:r/>
      <w:bookmarkStart w:id="206" w:name="anchor-213"/>
      <w:r/>
      <w:bookmarkEnd w:id="206"/>
      <w:r>
        <w:rPr>
          <w:rStyle w:val="1111"/>
        </w:rPr>
        <w:t xml:space="preserve">Page</w:t>
      </w:r>
      <w:r>
        <w:rPr>
          <w:rStyle w:val="1111"/>
        </w:rPr>
        <w:t xml:space="preserve"> 99</w:t>
      </w:r>
      <w:r/>
    </w:p>
    <w:p>
      <w:pPr>
        <w:pStyle w:val="1132"/>
        <w:pBdr/>
        <w:spacing/>
        <w:ind/>
        <w:rPr/>
      </w:pPr>
      <w:r/>
      <w:bookmarkStart w:id="207" w:name="anchor-214"/>
      <w:r/>
      <w:bookmarkEnd w:id="207"/>
      <w:r>
        <w:rPr>
          <w:rStyle w:val="1111"/>
        </w:rPr>
        <w:t xml:space="preserve">low, if it be a mercie in their estates that he intends to </w:t>
      </w:r>
      <w:r>
        <w:rPr>
          <w:rStyle w:val="1111"/>
        </w:rPr>
        <w:t xml:space="preserve">bestow, he brings them low in that and then raises them; and in their names he brings them low there, and then raises them, and in their Spirits God doth ordinarily bring their Spirits low and then raises their spirits, usually the people of God before th</w:t>
      </w:r>
      <w:r>
        <w:rPr>
          <w:rStyle w:val="1111"/>
        </w:rPr>
        <w:t xml:space="preserve">e greatest comforts have the greatest afflictions and sorrows, now those that understand not Gods waies they think that when God brings his people into sad conditions, that God leaves and forsakes them, and that God doth intend no great matter of good to </w:t>
      </w:r>
      <w:r>
        <w:rPr>
          <w:rStyle w:val="1111"/>
        </w:rPr>
        <w:t xml:space="preserve">them; but now a Child of God that is instructed in this way of God, he is not troubled; my condition is very low, but (saith he) this is Gods way when he intends the greatest mercy, to bring men under the greatest afflictions. When he intended to raise </w:t>
      </w:r>
      <w:r>
        <w:rPr>
          <w:rStyle w:val="1111"/>
        </w:rPr>
        <w:t xml:space="preserve">Joseph</w:t>
      </w:r>
      <w:r>
        <w:rPr>
          <w:rStyle w:val="1111"/>
        </w:rPr>
        <w:t xml:space="preserve"> to be the Second in the Kingdom, God cast him into a dungeon a little before. So when God intended to raise </w:t>
      </w:r>
      <w:r>
        <w:rPr>
          <w:rStyle w:val="1111"/>
        </w:rPr>
        <w:t xml:space="preserve">David</w:t>
      </w:r>
      <w:r>
        <w:rPr>
          <w:rStyle w:val="1111"/>
        </w:rPr>
        <w:t xml:space="preserve"> and set him upon the Throne, he made him to be hunted as a partrige in the mountain, 2 </w:t>
      </w:r>
      <w:r>
        <w:rPr>
          <w:rStyle w:val="1111"/>
        </w:rPr>
        <w:t xml:space="preserve">Sam.</w:t>
      </w:r>
      <w:r>
        <w:rPr>
          <w:rStyle w:val="1111"/>
        </w:rPr>
        <w:t xml:space="preserve"> 26.20. God went this way with his Son; Christ himself went into glory by suffering, </w:t>
      </w:r>
      <w:r>
        <w:rPr>
          <w:rStyle w:val="1111"/>
        </w:rPr>
        <w:t xml:space="preserve">Heb.</w:t>
      </w:r>
      <w:r>
        <w:rPr>
          <w:rStyle w:val="1111"/>
        </w:rPr>
        <w:t xml:space="preserve"> 2.20. And if God deal so w</w:t>
      </w:r>
      <w:r>
        <w:rPr>
          <w:rStyle w:val="1111"/>
        </w:rPr>
        <w:t xml:space="preserve">ith his own Son, much more with his people; as a little before break of day you shall observe it is darker than it was any time before; so God doth use to make our conditions darker a little before the mercy come. When God bestowed the last great mercy at </w:t>
      </w:r>
      <w:r>
        <w:rPr>
          <w:rStyle w:val="1111"/>
        </w:rPr>
        <w:t xml:space="preserve">Nazby,</w:t>
      </w:r>
      <w:r>
        <w:rPr>
          <w:rStyle w:val="1111"/>
        </w:rPr>
        <w:t xml:space="preserve"> we were in a very low cond</w:t>
      </w:r>
      <w:r>
        <w:rPr>
          <w:rStyle w:val="1111"/>
        </w:rPr>
        <w:t xml:space="preserve">ition, God knew what he had to do before-hand, he knew that his time was coming for great mercies; it is the way of God to do so. Be but instructed aright in this course and tract that God uses to walk in; and that will help us to Contentment exceedingly.</w:t>
      </w:r>
      <w:r/>
    </w:p>
    <w:p>
      <w:pPr>
        <w:pStyle w:val="1132"/>
        <w:pBdr/>
        <w:spacing/>
        <w:ind/>
        <w:rPr/>
      </w:pPr>
      <w:r/>
      <w:bookmarkStart w:id="208" w:name="W100-100-article_2"/>
      <w:r/>
      <w:bookmarkEnd w:id="208"/>
      <w:r>
        <w:rPr>
          <w:rStyle w:val="1111"/>
        </w:rPr>
        <w:t xml:space="preserve">The Third thing that there is in Gods way and course is this, </w:t>
      </w:r>
      <w:r>
        <w:rPr>
          <w:rStyle w:val="1111"/>
        </w:rPr>
        <w:t xml:space="preserve">It is the way of God to work by contraries, to turn the greatest evill into the greatest good.</w:t>
      </w:r>
      <w:r>
        <w:rPr>
          <w:rStyle w:val="1111"/>
        </w:rPr>
        <w:t xml:space="preserve"> To grant great good after great evil is one thing</w:t>
      </w:r>
      <w:r>
        <w:rPr>
          <w:rStyle w:val="1111"/>
        </w:rPr>
        <w:t xml:space="preserve">, and to turn great evils into the greatest good that's another; and yet that's Gods way, the greatest good that God intends for his people, many times he works it out of the greatest evil; the greatest light is brought out of the greatest darknesse: and </w:t>
      </w:r>
      <w:r>
        <w:rPr>
          <w:rStyle w:val="1111"/>
        </w:rPr>
        <w:t xml:space="preserve">Luther</w:t>
      </w:r>
      <w:r>
        <w:rPr>
          <w:rStyle w:val="1111"/>
        </w:rPr>
        <w:t xml:space="preserve"> (I remember) hath a notable expression for this, (saith he) it is the way of God, he doth humble </w:t>
      </w:r>
      <w:r/>
    </w:p>
    <w:p>
      <w:pPr>
        <w:pStyle w:val="1132"/>
        <w:pBdr/>
        <w:spacing/>
        <w:ind/>
        <w:rPr/>
      </w:pPr>
      <w:r/>
      <w:bookmarkStart w:id="208" w:name="anchor-215"/>
      <w:r/>
      <w:bookmarkEnd w:id="208"/>
      <w:r>
        <w:rPr>
          <w:rStyle w:val="1111"/>
        </w:rPr>
        <w:t xml:space="preserve">Page</w:t>
      </w:r>
      <w:r>
        <w:rPr>
          <w:rStyle w:val="1111"/>
        </w:rPr>
        <w:t xml:space="preserve"> 100</w:t>
      </w:r>
      <w:r/>
    </w:p>
    <w:p>
      <w:pPr>
        <w:pStyle w:val="1132"/>
        <w:pBdr/>
        <w:spacing/>
        <w:ind/>
        <w:rPr/>
      </w:pPr>
      <w:r/>
      <w:bookmarkStart w:id="209" w:name="anchor-216"/>
      <w:r/>
      <w:bookmarkEnd w:id="209"/>
      <w:r>
        <w:rPr>
          <w:rStyle w:val="1111"/>
        </w:rPr>
        <w:t xml:space="preserve">that he might exalt, he doth kill that he mig</w:t>
      </w:r>
      <w:r>
        <w:rPr>
          <w:rStyle w:val="1111"/>
        </w:rPr>
        <w:t xml:space="preserve">ht make alive, he doth confound that he might glorifie; this is the way of God (saith he:) but saith saith he, Every one doth not understand this, this is the Art of Arts, and the Science of Sciences, the knowledge of knowledges to understand this, that Go</w:t>
      </w:r>
      <w:r>
        <w:rPr>
          <w:rStyle w:val="1111"/>
        </w:rPr>
        <w:t xml:space="preserve">d doth use when he will bring life, he doth bring it out of death, he brings joy out of sorrow, and he brings prosperity out of adversity, yea, and many times he brings grace out of sin, that is, makes use of sin to work furtherance of grace; it is the wa</w:t>
      </w:r>
      <w:r>
        <w:rPr>
          <w:rStyle w:val="1111"/>
        </w:rPr>
        <w:t xml:space="preserve">y of God to bring good out of evil; not only to overcome the evil, but to make the evil to work towards the good: here's the way of God: now when the soul comes to understand this, it will take away our murmuring and bring Contentment into our spirits: But</w:t>
      </w:r>
      <w:r>
        <w:rPr>
          <w:rStyle w:val="1111"/>
        </w:rPr>
        <w:t xml:space="preserve"> I fear there are but few that understand it aright, perhaps they reade of such things, and hear such things in a Sermon, but they are not by Jesus Christ instructed in this, that this is the way of God, To bring the greatest good out of the greatest evil.</w:t>
      </w:r>
      <w:r/>
    </w:p>
    <w:p>
      <w:pPr>
        <w:pStyle w:val="1147"/>
        <w:pBdr/>
        <w:spacing/>
        <w:ind/>
        <w:rPr/>
      </w:pPr>
      <w:r/>
      <w:bookmarkStart w:id="210" w:name="W101-101-article_2"/>
      <w:r/>
      <w:bookmarkEnd w:id="210"/>
      <w:r>
        <w:rPr>
          <w:rStyle w:val="1149"/>
        </w:rPr>
        <w:t xml:space="preserve">Now, thus having dispach'd the Third Head, the Lessons that we are to learn; we come to the Fourth, and that is, </w:t>
      </w:r>
      <w:r>
        <w:rPr>
          <w:rStyle w:val="1111"/>
        </w:rPr>
        <w:t xml:space="preserve">The excellency of this Grace of Contentment:</w:t>
      </w:r>
      <w:r>
        <w:rPr>
          <w:rStyle w:val="1149"/>
        </w:rPr>
        <w:t xml:space="preserve"> And there is a great deal of excellencie in Contentment; that's a kind of Lesson too for us to learn. And this Head likewise will be somewhat long.</w:t>
      </w:r>
      <w:r/>
    </w:p>
    <w:p>
      <w:pPr>
        <w:pStyle w:val="1132"/>
        <w:pBdr/>
        <w:spacing/>
        <w:ind/>
        <w:rPr/>
      </w:pPr>
      <w:r/>
      <w:bookmarkStart w:id="210" w:name="W101-101-article_3"/>
      <w:r/>
      <w:bookmarkEnd w:id="210"/>
      <w:r>
        <w:rPr>
          <w:rStyle w:val="1111"/>
        </w:rPr>
        <w:t xml:space="preserve">Saith the Apostle, </w:t>
      </w:r>
      <w:r>
        <w:rPr>
          <w:rStyle w:val="1111"/>
        </w:rPr>
        <w:t xml:space="preserve">I have learned.</w:t>
      </w:r>
      <w:r>
        <w:rPr>
          <w:rStyle w:val="1111"/>
        </w:rPr>
        <w:t xml:space="preserve"> As if he should say, Blessed be God for this: Oh! it is a mercy of God to me that I have learned this lesson, I find so much good in this Contentment, that I would not for a world but have it: (I have learned it saith he.)</w:t>
      </w:r>
      <w:r/>
    </w:p>
    <w:p>
      <w:pPr>
        <w:pStyle w:val="1132"/>
        <w:pBdr/>
        <w:spacing/>
        <w:ind/>
        <w:rPr/>
      </w:pPr>
      <w:r/>
      <w:bookmarkStart w:id="210" w:name="W101-101-article_4"/>
      <w:r/>
      <w:bookmarkEnd w:id="210"/>
      <w:r>
        <w:rPr>
          <w:rStyle w:val="1111"/>
        </w:rPr>
        <w:t xml:space="preserve">Now the very Heathens had a sight of a great excellency that there is in Contentment: I remember I have read of </w:t>
      </w:r>
      <w:r>
        <w:rPr>
          <w:rStyle w:val="1111"/>
        </w:rPr>
        <w:t xml:space="preserve">Antistenes</w:t>
      </w:r>
      <w:r>
        <w:rPr>
          <w:rStyle w:val="1111"/>
        </w:rPr>
        <w:t xml:space="preserve"> a Philosopher, th</w:t>
      </w:r>
      <w:r>
        <w:rPr>
          <w:rStyle w:val="1111"/>
        </w:rPr>
        <w:t xml:space="preserve">at desired of his gods, (speaking after the heathenish way) nothing in this world to make his life happy, but Contentment; and if he might have any thing that hee would desire to make his life happy, he would aske of them, that he might have the spirit of </w:t>
      </w:r>
      <w:r>
        <w:rPr>
          <w:rStyle w:val="1111"/>
        </w:rPr>
        <w:t xml:space="preserve">Socrates,</w:t>
      </w:r>
      <w:r>
        <w:rPr>
          <w:rStyle w:val="1111"/>
        </w:rPr>
        <w:t xml:space="preserve"> that he might have such a spirit as </w:t>
      </w:r>
      <w:r>
        <w:rPr>
          <w:rStyle w:val="1111"/>
        </w:rPr>
        <w:t xml:space="preserve">Socrates</w:t>
      </w:r>
      <w:r>
        <w:rPr>
          <w:rStyle w:val="1111"/>
        </w:rPr>
        <w:t xml:space="preserve"> had, to be able to bear any wrong, any </w:t>
      </w:r>
      <w:r/>
    </w:p>
    <w:p>
      <w:pPr>
        <w:pStyle w:val="1132"/>
        <w:pBdr/>
        <w:spacing/>
        <w:ind/>
        <w:rPr/>
      </w:pPr>
      <w:r/>
      <w:bookmarkStart w:id="210" w:name="anchor-217"/>
      <w:r/>
      <w:bookmarkEnd w:id="210"/>
      <w:r>
        <w:rPr>
          <w:rStyle w:val="1111"/>
        </w:rPr>
        <w:t xml:space="preserve">Page</w:t>
      </w:r>
      <w:r>
        <w:rPr>
          <w:rStyle w:val="1111"/>
        </w:rPr>
        <w:t xml:space="preserve"> 101</w:t>
      </w:r>
      <w:r/>
    </w:p>
    <w:p>
      <w:pPr>
        <w:pStyle w:val="1132"/>
        <w:pBdr/>
        <w:spacing/>
        <w:ind/>
        <w:rPr/>
      </w:pPr>
      <w:r/>
      <w:bookmarkStart w:id="211" w:name="anchor-218"/>
      <w:r/>
      <w:bookmarkEnd w:id="211"/>
      <w:r>
        <w:rPr>
          <w:rStyle w:val="1111"/>
        </w:rPr>
        <w:t xml:space="preserve">injuries that he met withall, and to continue in a quiet temper of spirit whatsoever befell him; for that was the temper of </w:t>
      </w:r>
      <w:r>
        <w:rPr>
          <w:rStyle w:val="1111"/>
        </w:rPr>
        <w:t xml:space="preserve">Socrates,</w:t>
      </w:r>
      <w:r>
        <w:rPr>
          <w:rStyle w:val="1111"/>
        </w:rPr>
        <w:t xml:space="preserve"> whatever befell</w:t>
      </w:r>
      <w:r>
        <w:rPr>
          <w:rStyle w:val="1111"/>
        </w:rPr>
        <w:t xml:space="preserve"> him he continued the same man, whatever crosse befell him no body could perceive any alteration of his spirit though never so great crosses did befall him. This a Heathen did attain to by the strength of Nature, and a common work of the spirit: Now this </w:t>
      </w:r>
      <w:r>
        <w:rPr>
          <w:rStyle w:val="1111"/>
        </w:rPr>
        <w:t xml:space="preserve">Antistenes</w:t>
      </w:r>
      <w:r>
        <w:rPr>
          <w:rStyle w:val="1111"/>
        </w:rPr>
        <w:t xml:space="preserve"> saw such an excellency in this spirit: As when God said to </w:t>
      </w:r>
      <w:r>
        <w:rPr>
          <w:rStyle w:val="1111"/>
        </w:rPr>
        <w:t xml:space="preserve">Solomon,</w:t>
      </w:r>
      <w:r>
        <w:rPr>
          <w:rStyle w:val="1111"/>
        </w:rPr>
        <w:t xml:space="preserve"> What shall I give thee? he asked of God wisdom: so saith he, If the gods should put it to me to know what I would have, I would desire this thing, that I might have the spirit of </w:t>
      </w:r>
      <w:r>
        <w:rPr>
          <w:rStyle w:val="1111"/>
        </w:rPr>
        <w:t xml:space="preserve">Socrates</w:t>
      </w:r>
      <w:r>
        <w:rPr>
          <w:rStyle w:val="1111"/>
        </w:rPr>
        <w:t xml:space="preserve">: he saw a great excellency that there was in this. And certainly a Christian may see abundance of excellency in it: I shall labour to set it out to you in this Sermon that you may be in love with this Grace of Contentment.</w:t>
      </w:r>
      <w:r/>
    </w:p>
    <w:p>
      <w:pPr>
        <w:pStyle w:val="1132"/>
        <w:pBdr/>
        <w:spacing/>
        <w:ind/>
        <w:rPr/>
      </w:pPr>
      <w:r/>
      <w:bookmarkStart w:id="212" w:name="W102-102-article_2"/>
      <w:r/>
      <w:bookmarkEnd w:id="212"/>
      <w:r>
        <w:rPr>
          <w:rStyle w:val="1111"/>
        </w:rPr>
        <w:t xml:space="preserve">In the First place, </w:t>
      </w:r>
      <w:r>
        <w:rPr>
          <w:rStyle w:val="1111"/>
        </w:rPr>
        <w:t xml:space="preserve">By Contentment we come to give God that worship that is due to him:</w:t>
      </w:r>
      <w:r>
        <w:rPr>
          <w:rStyle w:val="1111"/>
        </w:rPr>
        <w:t xml:space="preserve"> It is a special part of Divine worship th</w:t>
      </w:r>
      <w:r>
        <w:rPr>
          <w:rStyle w:val="1111"/>
        </w:rPr>
        <w:t xml:space="preserve">at we owe to God, if we be content in a Christian way, according as hath been opened to you; I say it is a special part of the Divine worship that the creature owes to the infinit Creator, in that I do tender that respect that is due from me to the Creat</w:t>
      </w:r>
      <w:r>
        <w:rPr>
          <w:rStyle w:val="1111"/>
        </w:rPr>
        <w:t xml:space="preserve">or. The word that the Greeks have that signifies to worship, it is as much as to come and crouch before another, as a dog should come crouching unto you, and be willing to lie down at your feet; so the creature in the apprehension of its owne basenesse, an</w:t>
      </w:r>
      <w:r>
        <w:rPr>
          <w:rStyle w:val="1111"/>
        </w:rPr>
        <w:t xml:space="preserve">d the infinit Excellency that there is in God above it; when it comes to worship God, it comes and crouches to this God, and it lies down at the feet of God, then doth the creature worship God. When you see a dog come crouching to you, and you can make him</w:t>
      </w:r>
      <w:r>
        <w:rPr>
          <w:rStyle w:val="1111"/>
        </w:rPr>
        <w:t xml:space="preserve"> with holding your hand over him to lie down at your feet; then consider, thus should you do before the Lord, you should come crouching to him, and lie down at his feet even upon your backs or bellies, to lie down in the dust before him, so as to be willin</w:t>
      </w:r>
      <w:r>
        <w:rPr>
          <w:rStyle w:val="1111"/>
        </w:rPr>
        <w:t xml:space="preserve">g that he should do with you what he will; as somtimes you may turn a dog this way or that way up and down with the hand, and there he lies before you, according to your shewing him with your hand: So when the creature shall come and lie down thus before </w:t>
      </w:r>
      <w:r/>
    </w:p>
    <w:p>
      <w:pPr>
        <w:pStyle w:val="1132"/>
        <w:pBdr/>
        <w:spacing/>
        <w:ind/>
        <w:rPr/>
      </w:pPr>
      <w:r/>
      <w:bookmarkStart w:id="212" w:name="anchor-219"/>
      <w:r/>
      <w:bookmarkEnd w:id="212"/>
      <w:r>
        <w:rPr>
          <w:rStyle w:val="1111"/>
        </w:rPr>
        <w:t xml:space="preserve">Page</w:t>
      </w:r>
      <w:r>
        <w:rPr>
          <w:rStyle w:val="1111"/>
        </w:rPr>
        <w:t xml:space="preserve"> 102</w:t>
      </w:r>
      <w:r/>
    </w:p>
    <w:p>
      <w:pPr>
        <w:pStyle w:val="1132"/>
        <w:pBdr/>
        <w:spacing/>
        <w:ind/>
        <w:rPr/>
      </w:pPr>
      <w:r/>
      <w:bookmarkStart w:id="213" w:name="anchor-220"/>
      <w:r/>
      <w:bookmarkEnd w:id="213"/>
      <w:r>
        <w:rPr>
          <w:rStyle w:val="1111"/>
        </w:rPr>
        <w:t xml:space="preserve">the Lord, then a Creature worships God, doth tender you that worship that is due to God. Now in what disposition of heart do we thus </w:t>
      </w:r>
      <w:r>
        <w:rPr>
          <w:rStyle w:val="1111"/>
        </w:rPr>
        <w:t xml:space="preserve">•</w:t>
      </w:r>
      <w:r>
        <w:rPr>
          <w:rStyle w:val="1111"/>
        </w:rPr>
        <w:t xml:space="preserve">•</w:t>
      </w:r>
      <w:r>
        <w:rPr>
          <w:rStyle w:val="1111"/>
        </w:rPr>
        <w:t xml:space="preserve">ouch to God more, than when we have this Contentation in all conditions that God disposed us unto? This is a crouching unto Gods dispose, to be like the poor woman of </w:t>
      </w:r>
      <w:r>
        <w:rPr>
          <w:rStyle w:val="1111"/>
        </w:rPr>
        <w:t xml:space="preserve">Canaan,</w:t>
      </w:r>
      <w:r>
        <w:rPr>
          <w:rStyle w:val="1111"/>
        </w:rPr>
        <w:t xml:space="preserve"> when Christ said, it is not fit to give Childrens meat to dogs, but (saith she) the dogs have crums. I am a dog I confesse, I but let me have but a crum. And so when the soul shall be in such a dispo</w:t>
      </w:r>
      <w:r>
        <w:rPr>
          <w:rStyle w:val="1111"/>
        </w:rPr>
        <w:t xml:space="preserve">sition as to lie down and say, Lord I am but as a dog, yet let me have a crum, then doth it highly honour God. It may be some of you have not your table spread as others have, but God gives you crums; now saith the poor woman, dogs have crums, and when yo</w:t>
      </w:r>
      <w:r>
        <w:rPr>
          <w:rStyle w:val="1111"/>
        </w:rPr>
        <w:t xml:space="preserve">u can find your hearts thus subjecting unto God, to be but as a dog, and can be Contented and blesse God for any crum: I say this is a great worship of God, you worship God by this more than when you come to hear a Sermon, or spend half an hour, or an hour</w:t>
      </w:r>
      <w:r>
        <w:rPr>
          <w:rStyle w:val="1111"/>
        </w:rPr>
        <w:t xml:space="preserve"> in prayer, or when you come to receive a Sacrament; These are the acts of Gods worship, I but these are but external acts of worship, to hear, and pray, and receive Sacraments: But now this is the Soul-worship, to subject its self thus to God. You that of</w:t>
      </w:r>
      <w:r>
        <w:rPr>
          <w:rStyle w:val="1111"/>
        </w:rPr>
        <w:t xml:space="preserve">ten will worship God by Hearing, and Praying, and receiving Sacraments, and yet afterwards will be froward and discontented, know, that God regards not that worship, he will have the soul-worship in this subjecting of the soul to God. Observe it I beseech</w:t>
      </w:r>
      <w:r>
        <w:rPr>
          <w:rStyle w:val="1111"/>
        </w:rPr>
        <w:t xml:space="preserve"> you, in active obedience, there we worship God by doing that that pleases God, but by passive obedience we do as well worship God by being pleased with that that God doth. Now when I perform a duty, I worship God, I do what pleases God: why should I not a</w:t>
      </w:r>
      <w:r>
        <w:rPr>
          <w:rStyle w:val="1111"/>
        </w:rPr>
        <w:t xml:space="preserve">s well worship God when I am pleased with what God doth? As it was said of Christs obedience, Christ was active in his passive obedience, and passive in his active obedience: So the Saints they are passive in their active obedience; they are first passive</w:t>
      </w:r>
      <w:r>
        <w:rPr>
          <w:rStyle w:val="1111"/>
        </w:rPr>
        <w:t xml:space="preserve"> in their reception of grace, and then active: And when they come to passive obedience they are active, they put forth grace in active obedience, when they perform actions to God, then saith the Soul, Oh! that I could do that that pleases God, when they </w:t>
      </w:r>
      <w:r/>
    </w:p>
    <w:p>
      <w:pPr>
        <w:pStyle w:val="1132"/>
        <w:pBdr/>
        <w:spacing/>
        <w:ind/>
        <w:rPr/>
      </w:pPr>
      <w:r/>
      <w:bookmarkStart w:id="214" w:name="anchor-221"/>
      <w:r/>
      <w:bookmarkEnd w:id="214"/>
      <w:r>
        <w:rPr>
          <w:rStyle w:val="1111"/>
        </w:rPr>
        <w:t xml:space="preserve">Page</w:t>
      </w:r>
      <w:r>
        <w:rPr>
          <w:rStyle w:val="1111"/>
        </w:rPr>
        <w:t xml:space="preserve"> 103</w:t>
      </w:r>
      <w:r/>
    </w:p>
    <w:p>
      <w:pPr>
        <w:pStyle w:val="1132"/>
        <w:pBdr/>
        <w:spacing/>
        <w:ind/>
        <w:rPr/>
      </w:pPr>
      <w:r/>
      <w:bookmarkStart w:id="215" w:name="anchor-222"/>
      <w:r/>
      <w:bookmarkEnd w:id="215"/>
      <w:r>
        <w:rPr>
          <w:rStyle w:val="1111"/>
        </w:rPr>
        <w:t xml:space="preserve">come to suffer any crosse, Oh that what God doth might please me. I labour to do what pleases God, and I labour that what God doth shall please me, here's a Christian indeed that shall endeavour both these; now this is but one side of a Chr</w:t>
      </w:r>
      <w:r>
        <w:rPr>
          <w:rStyle w:val="1111"/>
        </w:rPr>
        <w:t xml:space="preserve">istian, to endeavour to do what pleases God, but you must as well endeavour to be pleased with what God doth, and so you shall come to be a compleat Christian when you can do both. And that's the first thing in the excellency of this Grace of Contentment.</w:t>
      </w:r>
      <w:r/>
    </w:p>
    <w:p>
      <w:pPr>
        <w:pStyle w:val="1132"/>
        <w:pBdr/>
        <w:spacing/>
        <w:ind/>
        <w:rPr/>
      </w:pPr>
      <w:r/>
      <w:bookmarkStart w:id="216" w:name="W104-104-article_2"/>
      <w:r/>
      <w:bookmarkEnd w:id="216"/>
      <w:r>
        <w:rPr>
          <w:rStyle w:val="1111"/>
        </w:rPr>
        <w:t xml:space="preserve">The Second thing in the opening of this excellency of Contentment is, </w:t>
      </w:r>
      <w:r>
        <w:rPr>
          <w:rStyle w:val="1111"/>
        </w:rPr>
        <w:t xml:space="preserve">That in Contentment there is much exercise of Grace,</w:t>
      </w:r>
      <w:r>
        <w:rPr>
          <w:rStyle w:val="1111"/>
        </w:rPr>
        <w:t xml:space="preserve"> There is much strength of Grace, yea there is much beauty of Grace in Contentment, there is much exercise of Grace, strength of Grace, and beauty of Grace, I put all these together.</w:t>
      </w:r>
      <w:r/>
    </w:p>
    <w:p>
      <w:pPr>
        <w:pStyle w:val="1132"/>
        <w:pBdr/>
        <w:spacing/>
        <w:ind/>
        <w:rPr/>
      </w:pPr>
      <w:r/>
      <w:bookmarkStart w:id="216" w:name="W104-104-article_3"/>
      <w:r/>
      <w:bookmarkEnd w:id="216"/>
      <w:r>
        <w:rPr>
          <w:rStyle w:val="1111"/>
        </w:rPr>
        <w:t xml:space="preserve">1 </w:t>
      </w:r>
      <w:r>
        <w:rPr>
          <w:rStyle w:val="1111"/>
        </w:rPr>
        <w:t xml:space="preserve">Much exercise of Grace,</w:t>
      </w:r>
      <w:r>
        <w:rPr>
          <w:rStyle w:val="1111"/>
        </w:rPr>
        <w:t xml:space="preserve"> There is a composition of Grace in Contentment, there is faith, and there is humility, and love, and there is patience</w:t>
      </w:r>
      <w:r>
        <w:rPr>
          <w:rStyle w:val="1111"/>
        </w:rPr>
        <w:t xml:space="preserve">, and there is wisdom, and there is hope, all graces almost are compounded, it's an oyle that hath the ingredients of all kind of graces, and therefore though you cannot see the particular grace, yet in this oyl you have it all; God sees the Graces of his</w:t>
      </w:r>
      <w:r>
        <w:rPr>
          <w:rStyle w:val="1111"/>
        </w:rPr>
        <w:t xml:space="preserve"> Spirit exercised in a special manner, and this pleases God at the heart to see the Graces of his Spirit exercised. In some one action that you do you may exercise some one grace especially, but now in Contentment you exercise a great many graces at once.</w:t>
      </w:r>
      <w:r/>
    </w:p>
    <w:p>
      <w:pPr>
        <w:pStyle w:val="1132"/>
        <w:pBdr/>
        <w:spacing/>
        <w:ind/>
        <w:rPr/>
      </w:pPr>
      <w:r/>
      <w:bookmarkStart w:id="216" w:name="W104-104-article_4"/>
      <w:r/>
      <w:bookmarkEnd w:id="216"/>
      <w:r>
        <w:rPr>
          <w:rStyle w:val="1111"/>
        </w:rPr>
        <w:t xml:space="preserve">2 </w:t>
      </w:r>
      <w:r>
        <w:rPr>
          <w:rStyle w:val="1111"/>
        </w:rPr>
        <w:t xml:space="preserve">There is a great deal of strength of Grace in Contentment,</w:t>
      </w:r>
      <w:r>
        <w:rPr>
          <w:rStyle w:val="1111"/>
        </w:rPr>
        <w:t xml:space="preserve"> It argues a great deal of strength in the body, the body to be able to endure hard weather and whatsoever fals out, and yet not to be much altered by it; so it arg</w:t>
      </w:r>
      <w:r>
        <w:rPr>
          <w:rStyle w:val="1111"/>
        </w:rPr>
        <w:t xml:space="preserve">ues strength of Grace to be content: You that complain of weaknesse of memory, and weaknesse of parts, you cannot do what others do in other things, but have you this gracious heart-contentment that hath been opened to you; I know that you have attained </w:t>
      </w:r>
      <w:r>
        <w:rPr>
          <w:rStyle w:val="1111"/>
        </w:rPr>
        <w:t xml:space="preserve">to strength of Grace in this, when it is so spiritual as hath been opened to you in the explication of this point. As it is with a mans braine, if a man be distempered in his body and hath many obstructions in his body, hath an ill stomack, and his spleen </w:t>
      </w:r>
      <w:r/>
    </w:p>
    <w:p>
      <w:pPr>
        <w:pStyle w:val="1132"/>
        <w:pBdr/>
        <w:spacing/>
        <w:ind/>
        <w:rPr/>
      </w:pPr>
      <w:r/>
      <w:bookmarkStart w:id="216" w:name="anchor-223"/>
      <w:r/>
      <w:bookmarkEnd w:id="216"/>
      <w:r>
        <w:rPr>
          <w:rStyle w:val="1111"/>
        </w:rPr>
        <w:t xml:space="preserve">Page</w:t>
      </w:r>
      <w:r>
        <w:rPr>
          <w:rStyle w:val="1111"/>
        </w:rPr>
        <w:t xml:space="preserve"> 104</w:t>
      </w:r>
      <w:r/>
    </w:p>
    <w:p>
      <w:pPr>
        <w:pStyle w:val="1132"/>
        <w:pBdr/>
        <w:spacing/>
        <w:ind/>
        <w:rPr/>
      </w:pPr>
      <w:r/>
      <w:bookmarkStart w:id="217" w:name="anchor-224"/>
      <w:r/>
      <w:bookmarkEnd w:id="217"/>
      <w:r>
        <w:rPr>
          <w:rStyle w:val="1111"/>
        </w:rPr>
        <w:t xml:space="preserve">and liver obstructed, and yet for all this his brain is not distempered, it is an argument of a great strength of brain, and though there be many ill fumes that riseth from his corrupt stomack, yet still his brain is not distempered but he continues in th</w:t>
      </w:r>
      <w:r>
        <w:rPr>
          <w:rStyle w:val="1111"/>
        </w:rPr>
        <w:t xml:space="preserve">e free exercise of the use of his reason and understanding; every one may understand that this man hath a very strong brain, that such things shall not distemper him, whereas other people that have a weak brain, if they do not disgest but one meals meat, t</w:t>
      </w:r>
      <w:r>
        <w:rPr>
          <w:rStyle w:val="1111"/>
        </w:rPr>
        <w:t xml:space="preserve">he fumes that do arise from their stomacks, doth distemper their brain and makes them unfit for every thing, whereas you shall have others that have strong heads, and strong brains, though their stomacks be ill that they do not disgest meat, yet still they</w:t>
      </w:r>
      <w:r>
        <w:rPr>
          <w:rStyle w:val="1111"/>
        </w:rPr>
        <w:t xml:space="preserve"> have the free use of their brain, this argues strength: So it is in a mans spirit, you shall have many that have weak spirits, and if they have any ill fumes, if accidents befal them, you shall presently have them out of temper, but you shall have other m</w:t>
      </w:r>
      <w:r>
        <w:rPr>
          <w:rStyle w:val="1111"/>
        </w:rPr>
        <w:t xml:space="preserve">en that though things do fume up yet still they keep in a steady-way, and have the use of reason and of other graces, and possess their Souls with patience. As I remember it's reported of the Eagle, it's not like other fowls, other fowls when they are hun</w:t>
      </w:r>
      <w:r>
        <w:rPr>
          <w:rStyle w:val="1111"/>
        </w:rPr>
        <w:t xml:space="preserve">grie make an noise, but the Eagle is never heard to make an noise though it wants food, and it is from the magnitude of his spirit that it will not make such complaints as other fowls will do when they want food, it is because it is above hunger, and above</w:t>
      </w:r>
      <w:r>
        <w:rPr>
          <w:rStyle w:val="1111"/>
        </w:rPr>
        <w:t xml:space="preserve"> thirst: So it is argument of a gracious magnitude of spirit that whatsoever befals it, yet it is not alwaies whyning and complaining so as others are, but goes on still in it's way and course, and blesses God and keeps in a constant tenour whatsoever th</w:t>
      </w:r>
      <w:r>
        <w:rPr>
          <w:rStyle w:val="1111"/>
        </w:rPr>
        <w:t xml:space="preserve">ing befals it, such things as causes others to be dejected and fretted and vexed, and takes away all the comfort of their lives, it makes no alteration at all in the spirits of these men and women, I say this is a sign of a great deal of strength of Grace.</w:t>
      </w:r>
      <w:r/>
    </w:p>
    <w:p>
      <w:pPr>
        <w:pStyle w:val="1132"/>
        <w:pBdr/>
        <w:spacing/>
        <w:ind/>
        <w:rPr/>
      </w:pPr>
      <w:r/>
      <w:bookmarkStart w:id="218" w:name="W105-105-article_2"/>
      <w:r/>
      <w:bookmarkEnd w:id="218"/>
      <w:r>
        <w:rPr>
          <w:rStyle w:val="1111"/>
        </w:rPr>
        <w:t xml:space="preserve">3 </w:t>
      </w:r>
      <w:r>
        <w:rPr>
          <w:rStyle w:val="1111"/>
        </w:rPr>
        <w:t xml:space="preserve">It's also an argument of a great deal of beauty of Grace.</w:t>
      </w:r>
      <w:r>
        <w:rPr>
          <w:rStyle w:val="1111"/>
        </w:rPr>
        <w:t xml:space="preserve"> It's a speech that </w:t>
      </w:r>
      <w:r>
        <w:rPr>
          <w:rStyle w:val="1111"/>
        </w:rPr>
        <w:t xml:space="preserve">Seneca</w:t>
      </w:r>
      <w:r>
        <w:rPr>
          <w:rStyle w:val="1111"/>
        </w:rPr>
        <w:t xml:space="preserve"> a Heathen once had, saith he, When you go abroad into groves and woods; and there you see the talnesse of the trees and their shadows, it strikes a kind of awful fear of a Deity in you, and when you see the vast rivers and fountains, </w:t>
      </w:r>
      <w:r/>
    </w:p>
    <w:p>
      <w:pPr>
        <w:pStyle w:val="1132"/>
        <w:pBdr/>
        <w:spacing/>
        <w:ind/>
        <w:rPr/>
      </w:pPr>
      <w:r/>
      <w:bookmarkStart w:id="218" w:name="anchor-225"/>
      <w:r/>
      <w:bookmarkEnd w:id="218"/>
      <w:r>
        <w:rPr>
          <w:rStyle w:val="1111"/>
        </w:rPr>
        <w:t xml:space="preserve">Page</w:t>
      </w:r>
      <w:r>
        <w:rPr>
          <w:rStyle w:val="1111"/>
        </w:rPr>
        <w:t xml:space="preserve"> 105</w:t>
      </w:r>
      <w:r/>
    </w:p>
    <w:p>
      <w:pPr>
        <w:pStyle w:val="1132"/>
        <w:pBdr/>
        <w:spacing/>
        <w:ind/>
        <w:rPr/>
      </w:pPr>
      <w:r/>
      <w:bookmarkStart w:id="219" w:name="anchor-226"/>
      <w:r/>
      <w:bookmarkEnd w:id="219"/>
      <w:r>
        <w:rPr>
          <w:rStyle w:val="1111"/>
        </w:rPr>
        <w:t xml:space="preserve">and deep waters that strikes a kind of fear of a God in you but (saith he) do you see a man that is q</w:t>
      </w:r>
      <w:r>
        <w:rPr>
          <w:rStyle w:val="1111"/>
        </w:rPr>
        <w:t xml:space="preserve">uiet in tempests, and that lives happily in the middest of adversities, why do not you worship that man? he doth think him a man even to be honoured that shall be quiet and live a happy life though in the middest of adversities. The glory of God appears </w:t>
      </w:r>
      <w:r>
        <w:rPr>
          <w:rStyle w:val="1111"/>
        </w:rPr>
        <w:t xml:space="preserve">here more than in any of his works; there is no works that God hath made, the Sun Moon and Stars and all the world wherein so much of the glory of God doth appear, as in a man that lives quietly in the middest of adversity. That was that that covinc'd the </w:t>
      </w:r>
      <w:r>
        <w:rPr>
          <w:rStyle w:val="1111"/>
        </w:rPr>
        <w:t xml:space="preserve">King, when he saw the three Children could walk in the midest of the fiery furnace &amp; not be toucht, the King was mightily convinc'd by this, that surely their God was a great God indeed, &amp; that they were highly beloved of their God that could walk in the m</w:t>
      </w:r>
      <w:r>
        <w:rPr>
          <w:rStyle w:val="1111"/>
        </w:rPr>
        <w:t xml:space="preserve">id'st of the furnace and not be toucht, whereas the others that came but to the mouth of the furnace were devoured, so when a Christian can walk in the mid'st of fiery trials, and not his garments singed, but have comfort and joy in the mid'st of all (as </w:t>
      </w:r>
      <w:r>
        <w:rPr>
          <w:rStyle w:val="1111"/>
        </w:rPr>
        <w:t xml:space="preserve">Paul</w:t>
      </w:r>
      <w:r>
        <w:rPr>
          <w:rStyle w:val="1111"/>
        </w:rPr>
        <w:t xml:space="preserve"> in the stocks) can sing, (that wrought upon the jaylour:) so it will convince men when they see the power of grace in the middest of afflictions, such affliction</w:t>
      </w:r>
      <w:r>
        <w:rPr>
          <w:rStyle w:val="1111"/>
        </w:rPr>
        <w:t xml:space="preserve">s as would make others to rore under them, yet they can behave themselves in a gracious and holy manner; Oh it's the glory of a Christian. It is that that is said to be the glory of Christ, (for so by Interpreters it is thought to be meant of Christ) In </w:t>
      </w:r>
      <w:r>
        <w:rPr>
          <w:rStyle w:val="1111"/>
        </w:rPr>
        <w:t xml:space="preserve">Micah,</w:t>
      </w:r>
      <w:r>
        <w:rPr>
          <w:rStyle w:val="1111"/>
        </w:rPr>
        <w:t xml:space="preserve"> 5.5. </w:t>
      </w:r>
      <w:r>
        <w:rPr>
          <w:rStyle w:val="1111"/>
        </w:rPr>
        <w:t xml:space="preserve">And this man</w:t>
      </w:r>
      <w:r>
        <w:rPr>
          <w:rStyle w:val="1111"/>
        </w:rPr>
        <w:t xml:space="preserve"> (the text saith) </w:t>
      </w:r>
      <w:r>
        <w:rPr>
          <w:rStyle w:val="1111"/>
        </w:rPr>
        <w:t xml:space="preserve">shall be the peace when the Assyrian shall come into our land, and when he shall tread in our pallaces.</w:t>
      </w:r>
      <w:r>
        <w:rPr>
          <w:rStyle w:val="1111"/>
        </w:rPr>
        <w:t xml:space="preserve"> This man shall be the peace when the Assyrian shall come into our land; for one to be in peace when there is no enemies it's no great matter, but saith the text when t</w:t>
      </w:r>
      <w:r>
        <w:rPr>
          <w:rStyle w:val="1111"/>
        </w:rPr>
        <w:t xml:space="preserve">he Assyrian shal come into our land, then this man shall be the peace; that is, when all shal be in an hubbub and uprore yet then this man shal be peace. That's the tryal of grace when you find Jesus Christ in your hearts to be peace when the Assyrian sha</w:t>
      </w:r>
      <w:r>
        <w:rPr>
          <w:rStyle w:val="1111"/>
        </w:rPr>
        <w:t xml:space="preserve">ll come into the land. You may think you find peace in Christ when you have no outward troubles, but is Christ your peace when the Assyrian comes into the land, when the enemy comes? Suppose you should hear the enemy come marching to the City &amp; had taken </w:t>
      </w:r>
      <w:r/>
    </w:p>
    <w:p>
      <w:pPr>
        <w:pStyle w:val="1132"/>
        <w:pBdr/>
        <w:spacing/>
        <w:ind/>
        <w:rPr/>
      </w:pPr>
      <w:r/>
      <w:bookmarkStart w:id="220" w:name="anchor-227"/>
      <w:r/>
      <w:bookmarkEnd w:id="220"/>
      <w:r>
        <w:rPr>
          <w:rStyle w:val="1111"/>
        </w:rPr>
        <w:t xml:space="preserve">Page</w:t>
      </w:r>
      <w:r>
        <w:rPr>
          <w:rStyle w:val="1111"/>
        </w:rPr>
        <w:t xml:space="preserve"> 106</w:t>
      </w:r>
      <w:r/>
    </w:p>
    <w:p>
      <w:pPr>
        <w:pStyle w:val="1132"/>
        <w:pBdr/>
        <w:spacing/>
        <w:ind/>
        <w:rPr/>
      </w:pPr>
      <w:r/>
      <w:bookmarkStart w:id="221" w:name="anchor-228"/>
      <w:r/>
      <w:bookmarkEnd w:id="221"/>
      <w:r>
        <w:rPr>
          <w:rStyle w:val="1111"/>
        </w:rPr>
        <w:t xml:space="preserve">the works, and were plundering, what would be your peace? Jesus Christ would be peace to the soul when the enemy comes into th</w:t>
      </w:r>
      <w:r>
        <w:rPr>
          <w:rStyle w:val="1111"/>
        </w:rPr>
        <w:t xml:space="preserve">e City, and into your houses; If there be any of you that have been where the enemy hath come, what hath been the peace of your souls? That that's said of Christ may be applyed to this grace of Contentment, when the Assyrian, the plunderers, the enemies,</w:t>
      </w:r>
      <w:r>
        <w:rPr>
          <w:rStyle w:val="1111"/>
        </w:rPr>
        <w:t xml:space="preserve"> when any affliction, trouble, distresse doth befal such a heart, then this grace of Contentment brings peace to the soul; at that time brings peace to their soul when the Assyrian comes into the land: The grace of Contentment it's an excellent grace, ther</w:t>
      </w:r>
      <w:r>
        <w:rPr>
          <w:rStyle w:val="1111"/>
        </w:rPr>
        <w:t xml:space="preserve">•</w:t>
      </w:r>
      <w:r>
        <w:rPr>
          <w:rStyle w:val="1111"/>
        </w:rPr>
        <w:t xml:space="preserve">•</w:t>
      </w:r>
      <w:r>
        <w:rPr>
          <w:rStyle w:val="1111"/>
        </w:rPr>
        <w:t xml:space="preserve">'s much beauty, much strength in it, there is a great deal of worth in this grace, and therefore be in love with it.</w:t>
      </w:r>
      <w:r/>
    </w:p>
    <w:p>
      <w:pPr>
        <w:pStyle w:val="1132"/>
        <w:pBdr/>
        <w:spacing/>
        <w:ind/>
        <w:rPr/>
      </w:pPr>
      <w:r/>
      <w:bookmarkStart w:id="222" w:name="W107-107-article_2"/>
      <w:r/>
      <w:bookmarkEnd w:id="222"/>
      <w:r>
        <w:rPr>
          <w:rStyle w:val="1111"/>
        </w:rPr>
        <w:t xml:space="preserve">The Third thing in the excellency of Contentment is this, </w:t>
      </w:r>
      <w:r>
        <w:rPr>
          <w:rStyle w:val="1111"/>
        </w:rPr>
        <w:t xml:space="preserve">By Contentment the soul is fitted to receive mercy, and to do service,</w:t>
      </w:r>
      <w:r>
        <w:rPr>
          <w:rStyle w:val="1111"/>
        </w:rPr>
        <w:t xml:space="preserve"> I'le put those two together, Contentment makes the soul fit to receive mercy, and to do service; no man or woman in the world is so fit for to receive the Grace of God, and to do the work of God as those that have contented spirits.</w:t>
      </w:r>
      <w:r/>
    </w:p>
    <w:p>
      <w:pPr>
        <w:pStyle w:val="1132"/>
        <w:pBdr/>
        <w:spacing/>
        <w:ind/>
        <w:rPr/>
      </w:pPr>
      <w:r/>
      <w:bookmarkStart w:id="222" w:name="W107-107-article_3"/>
      <w:r/>
      <w:bookmarkEnd w:id="222"/>
      <w:r>
        <w:rPr>
          <w:rStyle w:val="1111"/>
        </w:rPr>
        <w:t xml:space="preserve">1 </w:t>
      </w:r>
      <w:r>
        <w:rPr>
          <w:rStyle w:val="1111"/>
        </w:rPr>
        <w:t xml:space="preserve">Those are fitted to receive mercy from the Lord that are contented</w:t>
      </w:r>
      <w:r>
        <w:rPr>
          <w:rStyle w:val="1111"/>
        </w:rPr>
        <w:t xml:space="preserve">: As now, if you would have a vessel to take in any licquor, you must hold the vessel still, if the vessel stir </w:t>
      </w:r>
      <w:r>
        <w:rPr>
          <w:rStyle w:val="1111"/>
        </w:rPr>
        <w:t xml:space="preserve">and shake up and down you cannot powre in any thing, but you will bid hold stil that you may powre it in and not loose any; so if we would be the vessels to receive Gods mercy, and would have the Lord powr in his mercy to us, we must have quiet still heart</w:t>
      </w:r>
      <w:r>
        <w:rPr>
          <w:rStyle w:val="1111"/>
        </w:rPr>
        <w:t xml:space="preserve">s, we must not have hearts hurrying up and down in trouble discontent and vexing, but we must have still and quiet hearts if we would receive mercy from the Lord: If a child throws and flings up and down for a thing, you will not give it him then when he </w:t>
      </w:r>
      <w:r>
        <w:rPr>
          <w:rStyle w:val="1111"/>
        </w:rPr>
        <w:t xml:space="preserve">cries so, but first you will have the child quiet, though perhaps you do intend the child shall have the thing he cries for, but you will not give it him till he is quiet and comes and stands still before you and is contented without it and then you will g</w:t>
      </w:r>
      <w:r>
        <w:rPr>
          <w:rStyle w:val="1111"/>
        </w:rPr>
        <w:t xml:space="preserve">ive it him: and truly so doth the Lord deal with us, (for our dealing, with him are just as your froward childrens are with you) as soon as you would have a thing from God if you have it not you are disquieted presently and all in an upprore (as it were) </w:t>
      </w:r>
      <w:r/>
    </w:p>
    <w:p>
      <w:pPr>
        <w:pStyle w:val="1132"/>
        <w:pBdr/>
        <w:spacing/>
        <w:ind/>
        <w:rPr/>
      </w:pPr>
      <w:r/>
      <w:bookmarkStart w:id="222" w:name="anchor-229"/>
      <w:r/>
      <w:bookmarkEnd w:id="222"/>
      <w:r>
        <w:rPr>
          <w:rStyle w:val="1111"/>
        </w:rPr>
        <w:t xml:space="preserve">Page</w:t>
      </w:r>
      <w:r>
        <w:rPr>
          <w:rStyle w:val="1111"/>
        </w:rPr>
        <w:t xml:space="preserve"> 107</w:t>
      </w:r>
      <w:r/>
    </w:p>
    <w:p>
      <w:pPr>
        <w:pStyle w:val="1132"/>
        <w:pBdr/>
        <w:spacing/>
        <w:ind/>
        <w:rPr/>
      </w:pPr>
      <w:r/>
      <w:bookmarkStart w:id="223" w:name="anchor-230"/>
      <w:r/>
      <w:bookmarkEnd w:id="223"/>
      <w:r>
        <w:rPr>
          <w:rStyle w:val="1111"/>
        </w:rPr>
        <w:t xml:space="preserve">in your spirit</w:t>
      </w:r>
      <w:r>
        <w:rPr>
          <w:rStyle w:val="1111"/>
        </w:rPr>
        <w:t xml:space="preserve">s: God intends mercy to you, but saith God you shall not have it yet, I will see you quiet first, and then in the quietnesse of your hearts come to me and see what I will do with you. I appeal to you, you that are any way acquainted with the waies of God, </w:t>
      </w:r>
      <w:r>
        <w:rPr>
          <w:rStyle w:val="1111"/>
        </w:rPr>
        <w:t xml:space="preserve">have you not found this to be the way of God towards you, when you have been troubled for want perhaps of some spiritual comfort, and your hearts were vext at it, you get nothing from God all that while; but now if you have got your heart into a quiet fram</w:t>
      </w:r>
      <w:r>
        <w:rPr>
          <w:rStyle w:val="1111"/>
        </w:rPr>
        <w:t xml:space="preserve">e, and can say, well, it's fit the Lord should do with his poor creatures what he will, I am under his feet, and am resolv'd to do what I can to honour him; and let him do with me what he will I will seek him as long as I live, I will be content with what </w:t>
      </w:r>
      <w:r>
        <w:rPr>
          <w:rStyle w:val="1111"/>
        </w:rPr>
        <w:t xml:space="preserve">God gives; and whether he gives or no I will be content; yea, are you in this frame (saith God) now you shall have comfort, now I will give you the mercy. A prisoner must not think to get off his fetters by pulling and tearing, he may gall his flesh and r</w:t>
      </w:r>
      <w:r>
        <w:rPr>
          <w:rStyle w:val="1111"/>
        </w:rPr>
        <w:t xml:space="preserve">end it to the very bone, certainly he will be unfettered never the sooner, but if he would have his fetters taken off he must quietly give up himself to some man to take them off; If a begger after he hath knockt once or twice at the door and you come not,</w:t>
      </w:r>
      <w:r>
        <w:rPr>
          <w:rStyle w:val="1111"/>
        </w:rPr>
        <w:t xml:space="preserve"> and thereupon he is vext and troubled and thinks much that you let him stand a little while without any thing, you think that this begger is not fit to receive an almes, but if you hear two or three beggers at your door, and if you hear them out of your</w:t>
      </w:r>
      <w:r>
        <w:rPr>
          <w:rStyle w:val="1111"/>
        </w:rPr>
        <w:t xml:space="preserve"> window say, let us be content to stay, perhaps they are busie, it's fit that we should stay, it's well if we have any thing at last, we deserve nothing at all, and therefore we may well wait a while; you would then quickly send them an almes; so God deals</w:t>
      </w:r>
      <w:r>
        <w:rPr>
          <w:rStyle w:val="1111"/>
        </w:rPr>
        <w:t xml:space="preserve"> with the heart, when it is in a disquiet way then God doth not give; but when the heart lies down quietly under Gods hand, then is the heart in a fit frame to receive mercy: Your strength shall be to sit still (saith God,) you shall not be delivered from </w:t>
      </w:r>
      <w:r>
        <w:rPr>
          <w:rStyle w:val="1111"/>
        </w:rPr>
        <w:t xml:space="preserve">Babylon</w:t>
      </w:r>
      <w:r>
        <w:rPr>
          <w:rStyle w:val="1111"/>
        </w:rPr>
        <w:t xml:space="preserve"> but by your sitting still.</w:t>
      </w:r>
      <w:r/>
    </w:p>
    <w:p>
      <w:pPr>
        <w:pStyle w:val="1132"/>
        <w:pBdr/>
        <w:spacing/>
        <w:ind/>
        <w:rPr/>
      </w:pPr>
      <w:r/>
      <w:bookmarkStart w:id="224" w:name="W108-108-article_2"/>
      <w:r/>
      <w:bookmarkEnd w:id="224"/>
      <w:r>
        <w:rPr>
          <w:rStyle w:val="1111"/>
        </w:rPr>
        <w:t xml:space="preserve">2 As fit to receive mercy, </w:t>
      </w:r>
      <w:r>
        <w:rPr>
          <w:rStyle w:val="1111"/>
        </w:rPr>
        <w:t xml:space="preserve">So fit to do service,</w:t>
      </w:r>
      <w:r>
        <w:rPr>
          <w:rStyle w:val="1111"/>
        </w:rPr>
        <w:t xml:space="preserve"> Oh the quiet fruits of righteousnesse, the peaceable fruits of righteousnesse; they indeed do prosper and multiply most when they come to be peacable fruits of righteousnesse. As the Philosophers say </w:t>
      </w:r>
      <w:r/>
    </w:p>
    <w:p>
      <w:pPr>
        <w:pStyle w:val="1132"/>
        <w:pBdr/>
        <w:spacing/>
        <w:ind/>
        <w:rPr/>
      </w:pPr>
      <w:r/>
      <w:bookmarkStart w:id="224" w:name="anchor-231"/>
      <w:r/>
      <w:bookmarkEnd w:id="224"/>
      <w:r>
        <w:rPr>
          <w:rStyle w:val="1111"/>
        </w:rPr>
        <w:t xml:space="preserve">Page</w:t>
      </w:r>
      <w:r>
        <w:rPr>
          <w:rStyle w:val="1111"/>
        </w:rPr>
        <w:t xml:space="preserve"> 108</w:t>
      </w:r>
      <w:r/>
    </w:p>
    <w:p>
      <w:pPr>
        <w:pStyle w:val="1132"/>
        <w:pBdr/>
        <w:spacing/>
        <w:ind/>
        <w:rPr/>
      </w:pPr>
      <w:r/>
      <w:bookmarkStart w:id="225" w:name="anchor-232"/>
      <w:r/>
      <w:bookmarkEnd w:id="225"/>
      <w:r>
        <w:rPr>
          <w:rStyle w:val="1111"/>
        </w:rPr>
        <w:t xml:space="preserve">of every thing that moves, nothing that moves but it moves upon something that is immovable; as a thing that moves upon the earth, if the earth were not still it could not move.</w:t>
      </w:r>
      <w:r/>
    </w:p>
    <w:p>
      <w:pPr>
        <w:pStyle w:val="1132"/>
        <w:pBdr/>
        <w:spacing/>
        <w:ind/>
        <w:rPr/>
      </w:pPr>
      <w:r/>
      <w:bookmarkStart w:id="226" w:name="W109-109-article_2"/>
      <w:r/>
      <w:bookmarkEnd w:id="226"/>
      <w:r>
        <w:rPr>
          <w:rStyle w:val="1111"/>
        </w:rPr>
        <w:t xml:space="preserve">Object.</w:t>
      </w:r>
      <w:r>
        <w:rPr>
          <w:rStyle w:val="1111"/>
        </w:rPr>
        <w:t xml:space="preserve"> The ships move upon the Sea, and that is not still.</w:t>
      </w:r>
      <w:r/>
    </w:p>
    <w:p>
      <w:pPr>
        <w:pStyle w:val="1132"/>
        <w:pBdr/>
        <w:spacing/>
        <w:ind/>
        <w:rPr/>
      </w:pPr>
      <w:r/>
      <w:bookmarkStart w:id="226" w:name="W109-109-article_3"/>
      <w:r/>
      <w:bookmarkEnd w:id="226"/>
      <w:r>
        <w:rPr>
          <w:rStyle w:val="1111"/>
        </w:rPr>
        <w:t xml:space="preserve">Answ.</w:t>
      </w:r>
      <w:r>
        <w:rPr>
          <w:rStyle w:val="1111"/>
        </w:rPr>
        <w:t xml:space="preserve"> But the Seas they move upon that which is still and immovable, there is nothing moves but it hath something immovable that doth uphold it: The wheels in a Coach they move up and down, but the exletree that moves not </w:t>
      </w:r>
      <w:r>
        <w:rPr>
          <w:rStyle w:val="1111"/>
        </w:rPr>
        <w:t xml:space="preserve">up and down; so it is with the heart of a man. As they say of the Heaven, it moves up and down upon a pole that is immovable: so it is in the heart of a man, if he will move to do service to God he must have a steady heart within him, that must help him to</w:t>
      </w:r>
      <w:r>
        <w:rPr>
          <w:rStyle w:val="1111"/>
        </w:rPr>
        <w:t xml:space="preserve"> move in the service of God, those that have unsteady disquiet spirits that have no steadfastnesse at all in them, they are not fit to do service for God, but such as have steadfastnesse in their spirits they are men and women fit to do any service, and t</w:t>
      </w:r>
      <w:r>
        <w:rPr>
          <w:rStyle w:val="1111"/>
        </w:rPr>
        <w:t xml:space="preserve">hat's the reason that when the Lord hath any great work for any servants of his to do, usually he doth first quiet their spirits, he doth bring their spirits into a quiet sweet frame to be contented with any thing, and then he sets them about imployment.</w:t>
      </w:r>
      <w:r/>
    </w:p>
    <w:p>
      <w:pPr>
        <w:pStyle w:val="1132"/>
        <w:pBdr/>
        <w:spacing/>
        <w:ind/>
        <w:rPr/>
      </w:pPr>
      <w:r/>
      <w:bookmarkStart w:id="226" w:name="W109-109-article_4"/>
      <w:r/>
      <w:bookmarkEnd w:id="226"/>
      <w:r>
        <w:rPr>
          <w:rStyle w:val="1111"/>
        </w:rPr>
        <w:t xml:space="preserve">The Fift excellency is this, </w:t>
      </w:r>
      <w:r>
        <w:rPr>
          <w:rStyle w:val="1111"/>
        </w:rPr>
        <w:t xml:space="preserve">Contentment it doth deliver us from abundance of temptations.</w:t>
      </w:r>
      <w:r>
        <w:rPr>
          <w:rStyle w:val="1111"/>
        </w:rPr>
        <w:t xml:space="preserve"> Oh the temptations that men of discontented spirits are subject to, the Devil loves to fish in troubled waters. That's our prover</w:t>
      </w:r>
      <w:r>
        <w:rPr>
          <w:rStyle w:val="1111"/>
        </w:rPr>
        <w:t xml:space="preserve">b of men and women, their disposition is to fish in troubled waters, they say it is good fishing in troubled waters, this is the maxime of the Devil, he loves to fish in troubled waters, where he sees the spirits men and women troubled and vext, there th</w:t>
      </w:r>
      <w:r>
        <w:rPr>
          <w:rStyle w:val="1111"/>
        </w:rPr>
        <w:t xml:space="preserve">e Devil comes, saith he, there's good fishing for me, when he sees men and women go discontented up and down and he can get them alone, then he comes with his temptations, saith he, will you suffer such a thing? take such a shifting indirect way, do not y</w:t>
      </w:r>
      <w:r>
        <w:rPr>
          <w:rStyle w:val="1111"/>
        </w:rPr>
        <w:t xml:space="preserve">ou see how poor you are, others are brave, you know not what you shall do against winter, to provide fewell and get bread for you and your children, and so he tempts them to unlawful courses; this is the special distemper that the Devil fastens upon, when </w:t>
      </w:r>
      <w:r/>
    </w:p>
    <w:p>
      <w:pPr>
        <w:pStyle w:val="1132"/>
        <w:pBdr/>
        <w:spacing/>
        <w:ind/>
        <w:rPr/>
      </w:pPr>
      <w:r/>
      <w:bookmarkStart w:id="226" w:name="anchor-233"/>
      <w:r/>
      <w:bookmarkEnd w:id="226"/>
      <w:r>
        <w:rPr>
          <w:rStyle w:val="1111"/>
        </w:rPr>
        <w:t xml:space="preserve">Page</w:t>
      </w:r>
      <w:r>
        <w:rPr>
          <w:rStyle w:val="1111"/>
        </w:rPr>
        <w:t xml:space="preserve"> 109</w:t>
      </w:r>
      <w:r/>
    </w:p>
    <w:p>
      <w:pPr>
        <w:pStyle w:val="1132"/>
        <w:pBdr/>
        <w:spacing/>
        <w:ind/>
        <w:rPr/>
      </w:pPr>
      <w:r/>
      <w:bookmarkStart w:id="227" w:name="anchor-234"/>
      <w:r/>
      <w:bookmarkEnd w:id="227"/>
      <w:r>
        <w:rPr>
          <w:rStyle w:val="1111"/>
        </w:rPr>
        <w:t xml:space="preserve">he brings men and women to give up their souls to him, it is upon discontent: That's the ground of all those that have been witche</w:t>
      </w:r>
      <w:r>
        <w:rPr>
          <w:rStyle w:val="1111"/>
        </w:rPr>
        <w:t xml:space="preserve">s, and so have given up themselves to the Devil, the rise of it hath been their discontent, and therefore it is observable that those the Devil worketh upon to make them witches, usually they are old and melancholy people, and women especially, and those</w:t>
      </w:r>
      <w:r>
        <w:rPr>
          <w:rStyle w:val="1111"/>
        </w:rPr>
        <w:t xml:space="preserve"> that are of the poorer sort, that are discontent at home, their neighbours trouble them and vex them, and their spirits are weak and they cannot bear it, so upon that the Devil fastens his temptations and draws them to any thing; if they be poor, then he </w:t>
      </w:r>
      <w:r>
        <w:rPr>
          <w:rStyle w:val="1111"/>
        </w:rPr>
        <w:t xml:space="preserve">promises them money, if they have revengefull spirits, then he tels them that he will revenge them upon such and such persons, now this quiets and contents them. Oh! there's matter of temptation for the Devil where he meets with a discontented spirit. As </w:t>
      </w:r>
      <w:r>
        <w:rPr>
          <w:rStyle w:val="1111"/>
        </w:rPr>
        <w:t xml:space="preserve">Luther</w:t>
      </w:r>
      <w:r>
        <w:rPr>
          <w:rStyle w:val="1111"/>
        </w:rPr>
        <w:t xml:space="preserve"> saith of God, God doth not dwell in </w:t>
      </w:r>
      <w:r>
        <w:rPr>
          <w:rStyle w:val="1111"/>
        </w:rPr>
        <w:t xml:space="preserve">Babylon,</w:t>
      </w:r>
      <w:r>
        <w:rPr>
          <w:rStyle w:val="1111"/>
        </w:rPr>
        <w:t xml:space="preserve"> but in </w:t>
      </w:r>
      <w:r>
        <w:rPr>
          <w:rStyle w:val="1111"/>
        </w:rPr>
        <w:t xml:space="preserve">Salem, Babylon</w:t>
      </w:r>
      <w:r>
        <w:rPr>
          <w:rStyle w:val="1111"/>
        </w:rPr>
        <w:t xml:space="preserve"> signifies confusion, and </w:t>
      </w:r>
      <w:r>
        <w:rPr>
          <w:rStyle w:val="1111"/>
        </w:rPr>
        <w:t xml:space="preserve">Salem</w:t>
      </w:r>
      <w:r>
        <w:rPr>
          <w:rStyle w:val="1111"/>
        </w:rPr>
        <w:t xml:space="preserve"> signifies peace: now God doth no</w:t>
      </w:r>
      <w:r>
        <w:rPr>
          <w:rStyle w:val="1111"/>
        </w:rPr>
        <w:t xml:space="preserve">t dwell in spirits that are in a confusion, but he dwels in peacable and quiet spirits. Oh if you would free your selves from temptations, labour for Contentment, It is the peace of God that guards the heart from temptation. I remember I have read of one </w:t>
      </w:r>
      <w:r>
        <w:rPr>
          <w:rStyle w:val="1111"/>
        </w:rPr>
        <w:t xml:space="preserve">Marius Curio</w:t>
      </w:r>
      <w:r>
        <w:rPr>
          <w:rStyle w:val="1111"/>
        </w:rPr>
        <w:t xml:space="preserve"> that when he had brib</w:t>
      </w:r>
      <w:r>
        <w:rPr>
          <w:rStyle w:val="1111"/>
        </w:rPr>
        <w:t xml:space="preserve">es sent him, to tempt him to be unfaithful to his Countrey, he was sitting at home at dinner with a dish of turnips, and they came and promised him rewards, saith he, That man that can be contented with this fare that I have, will not be tempted with your</w:t>
      </w:r>
      <w:r>
        <w:rPr>
          <w:rStyle w:val="1111"/>
        </w:rPr>
        <w:t xml:space="preserve"> rewards, I thank God I am content with this fare, and as for rewards let them be offered to those that cannot be content to dine with a dish of turnips. So the truth is we see it apparently, that the reason why many do betray their trust, as in the Parl</w:t>
      </w:r>
      <w:r>
        <w:rPr>
          <w:rStyle w:val="1111"/>
        </w:rPr>
        <w:t xml:space="preserve">iament service and Kingdom, because they cannot be contented to be in a low condition. Let a man be contented to be in a low condition, and to go meanly cloathed if God sees it fit, such a man is shot-free (as I may so say) from thousands of temptations of</w:t>
      </w:r>
      <w:r>
        <w:rPr>
          <w:rStyle w:val="1111"/>
        </w:rPr>
        <w:t xml:space="preserve"> the Devil, that do prevail against others to the damning of their souls; Oh in such times as these are when men are in danger of the loss of their estates, I say these men that have not got this grace are in a most lamentable condition, they are in more </w:t>
      </w:r>
      <w:r/>
    </w:p>
    <w:p>
      <w:pPr>
        <w:pStyle w:val="1132"/>
        <w:pBdr/>
        <w:spacing/>
        <w:ind/>
        <w:rPr/>
      </w:pPr>
      <w:r/>
      <w:bookmarkStart w:id="228" w:name="anchor-235"/>
      <w:r/>
      <w:bookmarkEnd w:id="228"/>
      <w:r>
        <w:rPr>
          <w:rStyle w:val="1111"/>
        </w:rPr>
        <w:t xml:space="preserve">Page</w:t>
      </w:r>
      <w:r>
        <w:rPr>
          <w:rStyle w:val="1111"/>
        </w:rPr>
        <w:t xml:space="preserve"> 110</w:t>
      </w:r>
      <w:r/>
    </w:p>
    <w:p>
      <w:pPr>
        <w:pStyle w:val="1132"/>
        <w:pBdr/>
        <w:spacing/>
        <w:ind/>
        <w:rPr/>
      </w:pPr>
      <w:r/>
      <w:bookmarkStart w:id="229" w:name="anchor-236"/>
      <w:r/>
      <w:bookmarkEnd w:id="229"/>
      <w:r>
        <w:rPr>
          <w:rStyle w:val="1111"/>
        </w:rPr>
        <w:t xml:space="preserve">danger for their souls then they are for their outward estates, you think it is a sad thing to be in danger of your outward estates that you may loose all in an night, but if you have not this contented spirit within you, you are in more </w:t>
      </w:r>
      <w:r>
        <w:rPr>
          <w:rStyle w:val="1111"/>
        </w:rPr>
        <w:t xml:space="preserve">danger of the temptations of the Devil to be plundered that way of any good, and to be led into sin; Oh when men think thus, they must live as brave as they were wont to do, these men make themselves a prey to the Devil; but for such as can say let God do </w:t>
      </w:r>
      <w:r>
        <w:rPr>
          <w:rStyle w:val="1111"/>
        </w:rPr>
        <w:t xml:space="preserve">with me what he pleases, I am content to submit to his hand in it, the Devil wil scarce meddle with such men. It's a notable speech of a Phylosopher that lived upon mean fare, and as he was eating herbs and roots, saith one to him, If you would but please </w:t>
      </w:r>
      <w:r>
        <w:rPr>
          <w:rStyle w:val="1111"/>
        </w:rPr>
        <w:t xml:space="preserve">Dionisius</w:t>
      </w:r>
      <w:r>
        <w:rPr>
          <w:rStyle w:val="1111"/>
        </w:rPr>
        <w:t xml:space="preserve"> you need not eat herbs and roots: but he answered him thus, If you would but be content with such mean fare you need not flatter </w:t>
      </w:r>
      <w:r>
        <w:rPr>
          <w:rStyle w:val="1111"/>
        </w:rPr>
        <w:t xml:space="preserve">Dionisius.</w:t>
      </w:r>
      <w:r>
        <w:rPr>
          <w:rStyle w:val="1111"/>
        </w:rPr>
        <w:t xml:space="preserve"> So temptations will no more prevail upon a contented man, then a dart that is thrown against a brasen wal. That's the Fifth particular.</w:t>
      </w:r>
      <w:r/>
    </w:p>
    <w:p>
      <w:pPr>
        <w:pStyle w:val="1132"/>
        <w:pBdr/>
        <w:spacing/>
        <w:ind/>
        <w:rPr/>
      </w:pPr>
      <w:r/>
      <w:bookmarkStart w:id="230" w:name="W111-111-article_2"/>
      <w:r/>
      <w:bookmarkEnd w:id="230"/>
      <w:r>
        <w:rPr>
          <w:rStyle w:val="1111"/>
        </w:rPr>
        <w:t xml:space="preserve">The Sixth excellency is, </w:t>
      </w:r>
      <w:r>
        <w:rPr>
          <w:rStyle w:val="1111"/>
        </w:rPr>
        <w:t xml:space="preserve">The abundant comforts in a mans life that Contentment will bring</w:t>
      </w:r>
      <w:r>
        <w:rPr>
          <w:rStyle w:val="1111"/>
        </w:rPr>
        <w:t xml:space="preserve">: Contentment will make a mans life exceeding sweet and comfortable, nothing more than the grace of Contentment; many waies I will shew how it brings in Comfort.</w:t>
      </w:r>
      <w:r/>
    </w:p>
    <w:p>
      <w:pPr>
        <w:pStyle w:val="1132"/>
        <w:pBdr/>
        <w:spacing/>
        <w:ind/>
        <w:rPr/>
      </w:pPr>
      <w:r/>
      <w:bookmarkStart w:id="230" w:name="W111-111-article_3"/>
      <w:r/>
      <w:bookmarkEnd w:id="230"/>
      <w:r>
        <w:rPr>
          <w:rStyle w:val="1111"/>
        </w:rPr>
        <w:t xml:space="preserve">1 As first, What a man hath </w:t>
      </w:r>
      <w:r>
        <w:rPr>
          <w:rStyle w:val="1111"/>
        </w:rPr>
        <w:t xml:space="preserve">he hath it in a kind of Independent way,</w:t>
      </w:r>
      <w:r>
        <w:rPr>
          <w:rStyle w:val="1111"/>
        </w:rPr>
        <w:t xml:space="preserve"> not depending upon any Creature for his Comfort.</w:t>
      </w:r>
      <w:r/>
    </w:p>
    <w:p>
      <w:pPr>
        <w:pStyle w:val="1132"/>
        <w:pBdr/>
        <w:spacing/>
        <w:ind/>
        <w:rPr/>
      </w:pPr>
      <w:r/>
      <w:bookmarkStart w:id="230" w:name="W111-111-article_4"/>
      <w:r/>
      <w:bookmarkEnd w:id="230"/>
      <w:r>
        <w:rPr>
          <w:rStyle w:val="1111"/>
        </w:rPr>
        <w:t xml:space="preserve">2 </w:t>
      </w:r>
      <w:r>
        <w:rPr>
          <w:rStyle w:val="1111"/>
        </w:rPr>
        <w:t xml:space="preserve">A Contented man whose estate is low, if God raises his estate he hath the love of God in it,</w:t>
      </w:r>
      <w:r>
        <w:rPr>
          <w:rStyle w:val="1111"/>
        </w:rPr>
        <w:t xml:space="preserve"> and then it's abundantly more sweet than if he had it and his heart not contented: for if he had not the love of God in it, </w:t>
      </w:r>
      <w:r>
        <w:rPr>
          <w:rStyle w:val="1111"/>
        </w:rPr>
        <w:t xml:space="preserve">for it may be God grants to a discontented man his desire, but he cannot say it is from love; if a man hath quieted his spirit first, and then God grant him his desire, he may have more comfort in it, and more assurance that he hath the love of God in it.</w:t>
      </w:r>
      <w:r/>
    </w:p>
    <w:p>
      <w:pPr>
        <w:pStyle w:val="1132"/>
        <w:pBdr/>
        <w:spacing/>
        <w:ind/>
        <w:rPr/>
      </w:pPr>
      <w:r/>
      <w:bookmarkStart w:id="230" w:name="W111-111-article_5"/>
      <w:r/>
      <w:bookmarkEnd w:id="230"/>
      <w:r>
        <w:rPr>
          <w:rStyle w:val="1111"/>
        </w:rPr>
        <w:t xml:space="preserve">3 This Contentment is a comfort to a mans spirit in this, </w:t>
      </w:r>
      <w:r>
        <w:rPr>
          <w:rStyle w:val="1111"/>
        </w:rPr>
        <w:t xml:space="preserve">that it doth keep in his comforts, and keep out whatsoever may damp his comforts, or put out the light of them:</w:t>
      </w:r>
      <w:r>
        <w:rPr>
          <w:rStyle w:val="1111"/>
        </w:rPr>
        <w:t xml:space="preserve"> I may compare this Grace of Contentment to a Marriners Lanthorn, a Marriner when he is at Sea let him have never so much provision in his ship, yet if he be thousands of leagues from land, or in a rode that he shall not </w:t>
      </w:r>
      <w:r/>
    </w:p>
    <w:p>
      <w:pPr>
        <w:pStyle w:val="1132"/>
        <w:pBdr/>
        <w:spacing/>
        <w:ind/>
        <w:rPr/>
      </w:pPr>
      <w:r/>
      <w:bookmarkStart w:id="230" w:name="anchor-237"/>
      <w:r/>
      <w:bookmarkEnd w:id="230"/>
      <w:r>
        <w:rPr>
          <w:rStyle w:val="1111"/>
        </w:rPr>
        <w:t xml:space="preserve">Page</w:t>
      </w:r>
      <w:r>
        <w:rPr>
          <w:rStyle w:val="1111"/>
        </w:rPr>
        <w:t xml:space="preserve"> 111</w:t>
      </w:r>
      <w:r/>
    </w:p>
    <w:p>
      <w:pPr>
        <w:pStyle w:val="1132"/>
        <w:pBdr/>
        <w:spacing/>
        <w:ind/>
        <w:rPr/>
      </w:pPr>
      <w:r/>
      <w:bookmarkStart w:id="231" w:name="anchor-238"/>
      <w:r/>
      <w:bookmarkEnd w:id="231"/>
      <w:r>
        <w:rPr>
          <w:rStyle w:val="1111"/>
        </w:rPr>
        <w:t xml:space="preserve">meet with a ship in three or four moneths, if he hath never a Lanthorn in his ship, nor nothing whereby he can keep a Candle light in </w:t>
      </w:r>
      <w:r>
        <w:rPr>
          <w:rStyle w:val="1111"/>
        </w:rPr>
        <w:t xml:space="preserve">a storm, he will be in a sad condition, he would give a great deal to have a Lanthorn, or some thing that may serve in stead of it. When a storm comes in the night, and he cannot have any light come above-board, but is puft out presently, his condition is</w:t>
      </w:r>
      <w:r>
        <w:rPr>
          <w:rStyle w:val="1111"/>
        </w:rPr>
        <w:t xml:space="preserve"> very sad: so many men can have the light of comfort when there is no storm, but let there come but any affliction, any storm upon them their light is puft out presently, and what shall they do now? When the heart is furnished with this Grace of Contentme</w:t>
      </w:r>
      <w:r>
        <w:rPr>
          <w:rStyle w:val="1111"/>
        </w:rPr>
        <w:t xml:space="preserve">nt; this Grace is (as it were) the Lanthorn, and it keeps comfort in the spirit of a man, light in the midst of a storm and tempest. When you have a Lanthorn in the midst of a storm you can carry a light every where up and down the ship to the top of the M</w:t>
      </w:r>
      <w:r>
        <w:rPr>
          <w:rStyle w:val="1111"/>
        </w:rPr>
        <w:t xml:space="preserve">ast if you will, and yet keep it light; so the comfort of a Christian when it is enlivened with the grace of Contentment, it may be keept light whatever storms or tempests come, yet he can keep light in his soul. Oh! this helps thy comforts exceeding much.</w:t>
      </w:r>
      <w:r/>
    </w:p>
    <w:p>
      <w:pPr>
        <w:pStyle w:val="1132"/>
        <w:pBdr/>
        <w:spacing/>
        <w:ind/>
        <w:rPr/>
      </w:pPr>
      <w:r/>
      <w:bookmarkStart w:id="232" w:name="W112-112-article_2"/>
      <w:r/>
      <w:bookmarkEnd w:id="232"/>
      <w:r>
        <w:rPr>
          <w:rStyle w:val="1111"/>
        </w:rPr>
        <w:t xml:space="preserve">Seventhly. </w:t>
      </w:r>
      <w:r>
        <w:rPr>
          <w:rStyle w:val="1111"/>
        </w:rPr>
        <w:t xml:space="preserve">There is this Excellency in Contentment, that it fetches in the comfort of those things we have not really in possession</w:t>
      </w:r>
      <w:r>
        <w:rPr>
          <w:rStyle w:val="1111"/>
        </w:rPr>
        <w:t xml:space="preserve">; and perhaps many that have not outward things, have more comfort than those have that do enjoy them themselves: As now, a man by distilling herbs, though he hath not the herbs themselves, yet having the water that is distil'd out of them, he may enjoy </w:t>
      </w:r>
      <w:r>
        <w:rPr>
          <w:rStyle w:val="1111"/>
        </w:rPr>
        <w:t xml:space="preserve">the benefit of the herbs: so though a man hath not the reall possession of such an outward estate, an outward comfort, yet he by the grace of Contentment may fetch it in to himself. By the art of Navigation we can fetch in the riches of the East and West-I</w:t>
      </w:r>
      <w:r>
        <w:rPr>
          <w:rStyle w:val="1111"/>
        </w:rPr>
        <w:t xml:space="preserve">ndies to our selves; so by the art of Contentment we may fetch in the comfort of any condition to our selves, that is, we may have that comfort by Contentment, that we should have if we had the thing it self. There is an notable story you have for this in </w:t>
      </w:r>
      <w:r>
        <w:rPr>
          <w:rStyle w:val="1111"/>
        </w:rPr>
        <w:t xml:space="preserve">Plutarch,</w:t>
      </w:r>
      <w:r>
        <w:rPr>
          <w:rStyle w:val="1111"/>
        </w:rPr>
        <w:t xml:space="preserve"> in the life of </w:t>
      </w:r>
      <w:r>
        <w:rPr>
          <w:rStyle w:val="1111"/>
        </w:rPr>
        <w:t xml:space="preserve">Pyrus</w:t>
      </w:r>
      <w:r>
        <w:rPr>
          <w:rStyle w:val="1111"/>
        </w:rPr>
        <w:t xml:space="preserve">; one </w:t>
      </w:r>
      <w:r>
        <w:rPr>
          <w:rStyle w:val="1111"/>
        </w:rPr>
        <w:t xml:space="preserve">Sineus</w:t>
      </w:r>
      <w:r>
        <w:rPr>
          <w:rStyle w:val="1111"/>
        </w:rPr>
        <w:t xml:space="preserve"> comes to him, and would very fain have had him desist from the wars, and not war with the Romans; saith he to him, May it please your Majestie, it is reported that the Romans are very good men of warre, and if it please the gods we do over-come them, </w:t>
      </w:r>
      <w:r/>
    </w:p>
    <w:p>
      <w:pPr>
        <w:pStyle w:val="1132"/>
        <w:pBdr/>
        <w:spacing/>
        <w:ind/>
        <w:rPr/>
      </w:pPr>
      <w:r/>
      <w:bookmarkStart w:id="232" w:name="anchor-239"/>
      <w:r/>
      <w:bookmarkEnd w:id="232"/>
      <w:r>
        <w:rPr>
          <w:rStyle w:val="1111"/>
        </w:rPr>
        <w:t xml:space="preserve">Page</w:t>
      </w:r>
      <w:r>
        <w:rPr>
          <w:rStyle w:val="1111"/>
        </w:rPr>
        <w:t xml:space="preserve"> 112</w:t>
      </w:r>
      <w:r/>
    </w:p>
    <w:p>
      <w:pPr>
        <w:pStyle w:val="1132"/>
        <w:pBdr/>
        <w:spacing/>
        <w:ind/>
        <w:rPr/>
      </w:pPr>
      <w:r/>
      <w:bookmarkStart w:id="233" w:name="anchor-240"/>
      <w:r/>
      <w:bookmarkEnd w:id="233"/>
      <w:r>
        <w:rPr>
          <w:rStyle w:val="1111"/>
        </w:rPr>
        <w:t xml:space="preserve">what benefit shall we have of that Victory? </w:t>
      </w:r>
      <w:r>
        <w:rPr>
          <w:rStyle w:val="1111"/>
        </w:rPr>
        <w:t xml:space="preserve">Pyrhus</w:t>
      </w:r>
      <w:r>
        <w:rPr>
          <w:rStyle w:val="1111"/>
        </w:rPr>
        <w:t xml:space="preserve"> answered him, We shall then straight conquer all the rest of </w:t>
      </w:r>
      <w:r>
        <w:rPr>
          <w:rStyle w:val="1111"/>
        </w:rPr>
        <w:t xml:space="preserve">Italy</w:t>
      </w:r>
      <w:r>
        <w:rPr>
          <w:rStyle w:val="1111"/>
        </w:rPr>
        <w:t xml:space="preserve"> with ease. Saith </w:t>
      </w:r>
      <w:r>
        <w:rPr>
          <w:rStyle w:val="1111"/>
        </w:rPr>
        <w:t xml:space="preserve">Sineus,</w:t>
      </w:r>
      <w:r>
        <w:rPr>
          <w:rStyle w:val="1111"/>
        </w:rPr>
        <w:t xml:space="preserve"> Indeed it is likely which your Grace speaketh: But when we have won </w:t>
      </w:r>
      <w:r>
        <w:rPr>
          <w:rStyle w:val="1111"/>
        </w:rPr>
        <w:t xml:space="preserve">Italy,</w:t>
      </w:r>
      <w:r>
        <w:rPr>
          <w:rStyle w:val="1111"/>
        </w:rPr>
        <w:t xml:space="preserve"> will then our wars end? If the Gods were pleased said </w:t>
      </w:r>
      <w:r>
        <w:rPr>
          <w:rStyle w:val="1111"/>
        </w:rPr>
        <w:t xml:space="preserve">Pyrhus,</w:t>
      </w:r>
      <w:r>
        <w:rPr>
          <w:rStyle w:val="1111"/>
        </w:rPr>
        <w:t xml:space="preserve"> that the victory were achieved, the way were then broad open for us to attain great conquests, for who would not afterwards go into </w:t>
      </w:r>
      <w:r>
        <w:rPr>
          <w:rStyle w:val="1111"/>
        </w:rPr>
        <w:t xml:space="preserve">Africk,</w:t>
      </w:r>
      <w:r>
        <w:rPr>
          <w:rStyle w:val="1111"/>
        </w:rPr>
        <w:t xml:space="preserve"> and so to </w:t>
      </w:r>
      <w:r>
        <w:rPr>
          <w:rStyle w:val="1111"/>
        </w:rPr>
        <w:t xml:space="preserve">Carthage?</w:t>
      </w:r>
      <w:r>
        <w:rPr>
          <w:rStyle w:val="1111"/>
        </w:rPr>
        <w:t xml:space="preserve"> But (saith </w:t>
      </w:r>
      <w:r>
        <w:rPr>
          <w:rStyle w:val="1111"/>
        </w:rPr>
        <w:t xml:space="preserve">Sineus</w:t>
      </w:r>
      <w:r>
        <w:rPr>
          <w:rStyle w:val="1111"/>
        </w:rPr>
        <w:t xml:space="preserve">) when we have all in our hands, what shall we do in the end? then </w:t>
      </w:r>
      <w:r>
        <w:rPr>
          <w:rStyle w:val="1111"/>
        </w:rPr>
        <w:t xml:space="preserve">Pyrhus</w:t>
      </w:r>
      <w:r>
        <w:rPr>
          <w:rStyle w:val="1111"/>
        </w:rPr>
        <w:t xml:space="preserve"> laughing, told him again, we will then be quiet, and take our ease, and make feasts every day, and be as merry one with another as we can possible: saith </w:t>
      </w:r>
      <w:r>
        <w:rPr>
          <w:rStyle w:val="1111"/>
        </w:rPr>
        <w:t xml:space="preserve">Sineus,</w:t>
      </w:r>
      <w:r>
        <w:rPr>
          <w:rStyle w:val="1111"/>
        </w:rPr>
        <w:t xml:space="preserve"> What letteth us now to be as quiet, and merry together, fith we enjoy that presently without further travel and trouble which we should go seek for abroad, with suc</w:t>
      </w:r>
      <w:r>
        <w:rPr>
          <w:rStyle w:val="1111"/>
        </w:rPr>
        <w:t xml:space="preserve">h shedding of blood, and so manifest danger: Cannot you sit down and be merry now? So a man may think, if I had such a thing, then I would have another, and if I had that, then I should have more: and what if you had got al your desire? then you would be c</w:t>
      </w:r>
      <w:r>
        <w:rPr>
          <w:rStyle w:val="1111"/>
        </w:rPr>
        <w:t xml:space="preserve">ontent, why? you may be content now without them. Certainly our Contentment doth not consist in the getting of the thing we desire, but in Gods fashioning our spirits to our conditions: There's some men that have not a foot of ground of their own, yet wi</w:t>
      </w:r>
      <w:r>
        <w:rPr>
          <w:rStyle w:val="1111"/>
        </w:rPr>
        <w:t xml:space="preserve">ll live better than other men that are heirs to a great deal of land. I have known it in the country somtimes, that a man lives upon his own land, and yet lives very poorly, but you shall have another man that shall farm his land, and yet by his good husba</w:t>
      </w:r>
      <w:r>
        <w:rPr>
          <w:rStyle w:val="1111"/>
        </w:rPr>
        <w:t xml:space="preserve">ndry, and by his care shall live better somtimes than he that hath the land of his own: so a man by this art of Contentment may live better without an estate than another man can of an estate: Oh! it adds exceeding much to the comfort of a Christian: and</w:t>
      </w:r>
      <w:r>
        <w:rPr>
          <w:rStyle w:val="1111"/>
        </w:rPr>
        <w:t xml:space="preserve"> that I may shew it farther, there is more comfort even in grace of Contentment than there is in any possessions whatsoever; a man hath more comfort in being content without a thing, than he can have in the thing that he in a discontented way doth desire.</w:t>
      </w:r>
      <w:r/>
    </w:p>
    <w:p>
      <w:pPr>
        <w:pStyle w:val="1132"/>
        <w:pBdr/>
        <w:spacing/>
        <w:ind/>
        <w:rPr/>
      </w:pPr>
      <w:r/>
      <w:bookmarkStart w:id="234" w:name="W113-113-article_2"/>
      <w:r/>
      <w:bookmarkEnd w:id="234"/>
      <w:r>
        <w:rPr>
          <w:rStyle w:val="1111"/>
        </w:rPr>
        <w:t xml:space="preserve">You think, if I had such a thing, then I should be content. I say, There is more good in Contentment, than there is in the thing that you would fain have to cure your discontent, and </w:t>
      </w:r>
      <w:r/>
    </w:p>
    <w:p>
      <w:pPr>
        <w:pStyle w:val="1132"/>
        <w:pBdr/>
        <w:spacing/>
        <w:ind/>
        <w:rPr/>
      </w:pPr>
      <w:r/>
      <w:bookmarkStart w:id="234" w:name="anchor-241"/>
      <w:r/>
      <w:bookmarkEnd w:id="234"/>
      <w:r>
        <w:rPr>
          <w:rStyle w:val="1111"/>
        </w:rPr>
        <w:t xml:space="preserve">Page</w:t>
      </w:r>
      <w:r>
        <w:rPr>
          <w:rStyle w:val="1111"/>
        </w:rPr>
        <w:t xml:space="preserve"> 113</w:t>
      </w:r>
      <w:r/>
    </w:p>
    <w:p>
      <w:pPr>
        <w:pStyle w:val="1132"/>
        <w:pBdr/>
        <w:spacing/>
        <w:ind/>
        <w:rPr/>
      </w:pPr>
      <w:r/>
      <w:bookmarkStart w:id="235" w:name="anchor-242"/>
      <w:r/>
      <w:bookmarkEnd w:id="235"/>
      <w:r>
        <w:rPr>
          <w:rStyle w:val="1111"/>
        </w:rPr>
        <w:t xml:space="preserve">that I shall open in divers particulars, As thus,</w:t>
      </w:r>
      <w:r/>
    </w:p>
    <w:p>
      <w:pPr>
        <w:pStyle w:val="1132"/>
        <w:pBdr/>
        <w:spacing/>
        <w:ind/>
        <w:rPr/>
      </w:pPr>
      <w:r/>
      <w:bookmarkStart w:id="236" w:name="W114-114-article_2"/>
      <w:r/>
      <w:bookmarkEnd w:id="236"/>
      <w:r>
        <w:rPr>
          <w:rStyle w:val="1111"/>
        </w:rPr>
        <w:t xml:space="preserve">1. I would fain have such a thing, and then I could be content; but </w:t>
      </w:r>
      <w:r>
        <w:rPr>
          <w:rStyle w:val="1111"/>
        </w:rPr>
        <w:t xml:space="preserve">if I had it then it were but the creature that did help to my Contentment; but now it's the Grace of God in my soul that makes me content: and surely it is better to be Content with the Grace of God in my soul, than with the enjoying of an outward comfort.</w:t>
      </w:r>
      <w:r/>
    </w:p>
    <w:p>
      <w:pPr>
        <w:pStyle w:val="1132"/>
        <w:pBdr/>
        <w:spacing/>
        <w:ind/>
        <w:rPr/>
      </w:pPr>
      <w:r/>
      <w:bookmarkStart w:id="236" w:name="W114-114-article_3"/>
      <w:r/>
      <w:bookmarkEnd w:id="236"/>
      <w:r>
        <w:rPr>
          <w:rStyle w:val="1111"/>
        </w:rPr>
        <w:t xml:space="preserve">2. If I had such a thing, indeed my estate might be better, but my soul would not be b</w:t>
      </w:r>
      <w:r>
        <w:rPr>
          <w:rStyle w:val="1111"/>
        </w:rPr>
        <w:t xml:space="preserve">etter, but by Contentment my soul is better, that would not be bettered by an estate, or lands, or friends; but Contentment makes my self to be better: and therefore Contentment is a better portion than the thing is that I would fain have to be my portion.</w:t>
      </w:r>
      <w:r/>
    </w:p>
    <w:p>
      <w:pPr>
        <w:pStyle w:val="1132"/>
        <w:pBdr/>
        <w:spacing/>
        <w:ind/>
        <w:rPr/>
      </w:pPr>
      <w:r/>
      <w:bookmarkStart w:id="236" w:name="W114-114-article_4"/>
      <w:r/>
      <w:bookmarkEnd w:id="236"/>
      <w:r>
        <w:rPr>
          <w:rStyle w:val="1111"/>
        </w:rPr>
        <w:t xml:space="preserve">3. If I get Content by having my desire satisfied, that's but self-love; but when I am Contented with the hand of God, and am willing to be at his dispose, that comes from my love to God i</w:t>
      </w:r>
      <w:r>
        <w:rPr>
          <w:rStyle w:val="1111"/>
        </w:rPr>
        <w:t xml:space="preserve">n having my desire satisfied, there I am contented through self-love, but through the Grace of Contentment I come to be contented out of love to God; and is it not beteer to be contented from a principle of love to God, than from a principle of self-love.</w:t>
      </w:r>
      <w:r/>
    </w:p>
    <w:p>
      <w:pPr>
        <w:pStyle w:val="1132"/>
        <w:pBdr/>
        <w:spacing/>
        <w:ind/>
        <w:rPr/>
      </w:pPr>
      <w:r/>
      <w:bookmarkStart w:id="236" w:name="W114-114-article_5"/>
      <w:r/>
      <w:bookmarkEnd w:id="236"/>
      <w:r>
        <w:rPr>
          <w:rStyle w:val="1111"/>
        </w:rPr>
        <w:t xml:space="preserve">4. If I am conte</w:t>
      </w:r>
      <w:r>
        <w:rPr>
          <w:rStyle w:val="1111"/>
        </w:rPr>
        <w:t xml:space="preserve">nted because I have that that I have a desire to, perhaps I am contented in that one particular, but that one particular doth not furnish me with Contentment in another thing; perhaps I may grow more dainty and nice, and froward in other things: if you giv</w:t>
      </w:r>
      <w:r>
        <w:rPr>
          <w:rStyle w:val="1111"/>
        </w:rPr>
        <w:t xml:space="preserve">e children what they would have in some things, they grow so much the more coy and dainty, and discontented if they have not other things that they would have; but if I have once overcome my heart, and am contented through the grace of God in my heart, th</w:t>
      </w:r>
      <w:r>
        <w:rPr>
          <w:rStyle w:val="1111"/>
        </w:rPr>
        <w:t xml:space="preserve">en this doth not content me only in a particular, but in general, whatsoever befals me. I am discontented, and would fain have such a thing, and afterwards I have it: now doth this prepare me to be contented in other things? no, but when I have gotten th</w:t>
      </w:r>
      <w:r>
        <w:rPr>
          <w:rStyle w:val="1111"/>
        </w:rPr>
        <w:t xml:space="preserve">is Grace of Contentment, I am prepar'd to be contented in all conditions: and thus you see that Contentment doth bring comfort to a mans life, fils a mans life full of comfort in this world: yea, the truth is, it is even a Heaven upon Earth, why? what is </w:t>
      </w:r>
      <w:r/>
    </w:p>
    <w:p>
      <w:pPr>
        <w:pStyle w:val="1132"/>
        <w:pBdr/>
        <w:spacing/>
        <w:ind/>
        <w:rPr/>
      </w:pPr>
      <w:r/>
      <w:bookmarkStart w:id="236" w:name="anchor-243"/>
      <w:r/>
      <w:bookmarkEnd w:id="236"/>
      <w:r>
        <w:rPr>
          <w:rStyle w:val="1111"/>
        </w:rPr>
        <w:t xml:space="preserve">Page</w:t>
      </w:r>
      <w:r>
        <w:rPr>
          <w:rStyle w:val="1111"/>
        </w:rPr>
        <w:t xml:space="preserve"> 114</w:t>
      </w:r>
      <w:r/>
    </w:p>
    <w:p>
      <w:pPr>
        <w:pStyle w:val="1132"/>
        <w:pBdr/>
        <w:spacing/>
        <w:ind/>
        <w:rPr/>
      </w:pPr>
      <w:r/>
      <w:bookmarkStart w:id="237" w:name="anchor-244"/>
      <w:r/>
      <w:bookmarkEnd w:id="237"/>
      <w:r>
        <w:rPr>
          <w:rStyle w:val="1111"/>
        </w:rPr>
        <w:t xml:space="preserve">Heaven, but the rest and quiet of a mans spirit; what's the special thing that is in Heaven, but rest, and joy, that makes the</w:t>
      </w:r>
      <w:r>
        <w:rPr>
          <w:rStyle w:val="1111"/>
        </w:rPr>
        <w:t xml:space="preserve"> life of Heaven, there's rest and joy, and satisfaction in God: so it's here in a contented spirit, there's rest, and joy, and satisfaction in God: In Heaven, there's singing praises to God; a contented heart is alwaies praising and blessing God; thou ha</w:t>
      </w:r>
      <w:r>
        <w:rPr>
          <w:rStyle w:val="1111"/>
        </w:rPr>
        <w:t xml:space="preserve">st Heaven while thou art upon earth when thou hast a contented spirit, yea, in some regards it's better than Heaven. How is that you will say? there's some kind of honour that God hath in it, and some excellency that he hath not in Heaven, and that's this,</w:t>
      </w:r>
      <w:r/>
    </w:p>
    <w:p>
      <w:pPr>
        <w:pStyle w:val="1132"/>
        <w:pBdr/>
        <w:spacing/>
        <w:ind/>
        <w:rPr/>
      </w:pPr>
      <w:r/>
      <w:bookmarkStart w:id="238" w:name="W115-115-article_2"/>
      <w:r/>
      <w:bookmarkEnd w:id="238"/>
      <w:r>
        <w:rPr>
          <w:rStyle w:val="1111"/>
        </w:rPr>
        <w:t xml:space="preserve">In Heaven there is no overcoming of temptations, they are not put to any trials by afflictions: there in Heaven they have exercise of gr</w:t>
      </w:r>
      <w:r>
        <w:rPr>
          <w:rStyle w:val="1111"/>
        </w:rPr>
        <w:t xml:space="preserve">ace, but they have nothing but encouragement to it, and indeed those that are there their grace is perfect, and in that they do excel us; but there is nothing to cross their grace, they have no trials at all to tempt them to do contrary; but now for a man </w:t>
      </w:r>
      <w:r>
        <w:rPr>
          <w:rStyle w:val="1111"/>
        </w:rPr>
        <w:t xml:space="preserve">or woman to be in the midst of afflictions, temptations and troubles, and yet to have grace exercised, and yet to be satisfied in God and Christ, and in the Word and Promises in the mid'st of all they suffer, this may seem to be an honour that God hath f</w:t>
      </w:r>
      <w:r>
        <w:rPr>
          <w:rStyle w:val="1111"/>
        </w:rPr>
        <w:t xml:space="preserve">rom us, that he hath not from the Angels and Saints in Heaven. Is it so much for one that is in Heaven that hath nothing else but good from God, hath nothing to try them, no temptations, is that so much for them to be praising and blessing God, as for th</w:t>
      </w:r>
      <w:r>
        <w:rPr>
          <w:rStyle w:val="1111"/>
        </w:rPr>
        <w:t xml:space="preserve">e poor soul that is in the mid'st of trials and temptations, and afflictions, and troubles? for this soul to go on praysing and blessing, and serving God; I (say) it is an excellency that thou shalt not have in Heaven, and God shal not have this kind of g</w:t>
      </w:r>
      <w:r>
        <w:rPr>
          <w:rStyle w:val="1111"/>
        </w:rPr>
        <w:t xml:space="preserve">lory from thee in Heaven, and therefore be contented, and prize this Contentment, and be willing to live in this world as long as God shal please, and do not think, Oh that I were delivered from all these afflictions and troubles herein this world! if tho</w:t>
      </w:r>
      <w:r>
        <w:rPr>
          <w:rStyle w:val="1111"/>
        </w:rPr>
        <w:t xml:space="preserve">u wert, then thou shouldest have more ease to thy self: but here's a way of honouring God, and manifesting the excellency of Grace here when thou art in this Conflict of temptation that God shal not have from thee in Heaven, and therefore be satisfied and </w:t>
      </w:r>
      <w:r/>
    </w:p>
    <w:p>
      <w:pPr>
        <w:pStyle w:val="1132"/>
        <w:pBdr/>
        <w:spacing/>
        <w:ind/>
        <w:rPr/>
      </w:pPr>
      <w:r/>
      <w:bookmarkStart w:id="238" w:name="anchor-245"/>
      <w:r/>
      <w:bookmarkEnd w:id="238"/>
      <w:r>
        <w:rPr>
          <w:rStyle w:val="1111"/>
        </w:rPr>
        <w:t xml:space="preserve">Page</w:t>
      </w:r>
      <w:r>
        <w:rPr>
          <w:rStyle w:val="1111"/>
        </w:rPr>
        <w:t xml:space="preserve"> 115</w:t>
      </w:r>
      <w:r/>
    </w:p>
    <w:p>
      <w:pPr>
        <w:pStyle w:val="1132"/>
        <w:pBdr/>
        <w:spacing/>
        <w:ind/>
        <w:rPr/>
      </w:pPr>
      <w:r/>
      <w:bookmarkStart w:id="239" w:name="anchor-246"/>
      <w:r/>
      <w:bookmarkEnd w:id="239"/>
      <w:r>
        <w:rPr>
          <w:rStyle w:val="1111"/>
        </w:rPr>
        <w:t xml:space="preserve">quiet, be contented with thy Contentment: I want such and such things that others have, but blessed be God I have a contented heart that others have not, then I say be content with thy Contenement, for that's a rich portion that </w:t>
      </w:r>
      <w:r>
        <w:rPr>
          <w:rStyle w:val="1111"/>
        </w:rPr>
        <w:t xml:space="preserve">the Lord hath granted unto them, if the Lord should give unto thee thousands here in this world, it would not be such a rich portion as this, that he hath given thee a contented spirit: Oh go away and praise the Name of God, and say, Lord, it's true these </w:t>
      </w:r>
      <w:r>
        <w:rPr>
          <w:rStyle w:val="1111"/>
        </w:rPr>
        <w:t xml:space="preserve">and these comforts that others have I should be glad if I had them, but thou hast cut me short, but though I want these, yet thou hast given me that that is as good and better, thou hast given me a quiet contented heart, to be willing to be at thy dispose.</w:t>
      </w:r>
      <w:r/>
    </w:p>
    <w:p>
      <w:pPr>
        <w:pStyle w:val="1141"/>
        <w:pBdr/>
        <w:spacing/>
        <w:ind/>
        <w:rPr/>
      </w:pPr>
      <w:r/>
      <w:bookmarkStart w:id="240" w:name="W116-116-article_2"/>
      <w:r/>
      <w:bookmarkEnd w:id="240"/>
      <w:r>
        <w:rPr>
          <w:rStyle w:val="1143"/>
        </w:rPr>
        <w:t xml:space="preserve">SERMON VII.</w:t>
      </w:r>
      <w:r/>
    </w:p>
    <w:p>
      <w:pPr>
        <w:pStyle w:val="1138"/>
        <w:pBdr/>
        <w:spacing/>
        <w:ind/>
        <w:rPr/>
      </w:pPr>
      <w:r/>
      <w:bookmarkStart w:id="240" w:name="W116-116-article_3"/>
      <w:r/>
      <w:bookmarkEnd w:id="240"/>
      <w:r>
        <w:rPr>
          <w:rStyle w:val="1139"/>
        </w:rPr>
        <w:t xml:space="preserve">PHILIPPIANS. 4.11.</w:t>
      </w:r>
      <w:r/>
    </w:p>
    <w:p>
      <w:pPr>
        <w:pStyle w:val="1138"/>
        <w:pBdr/>
        <w:spacing/>
        <w:ind/>
        <w:rPr/>
      </w:pPr>
      <w:r/>
      <w:bookmarkStart w:id="240" w:name="W116-116-article_4"/>
      <w:r/>
      <w:bookmarkEnd w:id="240"/>
      <w:r>
        <w:rPr>
          <w:rStyle w:val="1139"/>
        </w:rPr>
        <w:t xml:space="preserve">For I have learned in whatsoever state I am, therewith to be content.</w:t>
      </w:r>
      <w:r/>
    </w:p>
    <w:p>
      <w:pPr>
        <w:pStyle w:val="1132"/>
        <w:pBdr/>
        <w:spacing/>
        <w:ind/>
        <w:rPr/>
      </w:pPr>
      <w:r/>
      <w:bookmarkStart w:id="240" w:name="W116-116-article_5"/>
      <w:r/>
      <w:bookmarkEnd w:id="240"/>
      <w:r>
        <w:rPr>
          <w:rStyle w:val="1111"/>
        </w:rPr>
        <w:t xml:space="preserve">W</w:t>
      </w:r>
      <w:r>
        <w:rPr>
          <w:rStyle w:val="1111"/>
        </w:rPr>
        <w:t xml:space="preserve">E proceed now. There are some two or three things more of the excellency of Contentment and then we are to proceed to Applycation of the point.</w:t>
      </w:r>
      <w:r/>
    </w:p>
    <w:p>
      <w:pPr>
        <w:pStyle w:val="1132"/>
        <w:pBdr/>
        <w:spacing/>
        <w:ind/>
        <w:rPr/>
      </w:pPr>
      <w:r/>
      <w:bookmarkStart w:id="240" w:name="W116-116-article_6"/>
      <w:r/>
      <w:bookmarkEnd w:id="240"/>
      <w:r>
        <w:rPr>
          <w:rStyle w:val="1111"/>
        </w:rPr>
        <w:t xml:space="preserve">The Eight excellency is, </w:t>
      </w:r>
      <w:r>
        <w:rPr>
          <w:rStyle w:val="1111"/>
        </w:rPr>
        <w:t xml:space="preserve">Contentment is a great blessing of God upon the Soul.</w:t>
      </w:r>
      <w:r>
        <w:rPr>
          <w:rStyle w:val="1111"/>
        </w:rPr>
        <w:t xml:space="preserve"> There is Gods blessing upon those that are content, the blessing of God is upon them, and their estates, and upon all that they have. We reade in </w:t>
      </w:r>
      <w:r>
        <w:rPr>
          <w:rStyle w:val="1111"/>
        </w:rPr>
        <w:t xml:space="preserve">Deut.</w:t>
      </w:r>
      <w:r>
        <w:rPr>
          <w:rStyle w:val="1111"/>
        </w:rPr>
        <w:t xml:space="preserve"> of the blessing of </w:t>
      </w:r>
      <w:r>
        <w:rPr>
          <w:rStyle w:val="1111"/>
        </w:rPr>
        <w:t xml:space="preserve">Judah</w:t>
      </w:r>
      <w:r>
        <w:rPr>
          <w:rStyle w:val="1111"/>
        </w:rPr>
        <w:t xml:space="preserve"> the principal Tribe; this is the blessing of </w:t>
      </w:r>
      <w:r>
        <w:rPr>
          <w:rStyle w:val="1111"/>
        </w:rPr>
        <w:t xml:space="preserve">Judah, And he said hear Lord the voice of</w:t>
      </w:r>
      <w:r>
        <w:rPr>
          <w:rStyle w:val="1111"/>
        </w:rPr>
        <w:t xml:space="preserve"> Judah </w:t>
      </w:r>
      <w:r>
        <w:rPr>
          <w:rStyle w:val="1111"/>
        </w:rPr>
        <w:t xml:space="preserve">and bring him unto his people, let his hands be sufficient for him, and be thou an help to him from his enemies.</w:t>
      </w:r>
      <w:r>
        <w:rPr>
          <w:rStyle w:val="1111"/>
        </w:rPr>
        <w:t xml:space="preserve"> Let his hand </w:t>
      </w:r>
      <w:r/>
    </w:p>
    <w:p>
      <w:pPr>
        <w:pStyle w:val="1132"/>
        <w:pBdr/>
        <w:spacing/>
        <w:ind/>
        <w:rPr/>
      </w:pPr>
      <w:r/>
      <w:bookmarkStart w:id="240" w:name="anchor-247"/>
      <w:r/>
      <w:bookmarkEnd w:id="240"/>
      <w:r>
        <w:rPr>
          <w:rStyle w:val="1111"/>
        </w:rPr>
        <w:t xml:space="preserve">Page</w:t>
      </w:r>
      <w:r>
        <w:rPr>
          <w:rStyle w:val="1111"/>
        </w:rPr>
        <w:t xml:space="preserve"> 116</w:t>
      </w:r>
      <w:r/>
    </w:p>
    <w:p>
      <w:pPr>
        <w:pStyle w:val="1132"/>
        <w:pBdr/>
        <w:spacing/>
        <w:ind/>
        <w:rPr/>
      </w:pPr>
      <w:r/>
      <w:bookmarkStart w:id="241" w:name="anchor-248"/>
      <w:r/>
      <w:bookmarkEnd w:id="241"/>
      <w:r>
        <w:rPr>
          <w:rStyle w:val="1111"/>
        </w:rPr>
        <w:t xml:space="preserve">be sufficient for him, that is, bring in a sufficiency of all good unto him that he may have of his own, that's the blessing of </w:t>
      </w:r>
      <w:r>
        <w:rPr>
          <w:rStyle w:val="1111"/>
        </w:rPr>
        <w:t xml:space="preserve">Judah.</w:t>
      </w:r>
      <w:r>
        <w:rPr>
          <w:rStyle w:val="1111"/>
        </w:rPr>
        <w:t xml:space="preserve"> So when God gives thee a sufficiency of thine own, (as every contented man hath) there is the blessing of God upon thee, the blessing of the principle Tribe of </w:t>
      </w:r>
      <w:r>
        <w:rPr>
          <w:rStyle w:val="1111"/>
        </w:rPr>
        <w:t xml:space="preserve">Judah</w:t>
      </w:r>
      <w:r>
        <w:rPr>
          <w:rStyle w:val="1111"/>
        </w:rPr>
        <w:t xml:space="preserve"> is upon thee. It is the Lord that gives us all things to injoy, we may have the thing and yet not enjoy it except God comes in with his bles</w:t>
      </w:r>
      <w:r>
        <w:rPr>
          <w:rStyle w:val="1111"/>
        </w:rPr>
        <w:t xml:space="preserve">sing now whatsoever thou hast thou do'st injoy it: Many men have estates and do not enjoy them, it's the blessing of God that gives us all things to enjoy, it is God that through his blessing, hath fashioned thy heart and made it sutable to thy condition.</w:t>
      </w:r>
      <w:r/>
    </w:p>
    <w:p>
      <w:pPr>
        <w:pStyle w:val="1132"/>
        <w:pBdr/>
        <w:spacing/>
        <w:ind/>
        <w:rPr/>
      </w:pPr>
      <w:r/>
      <w:bookmarkStart w:id="242" w:name="W117-117-article_2"/>
      <w:r/>
      <w:bookmarkEnd w:id="242"/>
      <w:r>
        <w:rPr>
          <w:rStyle w:val="1111"/>
        </w:rPr>
        <w:t xml:space="preserve">The Ninth excellency, </w:t>
      </w:r>
      <w:r>
        <w:rPr>
          <w:rStyle w:val="1111"/>
        </w:rPr>
        <w:t xml:space="preserve">Those that are content they may expect reward from God, that God shall give unto them the good of all those things that they are contented to be without,</w:t>
      </w:r>
      <w:r>
        <w:rPr>
          <w:rStyle w:val="1111"/>
        </w:rPr>
        <w:t xml:space="preserve"> and this brings in abundance of good to a contented spirit: Ther</w:t>
      </w:r>
      <w:r>
        <w:rPr>
          <w:rStyle w:val="1111"/>
        </w:rPr>
        <w:t xml:space="preserve">e is such and such a mercy that thou thinkest would be very comfortable unto thee if thou had'st it, but canst thou bring thy heart to submit to God in it? thou shalt have the blessing of the mercy one way or other; if thou hast not the thing it self in </w:t>
      </w:r>
      <w:r>
        <w:rPr>
          <w:rStyle w:val="1111"/>
        </w:rPr>
        <w:t xml:space="preserve">re</w:t>
      </w:r>
      <w:r>
        <w:rPr>
          <w:rStyle w:val="1111"/>
        </w:rPr>
        <w:t xml:space="preserve">; thou shalt have it made up one way or other, thou shalt have a bill of exchange to r</w:t>
      </w:r>
      <w:r>
        <w:rPr>
          <w:rStyle w:val="1111"/>
        </w:rPr>
        <w:t xml:space="preserve">eceive somewhat in lieu of it, there is no comfort that any soul is content to be without, but the Lord will give either the comfort or somewhat in stead of it: Thou shalt have a reward to thy soul for what ever good thing thou art content to be without. Y</w:t>
      </w:r>
      <w:r>
        <w:rPr>
          <w:rStyle w:val="1111"/>
        </w:rPr>
        <w:t xml:space="preserve">ou know what the Scripture saith of active obedience, and the Lord doth accept (of his servants) their will for the deed, though we do not do a good thing, yet if our hearts be upright, to will to do it, we shall have the blessing though we do not do the t</w:t>
      </w:r>
      <w:r>
        <w:rPr>
          <w:rStyle w:val="1111"/>
        </w:rPr>
        <w:t xml:space="preserve">hing: You that complain of weaknesse, you cannot do as others do, you cannot do as much service as others do, if your hearts be as upright with God, and would fain do the same service that you see others do, you would account it a great blessing of God u</w:t>
      </w:r>
      <w:r>
        <w:rPr>
          <w:rStyle w:val="1111"/>
        </w:rPr>
        <w:t xml:space="preserve">pon you, the greatest blessing in the world if you were able to do as others do; now you may comfort your selves with this, having to deal with God in the way of the Covenant of Grace you shall have from God the reward of all you will do, as a wicked man </w:t>
      </w:r>
      <w:r/>
    </w:p>
    <w:p>
      <w:pPr>
        <w:pStyle w:val="1132"/>
        <w:pBdr/>
        <w:spacing/>
        <w:ind/>
        <w:rPr/>
      </w:pPr>
      <w:r/>
      <w:bookmarkStart w:id="242" w:name="anchor-249"/>
      <w:r/>
      <w:bookmarkEnd w:id="242"/>
      <w:r>
        <w:rPr>
          <w:rStyle w:val="1111"/>
        </w:rPr>
        <w:t xml:space="preserve">Page</w:t>
      </w:r>
      <w:r>
        <w:rPr>
          <w:rStyle w:val="1111"/>
        </w:rPr>
        <w:t xml:space="preserve"> 117</w:t>
      </w:r>
      <w:r/>
    </w:p>
    <w:p>
      <w:pPr>
        <w:pStyle w:val="1132"/>
        <w:pBdr/>
        <w:spacing/>
        <w:ind/>
        <w:rPr/>
      </w:pPr>
      <w:r/>
      <w:bookmarkStart w:id="243" w:name="anchor-250"/>
      <w:r/>
      <w:bookmarkEnd w:id="243"/>
      <w:r>
        <w:rPr>
          <w:rStyle w:val="1111"/>
        </w:rPr>
        <w:t xml:space="preserve">shall have punishment for all the sin he would commit, so thou shalt have the reward for all the good thou wouldest do. Now may not we draw an argument from active obedience to passive; there is as good reason wh</w:t>
      </w:r>
      <w:r>
        <w:rPr>
          <w:rStyle w:val="1111"/>
        </w:rPr>
        <w:t xml:space="preserve">y thou shouldest expect that God will reward thee for all that thou art willing to suffer, as well as for all that thou art willing to do, now if thou beest willing to be without such a comfort and mercy when God sees it fit, thou shalt be no looser, certa</w:t>
      </w:r>
      <w:r>
        <w:rPr>
          <w:rStyle w:val="1111"/>
        </w:rPr>
        <w:t xml:space="preserve">inly God will reward thee either with the comfort or with that that shall be as good to thee as the comfort, therefore consider how many things have I that others want, and can I bring my heart into a quiet contented frame to want what others have? I have</w:t>
      </w:r>
      <w:r>
        <w:rPr>
          <w:rStyle w:val="1111"/>
        </w:rPr>
        <w:t xml:space="preserve"> the blessing of all that they have, and I shall either possesse such things as others have, or else God will make it up one way or other, either here, or hereafter in eternity to me; Oh what riches are here! with Contentment thou hast all kind of riches.</w:t>
      </w:r>
      <w:r/>
    </w:p>
    <w:p>
      <w:pPr>
        <w:pStyle w:val="1132"/>
        <w:pBdr/>
        <w:spacing/>
        <w:ind/>
        <w:rPr/>
      </w:pPr>
      <w:r/>
      <w:bookmarkStart w:id="244" w:name="W118-118-article_2"/>
      <w:r/>
      <w:bookmarkEnd w:id="244"/>
      <w:r>
        <w:rPr>
          <w:rStyle w:val="1111"/>
        </w:rPr>
        <w:t xml:space="preserve">Tenthly and lastly, By contentation </w:t>
      </w:r>
      <w:r>
        <w:rPr>
          <w:rStyle w:val="1111"/>
        </w:rPr>
        <w:t xml:space="preserve">the soul comes to an excellencie neer to God himselfe, yea the neerest that may be,</w:t>
      </w:r>
      <w:r>
        <w:rPr>
          <w:rStyle w:val="1111"/>
        </w:rPr>
        <w:t xml:space="preserve"> for this word that is translated </w:t>
      </w:r>
      <w:r>
        <w:rPr>
          <w:rStyle w:val="1111"/>
        </w:rPr>
        <w:t xml:space="preserve">Content,</w:t>
      </w:r>
      <w:r>
        <w:rPr>
          <w:rStyle w:val="1111"/>
        </w:rPr>
        <w:t xml:space="preserve"> it is a word that signifies </w:t>
      </w:r>
      <w:r>
        <w:rPr>
          <w:rStyle w:val="1111"/>
        </w:rPr>
        <w:t xml:space="preserve">a Self-sufficiencie,</w:t>
      </w:r>
      <w:r>
        <w:rPr>
          <w:rStyle w:val="1111"/>
        </w:rPr>
        <w:t xml:space="preserve"> as I told you in the opening of the words. A contented man is a self-sufficient man, what is the great glory of God but to be happy and self-suffici</w:t>
      </w:r>
      <w:r>
        <w:rPr>
          <w:rStyle w:val="1111"/>
        </w:rPr>
        <w:t xml:space="preserve">ent in himself? Indeed he is said to be All-sufficient, but that's but a further addition of the word All, rather than of any matter, for to be sufficient, is All-sufficient, now is this the glory of God to be Sufficient, to have sufficiencie in himselfe, </w:t>
      </w:r>
      <w:r>
        <w:rPr>
          <w:rStyle w:val="1111"/>
        </w:rPr>
        <w:t xml:space="preserve">El-shaddai,</w:t>
      </w:r>
      <w:r>
        <w:rPr>
          <w:rStyle w:val="1111"/>
        </w:rPr>
        <w:t xml:space="preserve"> to be God having sufficiency in himself? now thou comest neer to this, thou partakest of the Divine Nature, as by grace in generall, so in a more peculiar manner by this grace of Christian Contentment, what's the excellency and glory of God but this</w:t>
      </w:r>
      <w:r>
        <w:rPr>
          <w:rStyle w:val="1111"/>
        </w:rPr>
        <w:t xml:space="preserve">? Suppose there were no creatures in the world, and that all the creatures in the world were anihilated, God would remain the same blessed God that he is now, he would not be in a worse condition if all creatures were gone, neither would a contented heart </w:t>
      </w:r>
      <w:r>
        <w:rPr>
          <w:rStyle w:val="1111"/>
        </w:rPr>
        <w:t xml:space="preserve">if God should take away all creatures from him, a contented heart hath enough in the want of al creatures and would not be more miserable than now he is. Suppose that God should continue thee here, and all creatures that are here in this world were taken </w:t>
      </w:r>
      <w:r/>
    </w:p>
    <w:p>
      <w:pPr>
        <w:pStyle w:val="1132"/>
        <w:pBdr/>
        <w:spacing/>
        <w:ind/>
        <w:rPr/>
      </w:pPr>
      <w:r/>
      <w:bookmarkStart w:id="244" w:name="anchor-251"/>
      <w:r/>
      <w:bookmarkEnd w:id="244"/>
      <w:r>
        <w:rPr>
          <w:rStyle w:val="1111"/>
        </w:rPr>
        <w:t xml:space="preserve">Page</w:t>
      </w:r>
      <w:r>
        <w:rPr>
          <w:rStyle w:val="1111"/>
        </w:rPr>
        <w:t xml:space="preserve"> 118</w:t>
      </w:r>
      <w:r/>
    </w:p>
    <w:p>
      <w:pPr>
        <w:pStyle w:val="1132"/>
        <w:pBdr/>
        <w:spacing/>
        <w:ind/>
        <w:rPr/>
      </w:pPr>
      <w:r/>
      <w:bookmarkStart w:id="245" w:name="anchor-252"/>
      <w:r/>
      <w:bookmarkEnd w:id="245"/>
      <w:r>
        <w:rPr>
          <w:rStyle w:val="1111"/>
        </w:rPr>
        <w:t xml:space="preserve">away, yet thou still (having God to be thy portion) wouldest be as happy as now thou art, and therefore contentation hath a great deal of excellency in it.</w:t>
      </w:r>
      <w:r/>
    </w:p>
    <w:p>
      <w:pPr>
        <w:pStyle w:val="1132"/>
        <w:pBdr/>
        <w:spacing/>
        <w:ind/>
        <w:rPr/>
      </w:pPr>
      <w:r/>
      <w:bookmarkStart w:id="246" w:name="W119-119-article_2"/>
      <w:r/>
      <w:bookmarkEnd w:id="246"/>
      <w:r>
        <w:rPr>
          <w:rStyle w:val="1111"/>
        </w:rPr>
        <w:t xml:space="preserve">Thus we have shewed in many particulars the excellency of this grace, labouring to present the beauty of it before your souls that you may be in love with it.</w:t>
      </w:r>
      <w:r/>
    </w:p>
    <w:p>
      <w:pPr>
        <w:pStyle w:val="1132"/>
        <w:pBdr/>
        <w:spacing/>
        <w:ind/>
        <w:rPr/>
      </w:pPr>
      <w:r/>
      <w:bookmarkStart w:id="246" w:name="W119-119-article_3"/>
      <w:r/>
      <w:bookmarkEnd w:id="246"/>
      <w:r>
        <w:rPr>
          <w:rStyle w:val="1111"/>
        </w:rPr>
        <w:t xml:space="preserve">Now my brethren what re</w:t>
      </w:r>
      <w:r>
        <w:rPr>
          <w:rStyle w:val="1111"/>
        </w:rPr>
        <w:t xml:space="preserve">mains but the practice of this, for this Art of Contentment it's not a Speculative thing, only for contemplation, but it is an art of Divinity, and therfore practicall, ye are now to labour to work upon your hearts, that there may be this grace in you, th</w:t>
      </w:r>
      <w:r>
        <w:rPr>
          <w:rStyle w:val="1111"/>
        </w:rPr>
        <w:t xml:space="preserve">at you may honour God and honour your profession with this grace of Contentment, for there is none doth more honour God, and honour their profession than those that have this grace of Contentment. Now that we may fall upon the practice there, is required,</w:t>
      </w:r>
      <w:r/>
    </w:p>
    <w:p>
      <w:pPr>
        <w:pStyle w:val="1132"/>
        <w:pBdr/>
        <w:spacing/>
        <w:ind/>
        <w:rPr/>
      </w:pPr>
      <w:r/>
      <w:bookmarkStart w:id="246" w:name="W119-119-article_4"/>
      <w:r/>
      <w:bookmarkEnd w:id="246"/>
      <w:r>
        <w:rPr>
          <w:rStyle w:val="1111"/>
        </w:rPr>
        <w:t xml:space="preserve">First, </w:t>
      </w:r>
      <w:r>
        <w:rPr>
          <w:rStyle w:val="1111"/>
        </w:rPr>
        <w:t xml:space="preserve">That we should he humbled in our hearts for the want of this, that we have had so little of this grace in us.</w:t>
      </w:r>
      <w:r>
        <w:rPr>
          <w:rStyle w:val="1111"/>
        </w:rPr>
        <w:t xml:space="preserve"> For there is no way to set upon any duty with profit, till the heart be humbled for the want of the performance of the duty before; many men when they hear of a duty that they should perform, they will l</w:t>
      </w:r>
      <w:r>
        <w:rPr>
          <w:rStyle w:val="1111"/>
        </w:rPr>
        <w:t xml:space="preserve">abour to perform it, but first thou must be humbled for the want of it, therefore that's the thing that I shall endeavour in the Application, to get your hearts to be humbled for the want of this grace; Oh had I had this grace of Contentment, what a happy </w:t>
      </w:r>
      <w:r>
        <w:rPr>
          <w:rStyle w:val="1111"/>
        </w:rPr>
        <w:t xml:space="preserve">life I might have lived? what abundance of honour I might have brought to the Name of God? and how might I have honoured my profession? and what a deal of comfort might I have enjoyed? but the Lord knows it hath been far otherwise, Oh how far have I been </w:t>
      </w:r>
      <w:r>
        <w:rPr>
          <w:rStyle w:val="1111"/>
        </w:rPr>
        <w:t xml:space="preserve">from this grace of Contentment that hath been opened to me? I have had a murmuring, a vexing and a fretting heart within me, every little crosse hath put me out of temper and out of frame, Oh the boisterousnesse of my spirit, what a deal of evil doth God</w:t>
      </w:r>
      <w:r>
        <w:rPr>
          <w:rStyle w:val="1111"/>
        </w:rPr>
        <w:t xml:space="preserve"> see in my heart, in the vexing and fretting of my heart, and murmuring and repining of my spirit? Oh that God would make you to see it: Now to the end that you might be humbled for the want of this, I shall endeavour in these particulars to speak unto it.</w:t>
      </w:r>
      <w:r/>
    </w:p>
    <w:p>
      <w:pPr>
        <w:pStyle w:val="1132"/>
        <w:pBdr/>
        <w:spacing/>
        <w:ind/>
        <w:rPr/>
      </w:pPr>
      <w:r/>
      <w:bookmarkStart w:id="246" w:name="anchor-253"/>
      <w:r/>
      <w:bookmarkEnd w:id="246"/>
      <w:r>
        <w:rPr>
          <w:rStyle w:val="1111"/>
        </w:rPr>
        <w:t xml:space="preserve">Page</w:t>
      </w:r>
      <w:r>
        <w:rPr>
          <w:rStyle w:val="1111"/>
        </w:rPr>
        <w:t xml:space="preserve"> 119</w:t>
      </w:r>
      <w:r/>
    </w:p>
    <w:p>
      <w:pPr>
        <w:pStyle w:val="1132"/>
        <w:pBdr/>
        <w:spacing/>
        <w:ind/>
        <w:rPr/>
      </w:pPr>
      <w:r/>
      <w:bookmarkStart w:id="247" w:name="anchor-254"/>
      <w:r/>
      <w:bookmarkEnd w:id="247"/>
      <w:r>
        <w:rPr>
          <w:rStyle w:val="1111"/>
        </w:rPr>
        <w:t xml:space="preserve">First, I shall set before you, </w:t>
      </w:r>
      <w:r>
        <w:rPr>
          <w:rStyle w:val="1111"/>
        </w:rPr>
        <w:t xml:space="preserve">The evil of a murmuring spirit, there is more evil than you are aware of.</w:t>
      </w:r>
      <w:r/>
    </w:p>
    <w:p>
      <w:pPr>
        <w:pStyle w:val="1132"/>
        <w:pBdr/>
        <w:spacing/>
        <w:ind/>
        <w:rPr/>
      </w:pPr>
      <w:r/>
      <w:bookmarkStart w:id="248" w:name="W120-120-article_2"/>
      <w:r/>
      <w:bookmarkEnd w:id="248"/>
      <w:r>
        <w:rPr>
          <w:rStyle w:val="1111"/>
        </w:rPr>
        <w:t xml:space="preserve">In the Second place, </w:t>
      </w:r>
      <w:r>
        <w:rPr>
          <w:rStyle w:val="1111"/>
        </w:rPr>
        <w:t xml:space="preserve">I will shew you some agravations of this evil,</w:t>
      </w:r>
      <w:r>
        <w:rPr>
          <w:rStyle w:val="1111"/>
        </w:rPr>
        <w:t xml:space="preserve"> It's evil in all, but in some more than in others.</w:t>
      </w:r>
      <w:r/>
    </w:p>
    <w:p>
      <w:pPr>
        <w:pStyle w:val="1132"/>
        <w:pBdr/>
        <w:spacing/>
        <w:ind/>
        <w:rPr/>
      </w:pPr>
      <w:r/>
      <w:bookmarkStart w:id="248" w:name="W120-120-article_3"/>
      <w:r/>
      <w:bookmarkEnd w:id="248"/>
      <w:r>
        <w:rPr>
          <w:rStyle w:val="1111"/>
        </w:rPr>
        <w:t xml:space="preserve">Thirdly, </w:t>
      </w:r>
      <w:r>
        <w:rPr>
          <w:rStyle w:val="1111"/>
        </w:rPr>
        <w:t xml:space="preserve">I shall labour to take away the pleas that any murmuring discontented heart hath for this distemper of his.</w:t>
      </w:r>
      <w:r/>
    </w:p>
    <w:p>
      <w:pPr>
        <w:pStyle w:val="1132"/>
        <w:pBdr/>
        <w:spacing/>
        <w:ind/>
        <w:rPr/>
      </w:pPr>
      <w:r/>
      <w:bookmarkStart w:id="248" w:name="W120-120-article_4"/>
      <w:r/>
      <w:bookmarkEnd w:id="248"/>
      <w:r>
        <w:rPr>
          <w:rStyle w:val="1111"/>
        </w:rPr>
        <w:t xml:space="preserve">There's these Three things in this use of humiliation of the Soul for the want of this grace of Contentment.</w:t>
      </w:r>
      <w:r/>
    </w:p>
    <w:p>
      <w:pPr>
        <w:pStyle w:val="1132"/>
        <w:pBdr/>
        <w:spacing/>
        <w:ind/>
        <w:rPr/>
      </w:pPr>
      <w:r/>
      <w:bookmarkStart w:id="248" w:name="W120-120-article_5"/>
      <w:r/>
      <w:bookmarkEnd w:id="248"/>
      <w:r>
        <w:rPr>
          <w:rStyle w:val="1111"/>
        </w:rPr>
        <w:t xml:space="preserve">For the first, now at this time. The great evil that there is in a murmuring discontented heart.</w:t>
      </w:r>
      <w:r/>
    </w:p>
    <w:p>
      <w:pPr>
        <w:pStyle w:val="1132"/>
        <w:pBdr/>
        <w:spacing/>
        <w:ind/>
        <w:rPr/>
      </w:pPr>
      <w:r/>
      <w:bookmarkStart w:id="248" w:name="W120-120-article_6"/>
      <w:r/>
      <w:bookmarkEnd w:id="248"/>
      <w:r>
        <w:rPr>
          <w:rStyle w:val="1111"/>
        </w:rPr>
        <w:t xml:space="preserve">In the first place, </w:t>
      </w:r>
      <w:r>
        <w:rPr>
          <w:rStyle w:val="1111"/>
        </w:rPr>
        <w:t xml:space="preserve">This thy murmuring and discontentedness it argues much corruption that is in the Soul,</w:t>
      </w:r>
      <w:r>
        <w:rPr>
          <w:rStyle w:val="1111"/>
        </w:rPr>
        <w:t xml:space="preserve"> as Contentment argues much grace, and strong grace, and beautiful grace; so this argues much corruption, and strong </w:t>
      </w:r>
      <w:r>
        <w:rPr>
          <w:rStyle w:val="1111"/>
        </w:rPr>
        <w:t xml:space="preserve">corruption, and very vile corruptions in thy heart. As it is in a mans body, if a mans body be of that temper that every scratch of a pin makes his flesh to ranckle and to be a sore, you will say, surely this mans body is very corrupt, his blood and his fl</w:t>
      </w:r>
      <w:r>
        <w:rPr>
          <w:rStyle w:val="1111"/>
        </w:rPr>
        <w:t xml:space="preserve">esh is corrupt, that every scratch of a pin shal make it ranckle, so it is in thy spirit; if every little trouble and affliction shal make thee discontented, and make thee murmur, and even cause thy spirit within thee to ranckle, or as it is in a wound in </w:t>
      </w:r>
      <w:r>
        <w:rPr>
          <w:rStyle w:val="1111"/>
        </w:rPr>
        <w:t xml:space="preserve">a mans body, the evil of a wound, it is not so much in the largenesse of the wound, and the abundance of blood that comes out of the wound, but in the inflamation that there is in it, or in a fretting and corroding humour that is in the wound; an unskilful</w:t>
      </w:r>
      <w:r>
        <w:rPr>
          <w:rStyle w:val="1111"/>
        </w:rPr>
        <w:t xml:space="preserve"> man when he comes and sees a large wound in the flesh, looks upon it as a dangerous wound, and when he sees a great deal of blood gush out, he thinks these are the evils of it, but when a Chirurgion comes and sees a great gash, saith he, this will be heal</w:t>
      </w:r>
      <w:r>
        <w:rPr>
          <w:rStyle w:val="1111"/>
        </w:rPr>
        <w:t xml:space="preserve">'d within a few daies, but there's a lesse wound and there's an inflamation or a fretting humour that is in it, and this will cost time (saith he) to cure, so that he doth not lay balsome and healing salves upon it, but his great care is to get out the fr</w:t>
      </w:r>
      <w:r>
        <w:rPr>
          <w:rStyle w:val="1111"/>
        </w:rPr>
        <w:t xml:space="preserve">etting humour, or inflamation, so that the thing that must heal this wound it is some drink to purge; But (saith the patient) what good will this do to my wound? You give me somewhat to drink, and my wound is in my arme, or in my leg, what good will this </w:t>
      </w:r>
      <w:r/>
    </w:p>
    <w:p>
      <w:pPr>
        <w:pStyle w:val="1132"/>
        <w:pBdr/>
        <w:spacing/>
        <w:ind/>
        <w:rPr/>
      </w:pPr>
      <w:r/>
      <w:bookmarkStart w:id="248" w:name="anchor-255"/>
      <w:r/>
      <w:bookmarkEnd w:id="248"/>
      <w:r>
        <w:rPr>
          <w:rStyle w:val="1111"/>
        </w:rPr>
        <w:t xml:space="preserve">Page</w:t>
      </w:r>
      <w:r>
        <w:rPr>
          <w:rStyle w:val="1111"/>
        </w:rPr>
        <w:t xml:space="preserve"> 120</w:t>
      </w:r>
      <w:r/>
    </w:p>
    <w:p>
      <w:pPr>
        <w:pStyle w:val="1132"/>
        <w:pBdr/>
        <w:spacing/>
        <w:ind/>
        <w:rPr/>
      </w:pPr>
      <w:r/>
      <w:bookmarkStart w:id="249" w:name="anchor-256"/>
      <w:r/>
      <w:bookmarkEnd w:id="249"/>
      <w:r>
        <w:rPr>
          <w:rStyle w:val="1111"/>
        </w:rPr>
        <w:t xml:space="preserve">do that I put in my</w:t>
      </w:r>
      <w:r>
        <w:rPr>
          <w:rStyle w:val="1111"/>
        </w:rPr>
        <w:t xml:space="preserve"> stomack? Yes it purges out the fretting humour, or takes away the inflamation, and till that be taken away the salves can do no good. So it is just for all the world in the souls of men, it may be there is some affliction upon them that I compare to the </w:t>
      </w:r>
      <w:r>
        <w:rPr>
          <w:rStyle w:val="1111"/>
        </w:rPr>
        <w:t xml:space="preserve">wound; now they think that the greatnesse of the affliction is that that makes their condition most miserable: Oh no, there is a fretting humour, an inflamation in the heart, a murmuring spirit that is within thee and that is the misery of thy condition, </w:t>
      </w:r>
      <w:r>
        <w:rPr>
          <w:rStyle w:val="1111"/>
        </w:rPr>
        <w:t xml:space="preserve">and that must be purged out of thee before thou canst be healed, and let God do with thee what he will, till he purges out that fretting humour thy wound will not be healed; a murmuring heart is a very sinful heart, so that when thou art troubled for such </w:t>
      </w:r>
      <w:r>
        <w:rPr>
          <w:rStyle w:val="1111"/>
        </w:rPr>
        <w:t xml:space="preserve">an affliction, thou hadst need turn thy thoughts, rather to be troubled for the murmuring of thy heart, for that's the greatest trouble, there is an affliction upon thee and that is grievous, but there is a murmuring heart within and that's more grievous. </w:t>
      </w:r>
      <w:r>
        <w:rPr>
          <w:rStyle w:val="1111"/>
        </w:rPr>
        <w:t xml:space="preserve">Oh that we could but convince men and women that a murmuring spirit is a greater evil than any affliction, let the affliction be what it will be. We shall shew more afterward that a murmuring spirit is the evil of the evil, and the misery of the misery.</w:t>
      </w:r>
      <w:r/>
    </w:p>
    <w:p>
      <w:pPr>
        <w:pStyle w:val="1132"/>
        <w:pBdr/>
        <w:spacing/>
        <w:ind/>
        <w:rPr/>
      </w:pPr>
      <w:r/>
      <w:bookmarkStart w:id="250" w:name="W121-121-article_2"/>
      <w:r/>
      <w:bookmarkEnd w:id="250"/>
      <w:r>
        <w:rPr>
          <w:rStyle w:val="1111"/>
        </w:rPr>
        <w:t xml:space="preserve">Secondly, </w:t>
      </w:r>
      <w:r>
        <w:rPr>
          <w:rStyle w:val="1111"/>
        </w:rPr>
        <w:t xml:space="preserve">The evill of murmuring is such, that God when he would speak of wicked men, and describe them, and slew the brand of a wicked and ungodly man or woman, he instances in this sin in a more special manner</w:t>
      </w:r>
      <w:r>
        <w:rPr>
          <w:rStyle w:val="1111"/>
        </w:rPr>
        <w:t xml:space="preserve">: I might name many Scriptures, but that Scripture in </w:t>
      </w:r>
      <w:r>
        <w:rPr>
          <w:rStyle w:val="1111"/>
        </w:rPr>
        <w:t xml:space="preserve">Jude</w:t>
      </w:r>
      <w:r>
        <w:rPr>
          <w:rStyle w:val="1111"/>
        </w:rPr>
        <w:t xml:space="preserve"> is a most remarkable one, in the 14. verse, and so forward, there it is said, </w:t>
      </w:r>
      <w:r>
        <w:rPr>
          <w:rStyle w:val="1111"/>
        </w:rPr>
        <w:t xml:space="preserve">That the Lord comes</w:t>
      </w:r>
      <w:r>
        <w:rPr>
          <w:rStyle w:val="1111"/>
        </w:rPr>
        <w:t xml:space="preserve"> with ten thousands of his Saints, to execute judgement upon all, and to convince all that are ungodly among them, of all their ungodly deeds, which they have ungodly committed, and of all their hard speeches, which ungodly sinners have spoken against him</w:t>
      </w:r>
      <w:r>
        <w:rPr>
          <w:rStyle w:val="1111"/>
        </w:rPr>
        <w:t xml:space="preserve">▪ Mark here in this 15. verse, there is four times mentioned ungodly ones; All that are </w:t>
      </w:r>
      <w:r>
        <w:rPr>
          <w:rStyle w:val="1111"/>
        </w:rPr>
        <w:t xml:space="preserve">ungodly</w:t>
      </w:r>
      <w:r>
        <w:rPr>
          <w:rStyle w:val="1111"/>
        </w:rPr>
        <w:t xml:space="preserve"> among them, all their </w:t>
      </w:r>
      <w:r>
        <w:rPr>
          <w:rStyle w:val="1111"/>
        </w:rPr>
        <w:t xml:space="preserve">ungodly</w:t>
      </w:r>
      <w:r>
        <w:rPr>
          <w:rStyle w:val="1111"/>
        </w:rPr>
        <w:t xml:space="preserve"> deeds which they have </w:t>
      </w:r>
      <w:r>
        <w:rPr>
          <w:rStyle w:val="1111"/>
        </w:rPr>
        <w:t xml:space="preserve">ungodly</w:t>
      </w:r>
      <w:r>
        <w:rPr>
          <w:rStyle w:val="1111"/>
        </w:rPr>
        <w:t xml:space="preserve"> committed, and of all their hard speeches, which </w:t>
      </w:r>
      <w:r>
        <w:rPr>
          <w:rStyle w:val="1111"/>
        </w:rPr>
        <w:t xml:space="preserve">ungodly</w:t>
      </w:r>
      <w:r>
        <w:rPr>
          <w:rStyle w:val="1111"/>
        </w:rPr>
        <w:t xml:space="preserve"> sinners have spoken against him: This is in the general. But now he comes in the particular to shew who these are, these are (saith he) Murmurers: that's the very first. Would you know who are </w:t>
      </w:r>
      <w:r/>
    </w:p>
    <w:p>
      <w:pPr>
        <w:pStyle w:val="1132"/>
        <w:pBdr/>
        <w:spacing/>
        <w:ind/>
        <w:rPr/>
      </w:pPr>
      <w:r/>
      <w:bookmarkStart w:id="250" w:name="anchor-257"/>
      <w:r/>
      <w:bookmarkEnd w:id="250"/>
      <w:r>
        <w:rPr>
          <w:rStyle w:val="1111"/>
        </w:rPr>
        <w:t xml:space="preserve">Page</w:t>
      </w:r>
      <w:r>
        <w:rPr>
          <w:rStyle w:val="1111"/>
        </w:rPr>
        <w:t xml:space="preserve"> 121</w:t>
      </w:r>
      <w:r/>
    </w:p>
    <w:p>
      <w:pPr>
        <w:pStyle w:val="1132"/>
        <w:pBdr/>
        <w:spacing/>
        <w:ind/>
        <w:rPr/>
      </w:pPr>
      <w:r/>
      <w:bookmarkStart w:id="251" w:name="anchor-258"/>
      <w:r/>
      <w:bookmarkEnd w:id="251"/>
      <w:r>
        <w:rPr>
          <w:rStyle w:val="1111"/>
        </w:rPr>
        <w:t xml:space="preserve">ungodly men, that God when he comes with ten thousand of Angels shall come to punish for all their ungodly de</w:t>
      </w:r>
      <w:r>
        <w:rPr>
          <w:rStyle w:val="1111"/>
        </w:rPr>
        <w:t xml:space="preserve">eds that they do, and those that speak ungodly things against them; These ungodly ones are murmurers, murmurers in the Scripture are put in the fore front of ungodly one, it's a most dreadfull Scripture, that the Lord when he speaks of ungodly ones puts </w:t>
      </w:r>
      <w:r>
        <w:rPr>
          <w:rStyle w:val="1111"/>
        </w:rPr>
        <w:t xml:space="preserve">murmurers in the very fore-front of all, you had need look to your spirits, you may see that this murmuring, which is the vice contrary to this Contentment is not so small a matter as you think, you think you are not so ungodly as others, because you do n</w:t>
      </w:r>
      <w:r>
        <w:rPr>
          <w:rStyle w:val="1111"/>
        </w:rPr>
        <w:t xml:space="preserve">ot swear and drink as others do, but you may be ungodly in murmuring, it's true there is no sin but some seeds and remainers of it are in those that are godly, but when they are under the power of this sin of murmuring, it doth convince them to be ungodly,</w:t>
      </w:r>
      <w:r>
        <w:rPr>
          <w:rStyle w:val="1111"/>
        </w:rPr>
        <w:t xml:space="preserve"> as well as if they were under the power of drunkennesse, or whordom, or any other sin, God will look upon you as ungodly for this sin as well as for any sin whatsoever. This one Scripture should make the heart shake at the thought of the sin of murmuring.</w:t>
      </w:r>
      <w:r/>
    </w:p>
    <w:p>
      <w:pPr>
        <w:pStyle w:val="1132"/>
        <w:pBdr/>
        <w:spacing/>
        <w:ind/>
        <w:rPr/>
      </w:pPr>
      <w:r/>
      <w:bookmarkStart w:id="252" w:name="W122-122-article_2"/>
      <w:r/>
      <w:bookmarkEnd w:id="252"/>
      <w:r>
        <w:rPr>
          <w:rStyle w:val="1111"/>
        </w:rPr>
        <w:t xml:space="preserve">Thirdly, As it's made a brand of ungodly men, so you shal find in Scripture </w:t>
      </w:r>
      <w:r>
        <w:rPr>
          <w:rStyle w:val="1111"/>
        </w:rPr>
        <w:t xml:space="preserve">that God accounts it rebellion,</w:t>
      </w:r>
      <w:r>
        <w:rPr>
          <w:rStyle w:val="1111"/>
        </w:rPr>
        <w:t xml:space="preserve"> that is contrary to the worship that there was in contentednesse: that's worshiping of G</w:t>
      </w:r>
      <w:r>
        <w:rPr>
          <w:rStyle w:val="1111"/>
        </w:rPr>
        <w:t xml:space="preserve">od, crouching to God and falling down before him, even as a dog that would crouch when you hould a staffe over him, but a murmuring heart it's a rebellious heart, and that you shall find if you compare two Scriptures together, they are both in the book of </w:t>
      </w:r>
      <w:r>
        <w:rPr>
          <w:rStyle w:val="1111"/>
        </w:rPr>
        <w:t xml:space="preserve">Numb.</w:t>
      </w:r>
      <w:r>
        <w:rPr>
          <w:rStyle w:val="1111"/>
        </w:rPr>
        <w:t xml:space="preserve"> 16.41. </w:t>
      </w:r>
      <w:r>
        <w:rPr>
          <w:rStyle w:val="1111"/>
        </w:rPr>
        <w:t xml:space="preserve">But on the morrow</w:t>
      </w:r>
      <w:r>
        <w:rPr>
          <w:rStyle w:val="1111"/>
        </w:rPr>
        <w:t xml:space="preserve"> (saith the text) </w:t>
      </w:r>
      <w:r>
        <w:rPr>
          <w:rStyle w:val="1111"/>
        </w:rPr>
        <w:t xml:space="preserve">all the congregation of the Children of Israel murmured against</w:t>
      </w:r>
      <w:r>
        <w:rPr>
          <w:rStyle w:val="1111"/>
        </w:rPr>
        <w:t xml:space="preserve"> Moses </w:t>
      </w:r>
      <w:r>
        <w:rPr>
          <w:rStyle w:val="1111"/>
        </w:rPr>
        <w:t xml:space="preserve">and against</w:t>
      </w:r>
      <w:r>
        <w:rPr>
          <w:rStyle w:val="1111"/>
        </w:rPr>
        <w:t xml:space="preserve"> Aaron, </w:t>
      </w:r>
      <w:r>
        <w:rPr>
          <w:rStyle w:val="1111"/>
        </w:rPr>
        <w:t xml:space="preserve">saying, Ye have killed the people of the Lord.</w:t>
      </w:r>
      <w:r>
        <w:rPr>
          <w:rStyle w:val="1111"/>
        </w:rPr>
        <w:t xml:space="preserve"> They all murmured, now compare this with the Chap. 17. &amp; vers. 10. </w:t>
      </w:r>
      <w:r>
        <w:rPr>
          <w:rStyle w:val="1111"/>
        </w:rPr>
        <w:t xml:space="preserve">And the Lord said unto</w:t>
      </w:r>
      <w:r>
        <w:rPr>
          <w:rStyle w:val="1111"/>
        </w:rPr>
        <w:t xml:space="preserve"> Moses, </w:t>
      </w:r>
      <w:r>
        <w:rPr>
          <w:rStyle w:val="1111"/>
        </w:rPr>
        <w:t xml:space="preserve">Bring</w:t>
      </w:r>
      <w:r>
        <w:rPr>
          <w:rStyle w:val="1111"/>
        </w:rPr>
        <w:t xml:space="preserve"> Aarons </w:t>
      </w:r>
      <w:r>
        <w:rPr>
          <w:rStyle w:val="1111"/>
        </w:rPr>
        <w:t xml:space="preserve">rod again, before the testimony to be kept for a token against the Rebels.</w:t>
      </w:r>
      <w:r>
        <w:rPr>
          <w:rStyle w:val="1111"/>
        </w:rPr>
        <w:t xml:space="preserve"> In the 16. Chap. they murmured against </w:t>
      </w:r>
      <w:r>
        <w:rPr>
          <w:rStyle w:val="1111"/>
        </w:rPr>
        <w:t xml:space="preserve">Moses</w:t>
      </w:r>
      <w:r>
        <w:rPr>
          <w:rStyle w:val="1111"/>
        </w:rPr>
        <w:t xml:space="preserve"> and </w:t>
      </w:r>
      <w:r>
        <w:rPr>
          <w:rStyle w:val="1111"/>
        </w:rPr>
        <w:t xml:space="preserve">Aaron,</w:t>
      </w:r>
      <w:r>
        <w:rPr>
          <w:rStyle w:val="1111"/>
        </w:rPr>
        <w:t xml:space="preserve"> and in the 17. Chap. bring the rod of </w:t>
      </w:r>
      <w:r>
        <w:rPr>
          <w:rStyle w:val="1111"/>
        </w:rPr>
        <w:t xml:space="preserve">Aaron</w:t>
      </w:r>
      <w:r>
        <w:rPr>
          <w:rStyle w:val="1111"/>
        </w:rPr>
        <w:t xml:space="preserve"> again, before the testimony, for a token against the </w:t>
      </w:r>
      <w:r>
        <w:rPr>
          <w:rStyle w:val="1111"/>
        </w:rPr>
        <w:t xml:space="preserve">Rebels.</w:t>
      </w:r>
      <w:r>
        <w:rPr>
          <w:rStyle w:val="1111"/>
        </w:rPr>
        <w:t xml:space="preserve"> So that to be a murmurer, and to be a Rebel you see in Scripture phrase is all one, It is a rebellion against God: as it is the beginning of rebellion and sedition in a kingdom when the people are discontent, </w:t>
      </w:r>
      <w:r/>
    </w:p>
    <w:p>
      <w:pPr>
        <w:pStyle w:val="1132"/>
        <w:pBdr/>
        <w:spacing/>
        <w:ind/>
        <w:rPr/>
      </w:pPr>
      <w:r/>
      <w:bookmarkStart w:id="252" w:name="anchor-259"/>
      <w:r/>
      <w:bookmarkEnd w:id="252"/>
      <w:r>
        <w:rPr>
          <w:rStyle w:val="1111"/>
        </w:rPr>
        <w:t xml:space="preserve">Page</w:t>
      </w:r>
      <w:r>
        <w:rPr>
          <w:rStyle w:val="1111"/>
        </w:rPr>
        <w:t xml:space="preserve"> 122</w:t>
      </w:r>
      <w:r/>
    </w:p>
    <w:p>
      <w:pPr>
        <w:pStyle w:val="1132"/>
        <w:pBdr/>
        <w:spacing/>
        <w:ind/>
        <w:rPr/>
      </w:pPr>
      <w:r/>
      <w:bookmarkStart w:id="253" w:name="anchor-260"/>
      <w:r/>
      <w:bookmarkEnd w:id="253"/>
      <w:r>
        <w:rPr>
          <w:rStyle w:val="1111"/>
        </w:rPr>
        <w:t xml:space="preserve">and when discontentment comes it grows to murmuring, and you can go into no house almost but there is murmuring when men are discontent</w:t>
      </w:r>
      <w:r>
        <w:rPr>
          <w:rStyle w:val="1111"/>
        </w:rPr>
        <w:t xml:space="preserve">, so that within a little while it breaks forth into sedition or rebellion. Murmuring it's but as the smoke of the fire, there is first a smoke and smother before the flame breaks forth, and so before open rebellion in a kingdom there is first a smoke of m</w:t>
      </w:r>
      <w:r>
        <w:rPr>
          <w:rStyle w:val="1111"/>
        </w:rPr>
        <w:t xml:space="preserve">urmuring, and then it breaks forth into open rebellion; but because it hath rebellion in the seeds of it therefore it is accounted before the Lord to be rebellion. Wilt thou be a Rebel against God? When thou feelest thy heart discontented and murmuring aga</w:t>
      </w:r>
      <w:r>
        <w:rPr>
          <w:rStyle w:val="1111"/>
        </w:rPr>
        <w:t xml:space="preserve">inst the dispensations of God towards thee, thou shouldest check thy heart thus, Oh thou wretched heart, what wilt thou be a Rebel against God? wilt thou rise in a way of Rebellion against the infinite God? yet thus thou hast done, charge thy heart with th</w:t>
      </w:r>
      <w:r>
        <w:rPr>
          <w:rStyle w:val="1111"/>
        </w:rPr>
        <w:t xml:space="preserve">is sin of rebellion, you that are guilty of this sin of murmuring you are this day by the Lord charged as being guilty of Rebellion against him, and God expects that when you go home you should humble your souls before him for this sin, that you should ch</w:t>
      </w:r>
      <w:r>
        <w:rPr>
          <w:rStyle w:val="1111"/>
        </w:rPr>
        <w:t xml:space="preserve">arge your souls for being guilty of rebellion against God, many of you may say, I never thought that I had been a Rebel against God before, I thought that I had many infirmities, but now I see the Scripture speaks of sin in another manner than men do, th</w:t>
      </w:r>
      <w:r>
        <w:rPr>
          <w:rStyle w:val="1111"/>
        </w:rPr>
        <w:t xml:space="preserve">e Scripture makes men (though but murmurers) to be Rebels against God, Oh this rebellious heart that I have against the Lord that hath manifested it's self in this way of murmuring against the Lord? That's a Third particular in the evil of discontentment.</w:t>
      </w:r>
      <w:r/>
    </w:p>
    <w:p>
      <w:pPr>
        <w:pStyle w:val="1132"/>
        <w:pBdr/>
        <w:spacing/>
        <w:ind/>
        <w:rPr/>
      </w:pPr>
      <w:r/>
      <w:bookmarkStart w:id="254" w:name="W123-123-article_2"/>
      <w:r/>
      <w:bookmarkEnd w:id="254"/>
      <w:r>
        <w:rPr>
          <w:rStyle w:val="1111"/>
        </w:rPr>
        <w:t xml:space="preserve">A Fourth particular in the evil of Discontentment, </w:t>
      </w:r>
      <w:r>
        <w:rPr>
          <w:rStyle w:val="1111"/>
        </w:rPr>
        <w:t xml:space="preserve">it is a wickedness that is exeeeding contrary to Grace, and especially contrary to the work of God, in bringing of the soul home to himself</w:t>
      </w:r>
      <w:r>
        <w:rPr>
          <w:rStyle w:val="1111"/>
        </w:rPr>
        <w:t xml:space="preserve">; I know no distemper more opposite and contrary to the work of God in conversion of a sinner, than this is.</w:t>
      </w:r>
      <w:r/>
    </w:p>
    <w:p>
      <w:pPr>
        <w:pStyle w:val="1132"/>
        <w:pBdr/>
        <w:spacing/>
        <w:ind/>
        <w:rPr/>
      </w:pPr>
      <w:r/>
      <w:bookmarkStart w:id="254" w:name="W123-123-article_3"/>
      <w:r/>
      <w:bookmarkEnd w:id="254"/>
      <w:r>
        <w:rPr>
          <w:rStyle w:val="1111"/>
        </w:rPr>
        <w:t xml:space="preserve">Quest.</w:t>
      </w:r>
      <w:r>
        <w:rPr>
          <w:rStyle w:val="1111"/>
        </w:rPr>
        <w:t xml:space="preserve"> What's the work of God when he brings a sinner home to himself?</w:t>
      </w:r>
      <w:r/>
    </w:p>
    <w:p>
      <w:pPr>
        <w:pStyle w:val="1132"/>
        <w:pBdr/>
        <w:spacing/>
        <w:ind/>
        <w:rPr/>
      </w:pPr>
      <w:r/>
      <w:bookmarkStart w:id="254" w:name="W123-123-article_4"/>
      <w:r/>
      <w:bookmarkEnd w:id="254"/>
      <w:r>
        <w:rPr>
          <w:rStyle w:val="1111"/>
        </w:rPr>
        <w:t xml:space="preserve">Answ.</w:t>
      </w:r>
      <w:r>
        <w:rPr>
          <w:rStyle w:val="1111"/>
        </w:rPr>
        <w:t xml:space="preserve"> The usual way is for God to make the soul to see and be sensible of the dreadful evil that there is in sin, and the great breach that sin hath made between God and it, for certainly </w:t>
      </w:r>
      <w:r/>
    </w:p>
    <w:p>
      <w:pPr>
        <w:pStyle w:val="1132"/>
        <w:pBdr/>
        <w:spacing/>
        <w:ind/>
        <w:rPr/>
      </w:pPr>
      <w:r/>
      <w:bookmarkStart w:id="254" w:name="anchor-261"/>
      <w:r/>
      <w:bookmarkEnd w:id="254"/>
      <w:r>
        <w:rPr>
          <w:rStyle w:val="1111"/>
        </w:rPr>
        <w:t xml:space="preserve">Page</w:t>
      </w:r>
      <w:r>
        <w:rPr>
          <w:rStyle w:val="1111"/>
        </w:rPr>
        <w:t xml:space="preserve"> 123</w:t>
      </w:r>
      <w:r/>
    </w:p>
    <w:p>
      <w:pPr>
        <w:pStyle w:val="1132"/>
        <w:pBdr/>
        <w:spacing/>
        <w:ind/>
        <w:rPr/>
      </w:pPr>
      <w:r/>
      <w:bookmarkStart w:id="255" w:name="anchor-262"/>
      <w:r/>
      <w:bookmarkEnd w:id="255"/>
      <w:r>
        <w:rPr>
          <w:rStyle w:val="1111"/>
        </w:rPr>
        <w:t xml:space="preserve">Jesus Christ can never be known in his beauty</w:t>
      </w:r>
      <w:r>
        <w:rPr>
          <w:rStyle w:val="1111"/>
        </w:rPr>
        <w:t xml:space="preserve"> and excellency till the soule know that. I do not speak what secret work of the Holy-Ghost there may be in the soul, but before the soul can actually apply Jesus Christ to its self, it is impossible but it must come to know the evil of sin, and the exce</w:t>
      </w:r>
      <w:r>
        <w:rPr>
          <w:rStyle w:val="1111"/>
        </w:rPr>
        <w:t xml:space="preserve">llency of Jesus Christ: there may be a seed of faith put into the soul, but the soul must first know Christ, and know sin, and be made sensible of it. Now how contrary is this sin of murmuring to any such work of God; hath God made me see the dreadful ev</w:t>
      </w:r>
      <w:r>
        <w:rPr>
          <w:rStyle w:val="1111"/>
        </w:rPr>
        <w:t xml:space="preserve">il of sin, and made my soul to be sensible of the evil of sin as the greatest burden? how can I then be so much troubled for every little affliction? certainly if I saw what the evill of sin were, that sight would swallow up all other evils, and if I were</w:t>
      </w:r>
      <w:r>
        <w:rPr>
          <w:rStyle w:val="1111"/>
        </w:rPr>
        <w:t xml:space="preserve"> burdened with the evil of sin, it would swallow up all other burdens; what am I now murmuring against Gods hand (saith such a soul) when as a while ago the Lord made me see my self to be a damned wretch, and apprehend it as a wonder that I am not in Hell?</w:t>
      </w:r>
      <w:r/>
    </w:p>
    <w:p>
      <w:pPr>
        <w:pStyle w:val="1132"/>
        <w:pBdr/>
        <w:spacing/>
        <w:ind/>
        <w:rPr/>
      </w:pPr>
      <w:r/>
      <w:bookmarkStart w:id="256" w:name="W124-124-article_2"/>
      <w:r/>
      <w:bookmarkEnd w:id="256"/>
      <w:r>
        <w:rPr>
          <w:rStyle w:val="1111"/>
        </w:rPr>
        <w:t xml:space="preserve">2. Yea, it's mighty contrary to the sight of the infinit excellency and glory of Jesus Christ, and of the things of the Gospel. Wh</w:t>
      </w:r>
      <w:r>
        <w:rPr>
          <w:rStyle w:val="1111"/>
        </w:rPr>
        <w:t xml:space="preserve">at am I that soul that the Lord hath discovered such infinit excellency of Jesus Christ to? and yet shall I think such a little affliction to be so grievous to me, when I have had the sight of such glory in Christ that is more worth than ten thousand worl</w:t>
      </w:r>
      <w:r>
        <w:rPr>
          <w:rStyle w:val="1111"/>
        </w:rPr>
        <w:t xml:space="preserve">ds? (for so will a true convert say) Oh! the Lord at such a time hath given me that fight of Christ that I would not be without for ten thousand thousand worlds; but hath God given thee that, and wilt thou be discontent for a trifle in comparison to that?</w:t>
      </w:r>
      <w:r/>
    </w:p>
    <w:p>
      <w:pPr>
        <w:pStyle w:val="1132"/>
        <w:pBdr/>
        <w:spacing/>
        <w:ind/>
        <w:rPr/>
      </w:pPr>
      <w:r/>
      <w:bookmarkStart w:id="256" w:name="W124-124-article_3"/>
      <w:r/>
      <w:bookmarkEnd w:id="256"/>
      <w:r>
        <w:rPr>
          <w:rStyle w:val="1111"/>
        </w:rPr>
        <w:t xml:space="preserve">3. A Third work when God brings the soul home to himself it is, </w:t>
      </w:r>
      <w:r>
        <w:rPr>
          <w:rStyle w:val="1111"/>
        </w:rPr>
        <w:t xml:space="preserve">By taking the heart off from the Creature, the disingaging the heart from all Creature-comforts:</w:t>
      </w:r>
      <w:r>
        <w:rPr>
          <w:rStyle w:val="1111"/>
        </w:rPr>
        <w:t xml:space="preserve"> that's the Third work ordinarily that the soul may perceive of its sel</w:t>
      </w:r>
      <w:r>
        <w:rPr>
          <w:rStyle w:val="1111"/>
        </w:rPr>
        <w:t xml:space="preserve">fe. It's true, Gods work may be altogether in the seeds in him, but in the several actings of the soul in turning to God it may perceive these things in it; the disingagement of the heart from the Creature, that's the calling off the soul from the world, </w:t>
      </w:r>
      <w:r>
        <w:rPr>
          <w:rStyle w:val="1111"/>
        </w:rPr>
        <w:t xml:space="preserve">Whom the Lord hath called he hath justified</w:t>
      </w:r>
      <w:r>
        <w:rPr>
          <w:rStyle w:val="1111"/>
        </w:rPr>
        <w:t xml:space="preserve">: what's the calling of the </w:t>
      </w:r>
      <w:r/>
    </w:p>
    <w:p>
      <w:pPr>
        <w:pStyle w:val="1132"/>
        <w:pBdr/>
        <w:spacing/>
        <w:ind/>
        <w:rPr/>
      </w:pPr>
      <w:r/>
      <w:bookmarkStart w:id="256" w:name="anchor-263"/>
      <w:r/>
      <w:bookmarkEnd w:id="256"/>
      <w:r>
        <w:rPr>
          <w:rStyle w:val="1111"/>
        </w:rPr>
        <w:t xml:space="preserve">Page</w:t>
      </w:r>
      <w:r>
        <w:rPr>
          <w:rStyle w:val="1111"/>
        </w:rPr>
        <w:t xml:space="preserve"> 124</w:t>
      </w:r>
      <w:r/>
    </w:p>
    <w:p>
      <w:pPr>
        <w:pStyle w:val="1132"/>
        <w:pBdr/>
        <w:spacing/>
        <w:ind/>
        <w:rPr/>
      </w:pPr>
      <w:r/>
      <w:bookmarkStart w:id="257" w:name="anchor-264"/>
      <w:r/>
      <w:bookmarkEnd w:id="257"/>
      <w:r>
        <w:rPr>
          <w:rStyle w:val="1111"/>
        </w:rPr>
        <w:t xml:space="preserve">soul but this, the soul that was before seeking for Contentment in the worl</w:t>
      </w:r>
      <w:r>
        <w:rPr>
          <w:rStyle w:val="1111"/>
        </w:rPr>
        <w:t xml:space="preserve">d, and cleaving to the Creature, now the Lord calls the soul out of the world, and saith, Oh soul, thy happinesse is not here, thy rest is not here, thy happinesse is else-where, and thy heart must be loosned from all these things that are here below in th</w:t>
      </w:r>
      <w:r>
        <w:rPr>
          <w:rStyle w:val="1111"/>
        </w:rPr>
        <w:t xml:space="preserve">e world; and this is the work of God in the soul to disingage the heart from the Creature, and how contrary is a murmuring heart to such a thing; a thing that is glued to another you cannot take off, but you must rend it, so it's a sign thy heart is glued </w:t>
      </w:r>
      <w:r>
        <w:rPr>
          <w:rStyle w:val="1111"/>
        </w:rPr>
        <w:t xml:space="preserve">to the world, that when God would take thee off, thy heart rends, if God by an affliction should come to take any thing in the world from thee, if thou canst part from it with ease without rending, it's a sign then that thy heart is not glued to the world.</w:t>
      </w:r>
      <w:r/>
    </w:p>
    <w:p>
      <w:pPr>
        <w:pStyle w:val="1132"/>
        <w:pBdr/>
        <w:spacing/>
        <w:ind/>
        <w:rPr/>
      </w:pPr>
      <w:r/>
      <w:bookmarkStart w:id="258" w:name="W125-125-article_2"/>
      <w:r/>
      <w:bookmarkEnd w:id="258"/>
      <w:r>
        <w:rPr>
          <w:rStyle w:val="1111"/>
        </w:rPr>
        <w:t xml:space="preserve">4. A Fourth work of God in the converting of a sinner, is this, </w:t>
      </w:r>
      <w:r>
        <w:rPr>
          <w:rStyle w:val="1111"/>
        </w:rPr>
        <w:t xml:space="preserve">The casting of the soul upon Jesus Christ for all its good:</w:t>
      </w:r>
      <w:r>
        <w:rPr>
          <w:rStyle w:val="1111"/>
        </w:rPr>
        <w:t xml:space="preserve"> I see Jesus Christ in the Gospel the F</w:t>
      </w:r>
      <w:r>
        <w:rPr>
          <w:rStyle w:val="1111"/>
        </w:rPr>
        <w:t xml:space="preserve">ountain of all good, and God out of free Grace tendering him to me for life, and for salvation, and now my soul casts its self, rouls it self upon the infinit Grace of God in Christ for al good; now hast thou done so? hath God converted thee, and drawn the</w:t>
      </w:r>
      <w:r>
        <w:rPr>
          <w:rStyle w:val="1111"/>
        </w:rPr>
        <w:t xml:space="preserve">e to his Son to cast thy soul upon him for all thy good, and yet thou discontented for the want of some little matter in a creature-comfort? art thou he that hath cast thy soul upon Jesus Christ for all good? as he saith in another case, Is this thy faith?</w:t>
      </w:r>
      <w:r/>
    </w:p>
    <w:p>
      <w:pPr>
        <w:pStyle w:val="1132"/>
        <w:pBdr/>
        <w:spacing/>
        <w:ind/>
        <w:rPr/>
      </w:pPr>
      <w:r/>
      <w:bookmarkStart w:id="258" w:name="W125-125-article_3"/>
      <w:r/>
      <w:bookmarkEnd w:id="258"/>
      <w:r>
        <w:rPr>
          <w:rStyle w:val="1111"/>
        </w:rPr>
        <w:t xml:space="preserve">5. </w:t>
      </w:r>
      <w:r>
        <w:rPr>
          <w:rStyle w:val="1111"/>
        </w:rPr>
        <w:t xml:space="preserve">The Soul is subdued to God</w:t>
      </w:r>
      <w:r>
        <w:rPr>
          <w:rStyle w:val="1111"/>
        </w:rPr>
        <w:t xml:space="preserve">; and then it comes to receive Jesus Christ as a King, t</w:t>
      </w:r>
      <w:r>
        <w:rPr>
          <w:rStyle w:val="1111"/>
        </w:rPr>
        <w:t xml:space="preserve">o rule, to order and dispose of him how he pleases, and so the heart is subdued unto God. Now how opposite is a murmuring discontented heart to a heart subdued to Jesus Christ as a King, and receiving him as a Lord to rule and dispose of him as he pleases.</w:t>
      </w:r>
      <w:r/>
    </w:p>
    <w:p>
      <w:pPr>
        <w:pStyle w:val="1132"/>
        <w:pBdr/>
        <w:spacing/>
        <w:ind/>
        <w:rPr/>
      </w:pPr>
      <w:r/>
      <w:bookmarkStart w:id="258" w:name="W125-125-article_4"/>
      <w:r/>
      <w:bookmarkEnd w:id="258"/>
      <w:r>
        <w:rPr>
          <w:rStyle w:val="1111"/>
        </w:rPr>
        <w:t xml:space="preserve">6. There is in the work of thy turning to God the giving up of thy self to God in an everlasting Covenant? as thou takest Christ the Head of the Covenant to be thine, so thou givest up</w:t>
      </w:r>
      <w:r>
        <w:rPr>
          <w:rStyle w:val="1111"/>
        </w:rPr>
        <w:t xml:space="preserve"> thy self to Christ; In the work of Conversion there is the resignation of the Soul wholly to God in an everlasting Covenant to be his; hast thou ever surrendred up thy self to God in an everlasting Covenant? then certainly this thy fretting, murmuring </w:t>
      </w:r>
      <w:r/>
    </w:p>
    <w:p>
      <w:pPr>
        <w:pStyle w:val="1132"/>
        <w:pBdr/>
        <w:spacing/>
        <w:ind/>
        <w:rPr/>
      </w:pPr>
      <w:r/>
      <w:bookmarkStart w:id="258" w:name="anchor-265"/>
      <w:r/>
      <w:bookmarkEnd w:id="258"/>
      <w:r>
        <w:rPr>
          <w:rStyle w:val="1111"/>
        </w:rPr>
        <w:t xml:space="preserve">Page</w:t>
      </w:r>
      <w:r>
        <w:rPr>
          <w:rStyle w:val="1111"/>
        </w:rPr>
        <w:t xml:space="preserve"> 125</w:t>
      </w:r>
      <w:r/>
    </w:p>
    <w:p>
      <w:pPr>
        <w:pStyle w:val="1132"/>
        <w:pBdr/>
        <w:spacing/>
        <w:ind/>
        <w:rPr/>
      </w:pPr>
      <w:r/>
      <w:bookmarkStart w:id="259" w:name="anchor-266"/>
      <w:r/>
      <w:bookmarkEnd w:id="259"/>
      <w:r>
        <w:rPr>
          <w:rStyle w:val="1111"/>
        </w:rPr>
        <w:t xml:space="preserve">heart is mighty opposite to it, certainly thou forgettest this Covenant of thine, and the Resignation of thy self up to God, it would be of marvellous help to you to humble your So</w:t>
      </w:r>
      <w:r>
        <w:rPr>
          <w:rStyle w:val="1111"/>
        </w:rPr>
        <w:t xml:space="preserve">uls when you are in a murmuring condition; if you could but obtain so much liberty of your own spirits as to look back to see what the work of God was in converting you, there is nothing would prevail more than to think of that. I am now in a murmuring dis</w:t>
      </w:r>
      <w:r>
        <w:rPr>
          <w:rStyle w:val="1111"/>
        </w:rPr>
        <w:t xml:space="preserve">contented way, but how did I feel my soul working when God did turn my Soul to himself? Oh how opposite is this to that work, and how unseeming? Oh what shame and confusion would come upon the spirits of men and women, if they could but compare the work o</w:t>
      </w:r>
      <w:r>
        <w:rPr>
          <w:rStyle w:val="1111"/>
        </w:rPr>
        <w:t xml:space="preserve">f corruption in their murmuring and discontent, with the work of God that was upon their Souls in conversion, now we should labour to keep the work of God upon our Souls that was at our Conversion; for Conversion must not be only at one instant at first: </w:t>
      </w:r>
      <w:r>
        <w:rPr>
          <w:rStyle w:val="1111"/>
        </w:rPr>
        <w:t xml:space="preserve">men are deceived in this, if they think their Conversion is finished meerly at first, thou must be in a way of conversion to God all the daies of thy life, and therefore Christ saith to his Disciples, except ye be converted and become as little children: </w:t>
      </w:r>
      <w:r>
        <w:rPr>
          <w:rStyle w:val="1111"/>
        </w:rPr>
        <w:t xml:space="preserve">Ye be Converted,</w:t>
      </w:r>
      <w:r>
        <w:rPr>
          <w:rStyle w:val="1111"/>
        </w:rPr>
        <w:t xml:space="preserve"> why, were they not converted before? Yes they were converted, but they were still to continue the work of Conversion all the daies of their lives, and what work of God there is at the first Conversion it is to abide afterwards. As thus, alwaies the</w:t>
      </w:r>
      <w:r>
        <w:rPr>
          <w:rStyle w:val="1111"/>
        </w:rPr>
        <w:t xml:space="preserve">re must abide some sight and sense of sin, it may be not in the way which you had, which was rather a preparation than any thing else, but the sight and sense of sin it is to continue still, that is, you are still to be sensible of the burden of sin as it </w:t>
      </w:r>
      <w:r>
        <w:rPr>
          <w:rStyle w:val="1111"/>
        </w:rPr>
        <w:t xml:space="preserve">is against the Holinesse, and Goodnesse, and Mercy of God unto thee, and the sight of the excellency of Jesus Christ is to continue, and thy calling out of the Creature: and thy casting of thy Soul upon Christ, and thy receiving Christ as a King, still re</w:t>
      </w:r>
      <w:r>
        <w:rPr>
          <w:rStyle w:val="1111"/>
        </w:rPr>
        <w:t xml:space="preserve">ceive him day by day, and the subduing of thy heart, and the surrendring of thy selfe up to God in a way of Covenant; now if this were but daily continued there would be no space nor time for murmuring to work upon thy heart: that's the Fourth Particular.</w:t>
      </w:r>
      <w:r/>
    </w:p>
    <w:p>
      <w:pPr>
        <w:pStyle w:val="1132"/>
        <w:pBdr/>
        <w:spacing/>
        <w:ind/>
        <w:rPr/>
      </w:pPr>
      <w:r/>
      <w:bookmarkStart w:id="260" w:name="W126-126-article_2"/>
      <w:r/>
      <w:bookmarkEnd w:id="260"/>
      <w:r>
        <w:rPr>
          <w:rStyle w:val="1111"/>
        </w:rPr>
        <w:t xml:space="preserve">The Fift thing in the evil of discontentment, </w:t>
      </w:r>
      <w:r>
        <w:rPr>
          <w:rStyle w:val="1111"/>
        </w:rPr>
        <w:t xml:space="preserve">Murmuring </w:t>
      </w:r>
      <w:r/>
    </w:p>
    <w:p>
      <w:pPr>
        <w:pStyle w:val="1132"/>
        <w:pBdr/>
        <w:spacing/>
        <w:ind/>
        <w:rPr/>
      </w:pPr>
      <w:r/>
      <w:bookmarkStart w:id="260" w:name="anchor-267"/>
      <w:r/>
      <w:bookmarkEnd w:id="260"/>
      <w:r>
        <w:rPr>
          <w:rStyle w:val="1111"/>
        </w:rPr>
        <w:t xml:space="preserve">Page</w:t>
      </w:r>
      <w:r>
        <w:rPr>
          <w:rStyle w:val="1111"/>
        </w:rPr>
        <w:t xml:space="preserve"> 126</w:t>
      </w:r>
      <w:r/>
    </w:p>
    <w:p>
      <w:pPr>
        <w:pStyle w:val="1132"/>
        <w:pBdr/>
        <w:spacing/>
        <w:ind/>
        <w:rPr/>
      </w:pPr>
      <w:r/>
      <w:bookmarkStart w:id="261" w:name="anchor-268"/>
      <w:r/>
      <w:bookmarkEnd w:id="261"/>
      <w:r>
        <w:rPr>
          <w:rStyle w:val="1111"/>
        </w:rPr>
        <w:t xml:space="preserve">and discontentment is exceedingly below a Christian</w:t>
      </w:r>
      <w:r>
        <w:rPr>
          <w:rStyle w:val="1111"/>
        </w:rPr>
        <w:t xml:space="preserve">; Oh! it is too mean and base a distemper for a Christian to give place to it. Now it's below a Christian in many respects.</w:t>
      </w:r>
      <w:r/>
    </w:p>
    <w:p>
      <w:pPr>
        <w:pStyle w:val="1132"/>
        <w:pBdr/>
        <w:spacing/>
        <w:ind/>
        <w:rPr/>
      </w:pPr>
      <w:r/>
      <w:bookmarkStart w:id="262" w:name="W127-127-article_2"/>
      <w:r/>
      <w:bookmarkEnd w:id="262"/>
      <w:r>
        <w:rPr>
          <w:rStyle w:val="1111"/>
        </w:rPr>
        <w:t xml:space="preserve">1 How below the relation of a Christian? The relation in which thou standest. With what relation (you will say?)</w:t>
      </w:r>
      <w:r/>
    </w:p>
    <w:p>
      <w:pPr>
        <w:pStyle w:val="1132"/>
        <w:pBdr/>
        <w:spacing/>
        <w:ind/>
        <w:rPr/>
      </w:pPr>
      <w:r/>
      <w:bookmarkStart w:id="262" w:name="W127-127-article_3"/>
      <w:r/>
      <w:bookmarkEnd w:id="262"/>
      <w:r>
        <w:rPr>
          <w:rStyle w:val="1111"/>
        </w:rPr>
        <w:t xml:space="preserve">First, The relation thou standest in to God: Do'st not thou call God thy father? and do'st not thou stand in relation to him as a child? what? thou murmer? In 2 </w:t>
      </w:r>
      <w:r>
        <w:rPr>
          <w:rStyle w:val="1111"/>
        </w:rPr>
        <w:t xml:space="preserve">Sam.</w:t>
      </w:r>
      <w:r>
        <w:rPr>
          <w:rStyle w:val="1111"/>
        </w:rPr>
        <w:t xml:space="preserve"> 13.4. it's a speech of </w:t>
      </w:r>
      <w:r>
        <w:rPr>
          <w:rStyle w:val="1111"/>
        </w:rPr>
        <w:t xml:space="preserve">Jonadab</w:t>
      </w:r>
      <w:r>
        <w:rPr>
          <w:rStyle w:val="1111"/>
        </w:rPr>
        <w:t xml:space="preserve"> to </w:t>
      </w:r>
      <w:r>
        <w:rPr>
          <w:rStyle w:val="1111"/>
        </w:rPr>
        <w:t xml:space="preserve">Amnon, Why art thou, being the Kings Son, lean from day to day, wilt thou not tell me?</w:t>
      </w:r>
      <w:r>
        <w:rPr>
          <w:rStyle w:val="1111"/>
        </w:rPr>
        <w:t xml:space="preserve"> and so he told him; (but that was for a wicked cause) he perceived that his spirit was troubled, for otherwise he was of a fat and plump temper of body, but because of trouble of spirit he was even pin'd away why? what's the matter? thou that stande</w:t>
      </w:r>
      <w:r>
        <w:rPr>
          <w:rStyle w:val="1111"/>
        </w:rPr>
        <w:t xml:space="preserve">st in this relation to the King and yet any thing should trouble thy heart, (that's his meaning) is there any thing that should disquiet thy heart, and yet standest in such a relation to the King, the King's Son? So I may say to a Christian, Art thou the K</w:t>
      </w:r>
      <w:r>
        <w:rPr>
          <w:rStyle w:val="1111"/>
        </w:rPr>
        <w:t xml:space="preserve">ing's Son, the Son, the Daughter of the King of Heaven, and yet so disquieted and troubled, and vext at every little thing that falls out? as if a King's Son should cry out, he is undone for losing a bable, what an unworthy thing were this: So doest thou, </w:t>
      </w:r>
      <w:r>
        <w:rPr>
          <w:rStyle w:val="1111"/>
        </w:rPr>
        <w:t xml:space="preserve">thou criest out as if thou wert undon, and yet a Kings Son, thou that standest in such relation to God, as unto a father, thou doest dishonour thy father in this; as if so be either he had not wisdom, or not power, or not mercy enough to provide for thee.</w:t>
      </w:r>
      <w:r/>
    </w:p>
    <w:p>
      <w:pPr>
        <w:pStyle w:val="1132"/>
        <w:pBdr/>
        <w:spacing/>
        <w:ind/>
        <w:rPr/>
      </w:pPr>
      <w:r/>
      <w:bookmarkStart w:id="262" w:name="W127-127-article_4"/>
      <w:r/>
      <w:bookmarkEnd w:id="262"/>
      <w:r>
        <w:rPr>
          <w:rStyle w:val="1111"/>
        </w:rPr>
        <w:t xml:space="preserve">2. </w:t>
      </w:r>
      <w:r>
        <w:rPr>
          <w:rStyle w:val="1111"/>
        </w:rPr>
        <w:t xml:space="preserve">The relation that thou standest in to Jesus Christ, thou art the spouse of Christ</w:t>
      </w:r>
      <w:r>
        <w:rPr>
          <w:rStyle w:val="1111"/>
        </w:rPr>
        <w:t xml:space="preserve">: what! one married to Jesus Christ &amp; yet troubled and discontented? hast thou not enough in him; doth not Christ say to his spouse, as </w:t>
      </w:r>
      <w:r>
        <w:rPr>
          <w:rStyle w:val="1111"/>
        </w:rPr>
        <w:t xml:space="preserve">Elkanah</w:t>
      </w:r>
      <w:r>
        <w:rPr>
          <w:rStyle w:val="1111"/>
        </w:rPr>
        <w:t xml:space="preserve"> said to </w:t>
      </w:r>
      <w:r>
        <w:rPr>
          <w:rStyle w:val="1111"/>
        </w:rPr>
        <w:t xml:space="preserve">Hannah,</w:t>
      </w:r>
      <w:r>
        <w:rPr>
          <w:rStyle w:val="1111"/>
        </w:rPr>
        <w:t xml:space="preserve"> (1 </w:t>
      </w:r>
      <w:r>
        <w:rPr>
          <w:rStyle w:val="1111"/>
        </w:rPr>
        <w:t xml:space="preserve">Sam.</w:t>
      </w:r>
      <w:r>
        <w:rPr>
          <w:rStyle w:val="1111"/>
        </w:rPr>
        <w:t xml:space="preserve"> 1.8.) </w:t>
      </w:r>
      <w:r>
        <w:rPr>
          <w:rStyle w:val="1111"/>
        </w:rPr>
        <w:t xml:space="preserve">Am not I better to thee than ten sons?</w:t>
      </w:r>
      <w:r>
        <w:rPr>
          <w:rStyle w:val="1111"/>
        </w:rPr>
        <w:t xml:space="preserve"> So doth not Christ thy husband say to thee, Am not I better to thee than thousands of riches and comforts? such comforts as thou mu</w:t>
      </w:r>
      <w:r>
        <w:rPr>
          <w:rStyle w:val="1111"/>
        </w:rPr>
        <w:t xml:space="preserve">rmurest for want of; hath not God given thee his Son? and will he not with him give thee all things? hath the love of God bin to thee to give thee his Son in way of marriage? why art thou discontented and murmuring? consider thy relation to Jesus Christ, </w:t>
      </w:r>
      <w:r/>
    </w:p>
    <w:p>
      <w:pPr>
        <w:pStyle w:val="1132"/>
        <w:pBdr/>
        <w:spacing/>
        <w:ind/>
        <w:rPr/>
      </w:pPr>
      <w:r/>
      <w:bookmarkStart w:id="262" w:name="anchor-269"/>
      <w:r/>
      <w:bookmarkEnd w:id="262"/>
      <w:r>
        <w:rPr>
          <w:rStyle w:val="1111"/>
        </w:rPr>
        <w:t xml:space="preserve">Page</w:t>
      </w:r>
      <w:r>
        <w:rPr>
          <w:rStyle w:val="1111"/>
        </w:rPr>
        <w:t xml:space="preserve"> 127</w:t>
      </w:r>
      <w:r/>
    </w:p>
    <w:p>
      <w:pPr>
        <w:pStyle w:val="1132"/>
        <w:pBdr/>
        <w:spacing/>
        <w:ind/>
        <w:rPr/>
      </w:pPr>
      <w:r/>
      <w:bookmarkStart w:id="263" w:name="anchor-270"/>
      <w:r/>
      <w:bookmarkEnd w:id="263"/>
      <w:r>
        <w:rPr>
          <w:rStyle w:val="1111"/>
        </w:rPr>
        <w:t xml:space="preserve">as thou art a spouse and married to him, his person is thine, and so all the riches of Jesus Christ is thine, as the riches of a husband are the wives</w:t>
      </w:r>
      <w:r>
        <w:rPr>
          <w:rStyle w:val="1111"/>
        </w:rPr>
        <w:t xml:space="preserve">, and though there are some husbands so vile as the wives may be forced to sue for maintainance; certainly Jesus Christ will never deny maintainance to his spouse, it's a dishonour for a husband to have the wife go whining up-and down; what, thou art mach</w:t>
      </w:r>
      <w:r>
        <w:rPr>
          <w:rStyle w:val="1111"/>
        </w:rPr>
        <w:t xml:space="preserve">t with Christ &amp; art his spouse, and wilt thou murmur now and be discontented in thy spirit? You shall observe among those that are newly matched, when there is discontent between the wife and the husband, their friends will shake their heads and say, they </w:t>
      </w:r>
      <w:r>
        <w:rPr>
          <w:rStyle w:val="1111"/>
        </w:rPr>
        <w:t xml:space="preserve">do not meet with that that they did expect, ye see ever since they were married together how the man looks, and the woman looks, they are not so chearly as they were wont to be, surely (say they) it is like to prove an ill match. But it's not so here, it </w:t>
      </w:r>
      <w:r>
        <w:rPr>
          <w:rStyle w:val="1111"/>
        </w:rPr>
        <w:t xml:space="preserve">shall not be so between thee and Christ: Oh Jesus Christ doth not love to see his spouse to have a lowring countenance: no man loves to see discontentment in the face of his wife, surely Christ doth not love to see discontentment in the face of his spouse.</w:t>
      </w:r>
      <w:r/>
    </w:p>
    <w:p>
      <w:pPr>
        <w:pStyle w:val="1132"/>
        <w:pBdr/>
        <w:spacing/>
        <w:ind/>
        <w:rPr/>
      </w:pPr>
      <w:r/>
      <w:bookmarkStart w:id="264" w:name="W128-128-article_2"/>
      <w:r/>
      <w:bookmarkEnd w:id="264"/>
      <w:r>
        <w:rPr>
          <w:rStyle w:val="1111"/>
        </w:rPr>
        <w:t xml:space="preserve">3 </w:t>
      </w:r>
      <w:r>
        <w:rPr>
          <w:rStyle w:val="1111"/>
        </w:rPr>
        <w:t xml:space="preserve">Thou standest in relation to Christ</w:t>
      </w:r>
      <w:r>
        <w:rPr>
          <w:rStyle w:val="1111"/>
        </w:rPr>
        <w:t xml:space="preserve"> not only as a spouse, but as </w:t>
      </w:r>
      <w:r>
        <w:rPr>
          <w:rStyle w:val="1111"/>
        </w:rPr>
        <w:t xml:space="preserve">a member, Thou art bone of his bone, and flesh of his flesh</w:t>
      </w:r>
      <w:r>
        <w:rPr>
          <w:rStyle w:val="1111"/>
        </w:rPr>
        <w:t xml:space="preserve">; and to have a member of Jesus Christ to be in such a condition, it's exceeding unworthy.</w:t>
      </w:r>
      <w:r/>
    </w:p>
    <w:p>
      <w:pPr>
        <w:pStyle w:val="1132"/>
        <w:pBdr/>
        <w:spacing/>
        <w:ind/>
        <w:rPr/>
      </w:pPr>
      <w:r/>
      <w:bookmarkStart w:id="264" w:name="W128-128-article_3"/>
      <w:r/>
      <w:bookmarkEnd w:id="264"/>
      <w:r>
        <w:rPr>
          <w:rStyle w:val="1111"/>
        </w:rPr>
        <w:t xml:space="preserve">4. </w:t>
      </w:r>
      <w:r>
        <w:rPr>
          <w:rStyle w:val="1111"/>
        </w:rPr>
        <w:t xml:space="preserve">He is thy Elder brother likewise, and so thou art a Co heir with him.</w:t>
      </w:r>
      <w:r/>
    </w:p>
    <w:p>
      <w:pPr>
        <w:pStyle w:val="1132"/>
        <w:pBdr/>
        <w:spacing/>
        <w:ind/>
        <w:rPr/>
      </w:pPr>
      <w:r/>
      <w:bookmarkStart w:id="264" w:name="W128-128-article_4"/>
      <w:r/>
      <w:bookmarkEnd w:id="264"/>
      <w:r>
        <w:rPr>
          <w:rStyle w:val="1111"/>
        </w:rPr>
        <w:t xml:space="preserve">5 </w:t>
      </w:r>
      <w:r>
        <w:rPr>
          <w:rStyle w:val="1111"/>
        </w:rPr>
        <w:t xml:space="preserve">The relation that thou standest in to the Spirit of God,</w:t>
      </w:r>
      <w:r>
        <w:rPr>
          <w:rStyle w:val="1111"/>
        </w:rPr>
        <w:t xml:space="preserve"> thou art the Temple of the holy Ghost, the holy Gh</w:t>
      </w:r>
      <w:r>
        <w:rPr>
          <w:rStyle w:val="1111"/>
        </w:rPr>
        <w:t xml:space="preserve">ost is thy Comforter, it is he that is appointed to convey all comfort from the Father and the Son, to the Souls of his people. And art thou the Temple of the holy Ghost, and doth he dwell in thee, and yet for all that thou murmur for every little matter.</w:t>
      </w:r>
      <w:r/>
    </w:p>
    <w:p>
      <w:pPr>
        <w:pStyle w:val="1132"/>
        <w:pBdr/>
        <w:spacing/>
        <w:ind/>
        <w:rPr/>
      </w:pPr>
      <w:r/>
      <w:bookmarkStart w:id="264" w:name="W128-128-article_5"/>
      <w:r/>
      <w:bookmarkEnd w:id="264"/>
      <w:r>
        <w:rPr>
          <w:rStyle w:val="1111"/>
        </w:rPr>
        <w:t xml:space="preserve">6 </w:t>
      </w:r>
      <w:r>
        <w:rPr>
          <w:rStyle w:val="1111"/>
        </w:rPr>
        <w:t xml:space="preserve">The relation that thou standest in to the Angels, thou art made one body with them:</w:t>
      </w:r>
      <w:r>
        <w:rPr>
          <w:rStyle w:val="1111"/>
        </w:rPr>
        <w:t xml:space="preserve"> for so Christ hath joyned principalities and powers with his Church, they are Ministring Spirits for good to his people, to supply what they need, and thou, and they are joyned together, and Christ is the head of you and Angels.</w:t>
      </w:r>
      <w:r/>
    </w:p>
    <w:p>
      <w:pPr>
        <w:pStyle w:val="1132"/>
        <w:pBdr/>
        <w:spacing/>
        <w:ind/>
        <w:rPr/>
      </w:pPr>
      <w:r/>
      <w:bookmarkStart w:id="264" w:name="W128-128-article_6"/>
      <w:r/>
      <w:bookmarkEnd w:id="264"/>
      <w:r>
        <w:rPr>
          <w:rStyle w:val="1111"/>
        </w:rPr>
        <w:t xml:space="preserve">7 </w:t>
      </w:r>
      <w:r>
        <w:rPr>
          <w:rStyle w:val="1111"/>
        </w:rPr>
        <w:t xml:space="preserve">The relation that you stand in to the Saints, you are of the same body with them,</w:t>
      </w:r>
      <w:r>
        <w:rPr>
          <w:rStyle w:val="1111"/>
        </w:rPr>
        <w:t xml:space="preserve"> they and you make up but one mystical body </w:t>
      </w:r>
      <w:r/>
    </w:p>
    <w:p>
      <w:pPr>
        <w:pStyle w:val="1132"/>
        <w:pBdr/>
        <w:spacing/>
        <w:ind/>
        <w:rPr/>
      </w:pPr>
      <w:r/>
      <w:bookmarkStart w:id="264" w:name="anchor-271"/>
      <w:r/>
      <w:bookmarkEnd w:id="264"/>
      <w:r>
        <w:rPr>
          <w:rStyle w:val="1111"/>
        </w:rPr>
        <w:t xml:space="preserve">Page</w:t>
      </w:r>
      <w:r>
        <w:rPr>
          <w:rStyle w:val="1111"/>
        </w:rPr>
        <w:t xml:space="preserve"> 128</w:t>
      </w:r>
      <w:r/>
    </w:p>
    <w:p>
      <w:pPr>
        <w:pStyle w:val="1132"/>
        <w:pBdr/>
        <w:spacing/>
        <w:ind/>
        <w:rPr/>
      </w:pPr>
      <w:r/>
      <w:bookmarkStart w:id="265" w:name="anchor-272"/>
      <w:r/>
      <w:bookmarkEnd w:id="265"/>
      <w:r>
        <w:rPr>
          <w:rStyle w:val="1111"/>
        </w:rPr>
        <w:t xml:space="preserve">with Jesus Christ, and if they be happy you must needs be happy; Oh how beneath a Christian is a murmuring Spirit if he considers his relations in which he stands.</w:t>
      </w:r>
      <w:r/>
    </w:p>
    <w:p>
      <w:pPr>
        <w:pStyle w:val="1132"/>
        <w:pBdr/>
        <w:spacing/>
        <w:ind/>
        <w:rPr/>
      </w:pPr>
      <w:r/>
      <w:bookmarkStart w:id="266" w:name="W129-129-article_2"/>
      <w:r/>
      <w:bookmarkEnd w:id="266"/>
      <w:r>
        <w:rPr>
          <w:rStyle w:val="1111"/>
        </w:rPr>
        <w:t xml:space="preserve">Secondly, A Christian should consider, </w:t>
      </w:r>
      <w:r>
        <w:rPr>
          <w:rStyle w:val="1111"/>
        </w:rPr>
        <w:t xml:space="preserve">That murmuring and discontentednesse is below the high dignities that God hath put upon him:</w:t>
      </w:r>
      <w:r>
        <w:rPr>
          <w:rStyle w:val="1111"/>
        </w:rPr>
        <w:t xml:space="preserve"> Do but consider th</w:t>
      </w:r>
      <w:r>
        <w:rPr>
          <w:rStyle w:val="1111"/>
        </w:rPr>
        <w:t xml:space="preserve">e high dignitie that God hath put upon thee; the meanest Christian in the world is a lord of heaven and earth; he hath made us Kings unto himselfe, Kings unto God, not Kings unto men to rule over them, and yet I say every Christian is lord of heaven and ea</w:t>
      </w:r>
      <w:r>
        <w:rPr>
          <w:rStyle w:val="1111"/>
        </w:rPr>
        <w:t xml:space="preserve">rth, yea of life and death. That is, as Christ he is Lord of all, so he hath made those that are his members to be lords of all, all are yours saith the Apostle, even life and death, every thing is yours. It's a very strange expression that death should be</w:t>
      </w:r>
      <w:r>
        <w:rPr>
          <w:rStyle w:val="1111"/>
        </w:rPr>
        <w:t xml:space="preserve"> theirs, death is yours, that is, you are as it were lords over it, you have that that shall make death to be your servant, your slave, even death it's self, your greatest enemies are turned to be your slaves; faith makes a Christian to be as lord over all</w:t>
      </w:r>
      <w:r>
        <w:rPr>
          <w:rStyle w:val="1111"/>
        </w:rPr>
        <w:t xml:space="preserve">, to be lifted up in excellency above all creatures that ever God made except the Angels, yea and in some respect above them, I say the poorest Christian that lives is raised to an estate above all the creatures in the world except Angels, yea and above </w:t>
      </w:r>
      <w:r>
        <w:rPr>
          <w:rStyle w:val="1111"/>
        </w:rPr>
        <w:t xml:space="preserve">them in divers respects too, and yet discontented, that thou who wert as a firebrand of hell, and might have been scorching and yelling and roring there to all eternity, yet that God should raise thee to have a higher excellency in thee than there is in </w:t>
      </w:r>
      <w:r>
        <w:rPr>
          <w:rStyle w:val="1111"/>
        </w:rPr>
        <w:t xml:space="preserve">all the works of creation that ever he made except Angels, and other Christians that are in thy condition, yea and thou art neerer the Divine Nature than the Angels, because thy nature is joyned in an hypostatical union to the Divine Nature, and in that </w:t>
      </w:r>
      <w:r>
        <w:rPr>
          <w:rStyle w:val="1111"/>
        </w:rPr>
        <w:t xml:space="preserve">respect thy nature is more honoured than the nature of the Angels. And the death of Christ is thine, he died for thee and not for the Angels, and therefore thou art like to be raised above the Angels in divers respects: yea thou that art in such an esta</w:t>
      </w:r>
      <w:r>
        <w:rPr>
          <w:rStyle w:val="1111"/>
        </w:rPr>
        <w:t xml:space="preserve">te as this is, thou that art set apart to the end that God might manifest to all eternity what the infinite power of a Deity is able to raise a creature too; for that's the condition of a Saint, a Beleever, his condition is such as he is set apart to the </w:t>
      </w:r>
      <w:r/>
    </w:p>
    <w:p>
      <w:pPr>
        <w:pStyle w:val="1132"/>
        <w:pBdr/>
        <w:spacing/>
        <w:ind/>
        <w:rPr/>
      </w:pPr>
      <w:r/>
      <w:bookmarkStart w:id="266" w:name="anchor-273"/>
      <w:r/>
      <w:bookmarkEnd w:id="266"/>
      <w:r>
        <w:rPr>
          <w:rStyle w:val="1111"/>
        </w:rPr>
        <w:t xml:space="preserve">Page</w:t>
      </w:r>
      <w:r>
        <w:rPr>
          <w:rStyle w:val="1111"/>
        </w:rPr>
        <w:t xml:space="preserve"> 129</w:t>
      </w:r>
      <w:r/>
    </w:p>
    <w:p>
      <w:pPr>
        <w:pStyle w:val="1132"/>
        <w:pBdr/>
        <w:spacing/>
        <w:ind/>
        <w:rPr/>
      </w:pPr>
      <w:r/>
      <w:bookmarkStart w:id="267" w:name="anchor-274"/>
      <w:r/>
      <w:bookmarkEnd w:id="267"/>
      <w:r>
        <w:rPr>
          <w:rStyle w:val="1111"/>
        </w:rPr>
        <w:t xml:space="preserve">end that God might manifest to all eternity what his infinite power is able to do to make the creature happy; art thou in such a condition? Oh! how low and beneath this condition is a murmuring and discontented heart for want of some out</w:t>
      </w:r>
      <w:r>
        <w:rPr>
          <w:rStyle w:val="1111"/>
        </w:rPr>
        <w:t xml:space="preserve">ward comforts here in this world: How unseemly is it that thou shouldest be a slave to every crosse, that every affliction shal be able to say to thy soul, bow down to us: We accounted that a great slavery, when men would say to our souls, bow down: As th</w:t>
      </w:r>
      <w:r>
        <w:rPr>
          <w:rStyle w:val="1111"/>
        </w:rPr>
        <w:t xml:space="preserve">e cruel Prelats were wont to do in imposing things upon mens consciences, they did in effect say, let your consciences, your souls bow down to us, that we may tread upon them; that is the greatest slavery in the world, that one man should say to another, l</w:t>
      </w:r>
      <w:r>
        <w:rPr>
          <w:rStyle w:val="1111"/>
        </w:rPr>
        <w:t xml:space="preserve">et your consciences, your souls bow down that we may tread upon them; but wilt thou suffer every affliction to say, bow down that we may tread upon thee? truly it's so, when thy heart is overcome with murmuring and discontent: Know that those afflictions w</w:t>
      </w:r>
      <w:r>
        <w:rPr>
          <w:rStyle w:val="1111"/>
        </w:rPr>
        <w:t xml:space="preserve">hich have caused thee to murmur, have said to thee, bow down that we may tread upon thee; nay, not afflictions, but the very Devil doth prevail against you in this: Oh! how beneath is this to the happy estate that God hath raised a Christian unto! What! th</w:t>
      </w:r>
      <w:r>
        <w:rPr>
          <w:rStyle w:val="1111"/>
        </w:rPr>
        <w:t xml:space="preserve">e son of a King, shal he have every base fellow to come and bid him bow down that he may tread upon his neck? thus doest thou in every affliction: the affliction, the cross, and trouble that doth befal thee, saith bow down that we come and tread upon thee.</w:t>
      </w:r>
      <w:r/>
    </w:p>
    <w:p>
      <w:pPr>
        <w:pStyle w:val="1132"/>
        <w:pBdr/>
        <w:spacing/>
        <w:ind/>
        <w:rPr/>
      </w:pPr>
      <w:r/>
      <w:bookmarkStart w:id="268" w:name="W130-130-article_2"/>
      <w:r/>
      <w:bookmarkEnd w:id="268"/>
      <w:r>
        <w:rPr>
          <w:rStyle w:val="1111"/>
        </w:rPr>
        <w:t xml:space="preserve">Thirdly, </w:t>
      </w:r>
      <w:r>
        <w:rPr>
          <w:rStyle w:val="1111"/>
        </w:rPr>
        <w:t xml:space="preserve">Murmuring it's below the Spirit of a Christian.</w:t>
      </w:r>
      <w:r>
        <w:rPr>
          <w:rStyle w:val="1111"/>
        </w:rPr>
        <w:t xml:space="preserve"> Below his Spiri</w:t>
      </w:r>
      <w:r>
        <w:rPr>
          <w:rStyle w:val="1111"/>
        </w:rPr>
        <w:t xml:space="preserve">t, the Spirit of every Christian should be like the Spirit of his Father; every father loves to see his spirit in his child, loves to see his image, not the image of his body only, to say, here's a child for all the world like the father, but he hath the </w:t>
      </w:r>
      <w:r>
        <w:rPr>
          <w:rStyle w:val="1111"/>
        </w:rPr>
        <w:t xml:space="preserve">spirit of his father too: a father that is a man of spirit, loves to see his spirit in his child, rather than the feature of his body; Oh the Lord that is our Father, loves to see his Spirit in us: Great men love to see great spirits in their Children, an</w:t>
      </w:r>
      <w:r>
        <w:rPr>
          <w:rStyle w:val="1111"/>
        </w:rPr>
        <w:t xml:space="preserve">d the great God loves to see a great Spirit in his Children; we are one Spirit with God, and with Christ, and one Spirit with the Holy-Ghost, therefore we should have a Spirit that might manifest the glory of the Father, Son, &amp; holy-Ghost in our Spirits; </w:t>
      </w:r>
      <w:r/>
    </w:p>
    <w:p>
      <w:pPr>
        <w:pStyle w:val="1132"/>
        <w:pBdr/>
        <w:spacing/>
        <w:ind/>
        <w:rPr/>
      </w:pPr>
      <w:r/>
      <w:bookmarkStart w:id="268" w:name="anchor-275"/>
      <w:r/>
      <w:bookmarkEnd w:id="268"/>
      <w:r>
        <w:rPr>
          <w:rStyle w:val="1111"/>
        </w:rPr>
        <w:t xml:space="preserve">Page</w:t>
      </w:r>
      <w:r>
        <w:rPr>
          <w:rStyle w:val="1111"/>
        </w:rPr>
        <w:t xml:space="preserve"> 130</w:t>
      </w:r>
      <w:r/>
    </w:p>
    <w:p>
      <w:pPr>
        <w:pStyle w:val="1132"/>
        <w:pBdr/>
        <w:spacing/>
        <w:ind/>
        <w:rPr/>
      </w:pPr>
      <w:r/>
      <w:bookmarkStart w:id="269" w:name="anchor-276"/>
      <w:r/>
      <w:bookmarkEnd w:id="269"/>
      <w:r>
        <w:rPr>
          <w:rStyle w:val="1111"/>
        </w:rPr>
        <w:t xml:space="preserve">that's the spirit of a Christian indeed. The spirit of a Christian should be a lyon-like Spirit, as Jesus Christ is the Lyon of the Tribe of </w:t>
      </w:r>
      <w:r>
        <w:rPr>
          <w:rStyle w:val="1111"/>
        </w:rPr>
        <w:t xml:space="preserve">Judah,</w:t>
      </w:r>
      <w:r>
        <w:rPr>
          <w:rStyle w:val="1111"/>
        </w:rPr>
        <w:t xml:space="preserve"> (so he is cal'd) so we should manifest somewhat of the Lyon-like Spirit of Jesus Christ; he manifested his Lyon-like Spirit in passing through all afflictions</w:t>
      </w:r>
      <w:r>
        <w:rPr>
          <w:rStyle w:val="1111"/>
        </w:rPr>
        <w:t xml:space="preserve"> and troubles whatsoever without any murmuring against God: When he came to drink that bitter cup, and even the dregs of it, he prayed to God (indeed) that if it were possible it might passe from him, but presently, not my will, but thy will be done: As so</w:t>
      </w:r>
      <w:r>
        <w:rPr>
          <w:rStyle w:val="1111"/>
        </w:rPr>
        <w:t xml:space="preserve">on as ever he did mention the passing of the cup from him, (though it were the most dreadful cup that ever was drunk since the world began, yet at the mentioning of it) not my will, but thy will be done; here Christ shewed a Lyon-like Spirit in going throu</w:t>
      </w:r>
      <w:r>
        <w:rPr>
          <w:rStyle w:val="1111"/>
        </w:rPr>
        <w:t xml:space="preserve">gh all kind of afflictions whatsoever with out any murmuring against God in them: now a murmuring spirit is a base dejected spirit, crosse and contrary to the Spirit of a Christian, and it's very base. I remember that the Heathens accounted it very base, </w:t>
      </w:r>
      <w:r>
        <w:rPr>
          <w:rStyle w:val="1111"/>
        </w:rPr>
        <w:t xml:space="preserve">Plutarch</w:t>
      </w:r>
      <w:r>
        <w:rPr>
          <w:rStyle w:val="1111"/>
        </w:rPr>
        <w:t xml:space="preserve"> doth report of a certain people that did use to manifest their disdain to men that were overmuch dejected by any affliction, they did condem</w:t>
      </w:r>
      <w:r>
        <w:rPr>
          <w:rStyle w:val="1111"/>
        </w:rPr>
        <w:t xml:space="preserve">n them to this punishment, to wear womens cloaths all their daies, or such a space of time at least they should go in womans cloaths in token of shame and disgrace to them because they had such effeminate spirits, they thought it against a manlike spirit</w:t>
      </w:r>
      <w:r>
        <w:rPr>
          <w:rStyle w:val="1111"/>
        </w:rPr>
        <w:t xml:space="preserve">, and therefore seeing they did un-man themselves they should go as women, now shall they account it an unmanlike spirit, to be overmuch dejected in afflictions; and shall not a Christian account it an unchristian-like spirit to be overmuch dejected by a</w:t>
      </w:r>
      <w:r>
        <w:rPr>
          <w:rStyle w:val="1111"/>
        </w:rPr>
        <w:t xml:space="preserve">ny affliction whatsoever? I remember another compares murmuring spirits, to children when they are weaning, what a deal of stir have you with your children when you wean them, how froward and vexing are they? So when God would wean thee from some outward </w:t>
      </w:r>
      <w:r>
        <w:rPr>
          <w:rStyle w:val="1111"/>
        </w:rPr>
        <w:t xml:space="preserve">comforts in this world, Oh how fretting and discontented art thou! Children will not sleep themselves, nor let their mothers sleep when they are weaning; and so when God would wean us from the world, and we fret, vex, and murmur, this is a childish spirit.</w:t>
      </w:r>
      <w:r/>
    </w:p>
    <w:p>
      <w:pPr>
        <w:pStyle w:val="1132"/>
        <w:pBdr/>
        <w:spacing/>
        <w:ind/>
        <w:rPr/>
      </w:pPr>
      <w:r/>
      <w:bookmarkStart w:id="270" w:name="anchor-277"/>
      <w:r/>
      <w:bookmarkEnd w:id="270"/>
      <w:r>
        <w:rPr>
          <w:rStyle w:val="1111"/>
        </w:rPr>
        <w:t xml:space="preserve">Page</w:t>
      </w:r>
      <w:r>
        <w:rPr>
          <w:rStyle w:val="1111"/>
        </w:rPr>
        <w:t xml:space="preserve"> 131</w:t>
      </w:r>
      <w:r/>
    </w:p>
    <w:p>
      <w:pPr>
        <w:pStyle w:val="1132"/>
        <w:pBdr/>
        <w:spacing/>
        <w:ind/>
        <w:rPr/>
      </w:pPr>
      <w:r/>
      <w:bookmarkStart w:id="271" w:name="anchor-278"/>
      <w:r/>
      <w:bookmarkEnd w:id="271"/>
      <w:r>
        <w:rPr>
          <w:rStyle w:val="1111"/>
        </w:rPr>
        <w:t xml:space="preserve">Fourthly, </w:t>
      </w:r>
      <w:r>
        <w:rPr>
          <w:rStyle w:val="1111"/>
        </w:rPr>
        <w:t xml:space="preserve">It's below the profession of a Christian.</w:t>
      </w:r>
      <w:r>
        <w:rPr>
          <w:rStyle w:val="1111"/>
        </w:rPr>
        <w:t xml:space="preserve"> The profession of a Christian, what's that? A Christians profession is to be dead to the world, and to be alive to God, that's h</w:t>
      </w:r>
      <w:r>
        <w:rPr>
          <w:rStyle w:val="1111"/>
        </w:rPr>
        <w:t xml:space="preserve">is profession, to have his life to be hid with Christ in God, to satisfie himself in God; what is this thy profession? and yet if thou hast not every thing that thou wouldest have to murmur and be discontent, thou doest in that even deny thy profession.</w:t>
      </w:r>
      <w:r/>
    </w:p>
    <w:p>
      <w:pPr>
        <w:pStyle w:val="1132"/>
        <w:pBdr/>
        <w:spacing/>
        <w:ind/>
        <w:rPr/>
      </w:pPr>
      <w:r/>
      <w:bookmarkStart w:id="272" w:name="W132-132-article_2"/>
      <w:r/>
      <w:bookmarkEnd w:id="272"/>
      <w:r>
        <w:rPr>
          <w:rStyle w:val="1111"/>
        </w:rPr>
        <w:t xml:space="preserve">Fiftly, </w:t>
      </w:r>
      <w:r>
        <w:rPr>
          <w:rStyle w:val="1111"/>
        </w:rPr>
        <w:t xml:space="preserve">It is below that special Grace of faith.</w:t>
      </w:r>
      <w:r>
        <w:rPr>
          <w:rStyle w:val="1111"/>
        </w:rPr>
        <w:t xml:space="preserve"> Faith is th</w:t>
      </w:r>
      <w:r>
        <w:rPr>
          <w:rStyle w:val="1111"/>
        </w:rPr>
        <w:t xml:space="preserve">at that doth overcome the world, it is that that makes all the promises of God to be ours: Now when thou tookest upon thee the profession of Religion, did God ever promise thee that thou shouldest live at ease, and quiet, and have no trouble? I remember </w:t>
      </w:r>
      <w:r>
        <w:rPr>
          <w:rStyle w:val="1111"/>
        </w:rPr>
        <w:t xml:space="preserve">Austin</w:t>
      </w:r>
      <w:r>
        <w:rPr>
          <w:rStyle w:val="1111"/>
        </w:rPr>
        <w:t xml:space="preserve"> hath such an</w:t>
      </w:r>
      <w:r>
        <w:rPr>
          <w:rStyle w:val="1111"/>
        </w:rPr>
        <w:t xml:space="preserve"> expression, What is this thy faith? what did I ever promise thee, (saith he) that thou shouldest ever flourish in the world? art thou a Christian to that end? and is this thy faith? I never made any such promise to thee when thou tookest upon thee to be a</w:t>
      </w:r>
      <w:r>
        <w:rPr>
          <w:rStyle w:val="1111"/>
        </w:rPr>
        <w:t xml:space="preserve"> Christian: Oh it's mighty contrary to thy profession, thou hast never a promise for this, that thou shouldest not have such an affliction upon thee: And a Christian should live by his faith; it is said, that the just do live by faith; now thou shouldest </w:t>
      </w:r>
      <w:r>
        <w:rPr>
          <w:rStyle w:val="1111"/>
        </w:rPr>
        <w:t xml:space="preserve">not look after any other life but the life that thou hast by faith; now thou hast no ground for thy faith, to beleeve that thou shouldest be delivered out of such an affliction; and then, why shouldest thou account it such a great evil to be under such an </w:t>
      </w:r>
      <w:r>
        <w:rPr>
          <w:rStyle w:val="1111"/>
        </w:rPr>
        <w:t xml:space="preserve">affliction? Certainly that good that we have in the ground for our faith, it is enough to content our hearts here, and to all eternity: A Christian should be satisfied with that that God hath made to be the object of his faith, the object of his faith is h</w:t>
      </w:r>
      <w:r>
        <w:rPr>
          <w:rStyle w:val="1111"/>
        </w:rPr>
        <w:t xml:space="preserve">igh enough to satisfie his soul, were it capable of a thousand times more than it is: Now if thou mayest have the object of thy faith full, thou hast enough to content thy soul: And know that when thou art discontented for want of such and such comforts,</w:t>
      </w:r>
      <w:r>
        <w:rPr>
          <w:rStyle w:val="1111"/>
        </w:rPr>
        <w:t xml:space="preserve"> if thou wouldest but think thus, God did never promise me that I should have these Comforts, and at this time, and in such a way as I would have, but I am discontented because I have not these which God did never yet promise me, and therefore I sin much </w:t>
      </w:r>
      <w:r/>
    </w:p>
    <w:p>
      <w:pPr>
        <w:pStyle w:val="1132"/>
        <w:pBdr/>
        <w:spacing/>
        <w:ind/>
        <w:rPr/>
      </w:pPr>
      <w:r/>
      <w:bookmarkStart w:id="272" w:name="anchor-279"/>
      <w:r/>
      <w:bookmarkEnd w:id="272"/>
      <w:r>
        <w:rPr>
          <w:rStyle w:val="1111"/>
        </w:rPr>
        <w:t xml:space="preserve">Page</w:t>
      </w:r>
      <w:r>
        <w:rPr>
          <w:rStyle w:val="1111"/>
        </w:rPr>
        <w:t xml:space="preserve"> 132</w:t>
      </w:r>
      <w:r/>
    </w:p>
    <w:p>
      <w:pPr>
        <w:pStyle w:val="1132"/>
        <w:pBdr/>
        <w:spacing/>
        <w:ind/>
        <w:rPr/>
      </w:pPr>
      <w:r/>
      <w:bookmarkStart w:id="273" w:name="anchor-280"/>
      <w:r/>
      <w:bookmarkEnd w:id="273"/>
      <w:r>
        <w:rPr>
          <w:rStyle w:val="1111"/>
        </w:rPr>
        <w:t xml:space="preserve">against the Gospel, and against the grace of faith.</w:t>
      </w:r>
      <w:r/>
    </w:p>
    <w:p>
      <w:pPr>
        <w:pStyle w:val="1132"/>
        <w:pBdr/>
        <w:spacing/>
        <w:ind/>
        <w:rPr/>
      </w:pPr>
      <w:r/>
      <w:bookmarkStart w:id="274" w:name="W133-133-article_2"/>
      <w:r/>
      <w:bookmarkEnd w:id="274"/>
      <w:r>
        <w:rPr>
          <w:rStyle w:val="1111"/>
        </w:rPr>
        <w:t xml:space="preserve">There is yet another thing, It's below the hopes of Christians: Oh! the most glorious things that the Saints hope for.</w:t>
      </w:r>
      <w:r/>
    </w:p>
    <w:p>
      <w:pPr>
        <w:pStyle w:val="1132"/>
        <w:pBdr/>
        <w:spacing/>
        <w:ind/>
        <w:rPr/>
      </w:pPr>
      <w:r/>
      <w:bookmarkStart w:id="274" w:name="W133-133-article_3"/>
      <w:r/>
      <w:bookmarkEnd w:id="274"/>
      <w:r>
        <w:rPr>
          <w:rStyle w:val="1111"/>
        </w:rPr>
        <w:t xml:space="preserve">And against the helps that Christians have, Christians have great helps that may help them against murmuring.</w:t>
      </w:r>
      <w:r/>
    </w:p>
    <w:p>
      <w:pPr>
        <w:pStyle w:val="1132"/>
        <w:pBdr/>
        <w:spacing/>
        <w:ind/>
        <w:rPr/>
      </w:pPr>
      <w:r/>
      <w:bookmarkStart w:id="274" w:name="W133-133-article_4"/>
      <w:r/>
      <w:bookmarkEnd w:id="274"/>
      <w:r>
        <w:rPr>
          <w:rStyle w:val="1111"/>
        </w:rPr>
        <w:t xml:space="preserve">And it is against that which God expects from Christians. God he expects other manner of things from them than this.</w:t>
      </w:r>
      <w:r/>
    </w:p>
    <w:p>
      <w:pPr>
        <w:pStyle w:val="1132"/>
        <w:pBdr/>
        <w:spacing/>
        <w:ind/>
        <w:rPr/>
      </w:pPr>
      <w:r/>
      <w:bookmarkStart w:id="274" w:name="W133-133-article_5"/>
      <w:r/>
      <w:bookmarkEnd w:id="274"/>
      <w:r>
        <w:rPr>
          <w:rStyle w:val="1111"/>
        </w:rPr>
        <w:t xml:space="preserve">Yea, and it is below that that God hath from other Christians. These things I shall open at another time.</w:t>
      </w:r>
      <w:r/>
    </w:p>
    <w:p>
      <w:pPr>
        <w:pStyle w:val="1141"/>
        <w:pBdr/>
        <w:spacing/>
        <w:ind/>
        <w:rPr/>
      </w:pPr>
      <w:r/>
      <w:bookmarkStart w:id="274" w:name="W133-133-article_6"/>
      <w:r/>
      <w:bookmarkEnd w:id="274"/>
      <w:r>
        <w:rPr>
          <w:rStyle w:val="1143"/>
        </w:rPr>
        <w:t xml:space="preserve">SERMON VIII.</w:t>
      </w:r>
      <w:r/>
    </w:p>
    <w:p>
      <w:pPr>
        <w:pStyle w:val="1138"/>
        <w:pBdr/>
        <w:spacing/>
        <w:ind/>
        <w:rPr/>
      </w:pPr>
      <w:r/>
      <w:bookmarkStart w:id="274" w:name="W133-133-article_7"/>
      <w:r/>
      <w:bookmarkEnd w:id="274"/>
      <w:r>
        <w:rPr>
          <w:rStyle w:val="1139"/>
        </w:rPr>
        <w:t xml:space="preserve">PHILIPPIANS. 4.1.</w:t>
      </w:r>
      <w:r/>
    </w:p>
    <w:p>
      <w:pPr>
        <w:pStyle w:val="1138"/>
        <w:pBdr/>
        <w:spacing/>
        <w:ind/>
        <w:rPr/>
      </w:pPr>
      <w:r/>
      <w:bookmarkStart w:id="274" w:name="W133-133-article_8"/>
      <w:r/>
      <w:bookmarkEnd w:id="274"/>
      <w:r>
        <w:rPr>
          <w:rStyle w:val="1139"/>
        </w:rPr>
        <w:t xml:space="preserve">For I have learned in whatsoever state I am, therewith to be content.</w:t>
      </w:r>
      <w:r/>
    </w:p>
    <w:p>
      <w:pPr>
        <w:pStyle w:val="1124"/>
        <w:pBdr/>
        <w:spacing/>
        <w:ind/>
        <w:rPr/>
      </w:pPr>
      <w:r/>
      <w:bookmarkStart w:id="274" w:name="anchor-281"/>
      <w:r/>
      <w:bookmarkEnd w:id="274"/>
      <w:r/>
      <w:hyperlink w:tooltip="#anchor-282" w:anchor="anchor-282" w:history="1">
        <w:r>
          <w:rPr>
            <w:rStyle w:val="1125"/>
          </w:rPr>
          <w:t xml:space="preserve">* 1.7</w:t>
        </w:r>
        <w:r>
          <w:rPr>
            <w:rStyle w:val="1111"/>
          </w:rPr>
          <w:t xml:space="preserve">I</w:t>
        </w:r>
        <w:r>
          <w:rPr>
            <w:rStyle w:val="1111"/>
          </w:rPr>
          <w:t xml:space="preserve"> Mentioned divers things the last day to set out the evil of discontent; I shall name Two or Three more.</w:t>
        </w:r>
      </w:hyperlink>
      <w:r/>
      <w:r/>
    </w:p>
    <w:p>
      <w:pPr>
        <w:pStyle w:val="1132"/>
        <w:pBdr/>
        <w:spacing/>
        <w:ind/>
        <w:rPr/>
      </w:pPr>
      <w:r/>
      <w:bookmarkStart w:id="275" w:name="W133-133-article_9"/>
      <w:r/>
      <w:bookmarkEnd w:id="275"/>
      <w:r>
        <w:rPr>
          <w:rStyle w:val="1111"/>
        </w:rPr>
        <w:t xml:space="preserve">Sixthly, It is below a Christian in this, </w:t>
      </w:r>
      <w:r>
        <w:rPr>
          <w:rStyle w:val="1111"/>
        </w:rPr>
        <w:t xml:space="preserve">Because it's below those helps that a Christian hath more than others have</w:t>
      </w:r>
      <w:r>
        <w:rPr>
          <w:rStyle w:val="1111"/>
        </w:rPr>
        <w:t xml:space="preserve">; they have the promises to help them that others have not; it's not so much to have a </w:t>
      </w:r>
      <w:r>
        <w:rPr>
          <w:rStyle w:val="1111"/>
        </w:rPr>
        <w:t xml:space="preserve">Nabal</w:t>
      </w:r>
      <w:r>
        <w:rPr>
          <w:rStyle w:val="1111"/>
        </w:rPr>
        <w:t xml:space="preserve"> have his heart sink, because he hath nothing but the creature to uphold him, but it's much for a Christian that hath promises and ordinances to uphold his spirit which others have not.</w:t>
      </w:r>
      <w:r/>
    </w:p>
    <w:p>
      <w:pPr>
        <w:pStyle w:val="1132"/>
        <w:pBdr/>
        <w:spacing/>
        <w:ind/>
        <w:rPr/>
      </w:pPr>
      <w:r/>
      <w:bookmarkStart w:id="275" w:name="W133-133-article_10"/>
      <w:r/>
      <w:bookmarkEnd w:id="275"/>
      <w:r>
        <w:rPr>
          <w:rStyle w:val="1111"/>
        </w:rPr>
        <w:t xml:space="preserve">Seventhly, </w:t>
      </w:r>
      <w:r>
        <w:rPr>
          <w:rStyle w:val="1111"/>
        </w:rPr>
        <w:t xml:space="preserve">It's below the expectation that God hath of Christians,</w:t>
      </w:r>
      <w:r>
        <w:rPr>
          <w:rStyle w:val="1111"/>
        </w:rPr>
        <w:t xml:space="preserve"> for God expects not only that they should be patient in afflictions, but that they should rejoyce and triumph in them: now </w:t>
      </w:r>
      <w:r/>
    </w:p>
    <w:p>
      <w:pPr>
        <w:pStyle w:val="1132"/>
        <w:pBdr/>
        <w:spacing/>
        <w:ind/>
        <w:rPr/>
      </w:pPr>
      <w:r/>
      <w:bookmarkStart w:id="275" w:name="anchor-283"/>
      <w:r/>
      <w:bookmarkEnd w:id="275"/>
      <w:r>
        <w:rPr>
          <w:rStyle w:val="1111"/>
        </w:rPr>
        <w:t xml:space="preserve">Page</w:t>
      </w:r>
      <w:r>
        <w:rPr>
          <w:rStyle w:val="1111"/>
        </w:rPr>
        <w:t xml:space="preserve"> 133</w:t>
      </w:r>
      <w:r/>
    </w:p>
    <w:p>
      <w:pPr>
        <w:pStyle w:val="1132"/>
        <w:pBdr/>
        <w:spacing/>
        <w:ind/>
        <w:rPr/>
      </w:pPr>
      <w:r/>
      <w:bookmarkStart w:id="276" w:name="anchor-284"/>
      <w:r/>
      <w:bookmarkEnd w:id="276"/>
      <w:r>
        <w:rPr>
          <w:rStyle w:val="1111"/>
        </w:rPr>
        <w:t xml:space="preserve">Christians, when God expects this from you, for you not so much as to have attained to contentednesse under afflictions, Oh this is beneath the expectation of God from you.</w:t>
      </w:r>
      <w:r/>
    </w:p>
    <w:p>
      <w:pPr>
        <w:pStyle w:val="1132"/>
        <w:pBdr/>
        <w:spacing/>
        <w:ind/>
        <w:rPr/>
      </w:pPr>
      <w:r/>
      <w:bookmarkStart w:id="277" w:name="W134-134-article_2"/>
      <w:r/>
      <w:bookmarkEnd w:id="277"/>
      <w:r>
        <w:rPr>
          <w:rStyle w:val="1111"/>
        </w:rPr>
        <w:t xml:space="preserve">Eightly, </w:t>
      </w:r>
      <w:r>
        <w:rPr>
          <w:rStyle w:val="1111"/>
        </w:rPr>
        <w:t xml:space="preserve">It is below that that God hath had from other Christians.</w:t>
      </w:r>
      <w:r>
        <w:rPr>
          <w:rStyle w:val="1111"/>
        </w:rPr>
        <w:t xml:space="preserve"> Others have not only bin contented with little crosses, but they have Triumphed under great afflictions, they have suffered the spoiling of their goods with joy, reade but the latter part of the 11. of the </w:t>
      </w:r>
      <w:r>
        <w:rPr>
          <w:rStyle w:val="1111"/>
        </w:rPr>
        <w:t xml:space="preserve">Hebrews,</w:t>
      </w:r>
      <w:r>
        <w:rPr>
          <w:rStyle w:val="1111"/>
        </w:rPr>
        <w:t xml:space="preserve"> and you shall find what great things God hath had from his people, and therefore not to be content with smaler crosses, this must needs be a great evil.</w:t>
      </w:r>
      <w:r/>
    </w:p>
    <w:p>
      <w:pPr>
        <w:pStyle w:val="1132"/>
        <w:pBdr/>
        <w:spacing/>
        <w:ind/>
        <w:rPr/>
      </w:pPr>
      <w:r/>
      <w:bookmarkStart w:id="277" w:name="W134-134-article_3"/>
      <w:r/>
      <w:bookmarkEnd w:id="277"/>
      <w:r>
        <w:rPr>
          <w:rStyle w:val="1111"/>
        </w:rPr>
        <w:t xml:space="preserve">The Sixth evil that there is in a murmuring spirit, is this, </w:t>
      </w:r>
      <w:r>
        <w:rPr>
          <w:rStyle w:val="1111"/>
        </w:rPr>
        <w:t xml:space="preserve">By murmuring you undo your prayers, for it is exceeding contrary to the prayers that you make unto God</w:t>
      </w:r>
      <w:r>
        <w:rPr>
          <w:rStyle w:val="1111"/>
        </w:rPr>
        <w:t xml:space="preserve">: When you come to prayer to God, you acknowledge his Sovereign</w:t>
      </w:r>
      <w:r>
        <w:rPr>
          <w:rStyle w:val="1111"/>
        </w:rPr>
        <w:t xml:space="preserve">ity over you, you come there to professe your selves to be at Gods dispose, what do you pray for except you acknowledge that you are at his dispose, except you will stand (as it were) at his dispose never come to petition to him, if you will come to petit</w:t>
      </w:r>
      <w:r>
        <w:rPr>
          <w:rStyle w:val="1111"/>
        </w:rPr>
        <w:t xml:space="preserve">ion him, and yet will be your own carver you go crosse to your prayers, to come as if you would beg your bread at your Fathers gates every day, and yet you must do what you list, this is the undoing of the prayers of a Christian. I remember I have read of </w:t>
      </w:r>
      <w:r>
        <w:rPr>
          <w:rStyle w:val="1111"/>
        </w:rPr>
        <w:t xml:space="preserve">Lattimer</w:t>
      </w:r>
      <w:r>
        <w:rPr>
          <w:rStyle w:val="1111"/>
        </w:rPr>
        <w:t xml:space="preserve"> that speaking concerning </w:t>
      </w:r>
      <w:r>
        <w:rPr>
          <w:rStyle w:val="1111"/>
        </w:rPr>
        <w:t xml:space="preserve">Peter</w:t>
      </w:r>
      <w:r>
        <w:rPr>
          <w:rStyle w:val="1111"/>
        </w:rPr>
        <w:t xml:space="preserve"> that denyed his master, (saith he) </w:t>
      </w:r>
      <w:r>
        <w:rPr>
          <w:rStyle w:val="1111"/>
        </w:rPr>
        <w:t xml:space="preserve">Peter</w:t>
      </w:r>
      <w:r>
        <w:rPr>
          <w:rStyle w:val="1111"/>
        </w:rPr>
        <w:t xml:space="preserve"> forgot his Pater-noster, for that was, </w:t>
      </w:r>
      <w:r>
        <w:rPr>
          <w:rStyle w:val="1111"/>
        </w:rPr>
        <w:t xml:space="preserve">hallowed be thy name,</w:t>
      </w:r>
      <w:r>
        <w:rPr>
          <w:rStyle w:val="1111"/>
        </w:rPr>
        <w:t xml:space="preserve"> and </w:t>
      </w:r>
      <w:r>
        <w:rPr>
          <w:rStyle w:val="1111"/>
        </w:rPr>
        <w:t xml:space="preserve">thy kingdom come</w:t>
      </w:r>
      <w:r>
        <w:rPr>
          <w:rStyle w:val="1111"/>
        </w:rPr>
        <w:t xml:space="preserve">: S</w:t>
      </w:r>
      <w:r>
        <w:rPr>
          <w:rStyle w:val="1111"/>
        </w:rPr>
        <w:t xml:space="preserve">o we may say, when you have murmuring and discontented hearts you forget your prayers, you forget what you have prayed for, for you must make the Lords-prayer to be as a pattern for your prayers though you say not alwaies the same words, what do you pray, </w:t>
      </w:r>
      <w:r>
        <w:rPr>
          <w:rStyle w:val="1111"/>
        </w:rPr>
        <w:t xml:space="preserve">but give us this day our dayly bread</w:t>
      </w:r>
      <w:r>
        <w:rPr>
          <w:rStyle w:val="1111"/>
        </w:rPr>
        <w:t xml:space="preserve">? for that's Christs intention that we should have that as a pattern, and is</w:t>
      </w:r>
      <w:r>
        <w:rPr>
          <w:rStyle w:val="1111"/>
        </w:rPr>
        <w:t xml:space="preserve"> a directory (as it were) how to make our prayers, now God doth not teach any of you to pray, Lord give me so much a yeer, or let me have such kind of cloath, and so many dishes at my table, Christ doth not teach you to pray so; but he teaches us to pray, </w:t>
      </w:r>
      <w:r>
        <w:rPr>
          <w:rStyle w:val="1111"/>
        </w:rPr>
        <w:t xml:space="preserve">Lord give us our bread,</w:t>
      </w:r>
      <w:r>
        <w:rPr>
          <w:rStyle w:val="1111"/>
        </w:rPr>
        <w:t xml:space="preserve"> shewing that you should be content with a little, what have you not bread to eat? I hope there's none of you here but have that.</w:t>
      </w:r>
      <w:r/>
    </w:p>
    <w:p>
      <w:pPr>
        <w:pStyle w:val="1132"/>
        <w:pBdr/>
        <w:spacing/>
        <w:ind/>
        <w:rPr/>
      </w:pPr>
      <w:r/>
      <w:bookmarkStart w:id="277" w:name="anchor-285"/>
      <w:r/>
      <w:bookmarkEnd w:id="277"/>
      <w:r>
        <w:rPr>
          <w:rStyle w:val="1111"/>
        </w:rPr>
        <w:t xml:space="preserve">Page</w:t>
      </w:r>
      <w:r>
        <w:rPr>
          <w:rStyle w:val="1111"/>
        </w:rPr>
        <w:t xml:space="preserve"> 134</w:t>
      </w:r>
      <w:r/>
    </w:p>
    <w:p>
      <w:pPr>
        <w:pStyle w:val="1132"/>
        <w:pBdr/>
        <w:spacing/>
        <w:ind/>
        <w:rPr/>
      </w:pPr>
      <w:r/>
      <w:bookmarkStart w:id="278" w:name="anchor-286"/>
      <w:r/>
      <w:bookmarkEnd w:id="278"/>
      <w:r>
        <w:rPr>
          <w:rStyle w:val="1111"/>
        </w:rPr>
        <w:t xml:space="preserve">Obj.</w:t>
      </w:r>
      <w:r>
        <w:rPr>
          <w:rStyle w:val="1111"/>
        </w:rPr>
        <w:t xml:space="preserve"> But I do not know if I should die what should become of my children: Or if I have bread now I know not where I shall have it the next week, or where I shall have provision for the winter.</w:t>
      </w:r>
      <w:r/>
    </w:p>
    <w:p>
      <w:pPr>
        <w:pStyle w:val="1132"/>
        <w:pBdr/>
        <w:spacing/>
        <w:ind/>
        <w:rPr/>
      </w:pPr>
      <w:r/>
      <w:bookmarkStart w:id="279" w:name="W135-135-article_2"/>
      <w:r/>
      <w:bookmarkEnd w:id="279"/>
      <w:r>
        <w:rPr>
          <w:rStyle w:val="1111"/>
        </w:rPr>
        <w:t xml:space="preserve">Answ.</w:t>
      </w:r>
      <w:r>
        <w:rPr>
          <w:rStyle w:val="1111"/>
        </w:rPr>
        <w:t xml:space="preserve"> Where did Christ teach us to pray, Lord give us provision for so long a time; no, but if we have bread for this day Christ would have us content: Therefore when we murmur because we have not so much variety as others have, we do (as it were) forget our </w:t>
      </w:r>
      <w:r>
        <w:rPr>
          <w:rStyle w:val="1111"/>
        </w:rPr>
        <w:t xml:space="preserve">Pater-noster</w:t>
      </w:r>
      <w:r>
        <w:rPr>
          <w:rStyle w:val="1111"/>
        </w:rPr>
        <w:t xml:space="preserve">; It's against our prayers, we do not in our lives hold forth the acknowledgement of the Sovereignity of God over us as we s</w:t>
      </w:r>
      <w:r>
        <w:rPr>
          <w:rStyle w:val="1111"/>
        </w:rPr>
        <w:t xml:space="preserve">eem to acknowledg in our prayers; therefore when at any time you find your hearts murmuring then do but reflect upon your selves and think thus, is this according to my prayers, wherein I held forth the Sovereign Power and Authority that God had over me?</w:t>
      </w:r>
      <w:r/>
    </w:p>
    <w:p>
      <w:pPr>
        <w:pStyle w:val="1132"/>
        <w:pBdr/>
        <w:spacing/>
        <w:ind/>
        <w:rPr/>
      </w:pPr>
      <w:r/>
      <w:bookmarkStart w:id="279" w:name="W135-135-article_3"/>
      <w:r/>
      <w:bookmarkEnd w:id="279"/>
      <w:r>
        <w:rPr>
          <w:rStyle w:val="1111"/>
        </w:rPr>
        <w:t xml:space="preserve">The Seventh thing that I adde for the evil of discontentment, is, The wofull effects that comes to a discontented heart from murmuring, I'le name you five, there are five evil effects that comes from a murmuring spirit.</w:t>
      </w:r>
      <w:r/>
    </w:p>
    <w:p>
      <w:pPr>
        <w:pStyle w:val="1132"/>
        <w:pBdr/>
        <w:spacing/>
        <w:ind/>
        <w:rPr/>
      </w:pPr>
      <w:r/>
      <w:bookmarkStart w:id="279" w:name="W135-135-article_4"/>
      <w:r/>
      <w:bookmarkEnd w:id="279"/>
      <w:r>
        <w:rPr>
          <w:rStyle w:val="1111"/>
        </w:rPr>
        <w:t xml:space="preserve">1 </w:t>
      </w:r>
      <w:r>
        <w:rPr>
          <w:rStyle w:val="1111"/>
        </w:rPr>
        <w:t xml:space="preserve">By murmuring and discontent in your hearts, you come to loose a great deal of time</w:t>
      </w:r>
      <w:r>
        <w:rPr>
          <w:rStyle w:val="1111"/>
        </w:rPr>
        <w:t xml:space="preserve">; how many times d</w:t>
      </w:r>
      <w:r>
        <w:rPr>
          <w:rStyle w:val="1111"/>
        </w:rPr>
        <w:t xml:space="preserve">o men and women when they are discontented let their thoughts run, and are musing and contriving through their present discontentednesse; then let their discontented thoughts be working in them, for some hours together, and they spend their time in vain. W</w:t>
      </w:r>
      <w:r>
        <w:rPr>
          <w:rStyle w:val="1111"/>
        </w:rPr>
        <w:t xml:space="preserve">hen you are alone you should spend your time in holy meditation, but you are spending your time in discontented thoughts; you who complain that you cannot meditate, you cannot think on good things, but if you begin to think of them a little, presently your</w:t>
      </w:r>
      <w:r>
        <w:rPr>
          <w:rStyle w:val="1111"/>
        </w:rPr>
        <w:t xml:space="preserve"> thoughts are off from them, but if you be discontented with any thing, then you can go alone, and muse, and roul things up and down in your thoughts to feed a discontented humour: Oh labour to see this evil effect of murmuring, the losing of your time.</w:t>
      </w:r>
      <w:r/>
    </w:p>
    <w:p>
      <w:pPr>
        <w:pStyle w:val="1132"/>
        <w:pBdr/>
        <w:spacing/>
        <w:ind/>
        <w:rPr/>
      </w:pPr>
      <w:r/>
      <w:bookmarkStart w:id="279" w:name="W135-135-article_5"/>
      <w:r/>
      <w:bookmarkEnd w:id="279"/>
      <w:r>
        <w:rPr>
          <w:rStyle w:val="1111"/>
        </w:rPr>
        <w:t xml:space="preserve">2. </w:t>
      </w:r>
      <w:r>
        <w:rPr>
          <w:rStyle w:val="1111"/>
        </w:rPr>
        <w:t xml:space="preserve">It doth unfit you for duty</w:t>
      </w:r>
      <w:r>
        <w:rPr>
          <w:rStyle w:val="1111"/>
        </w:rPr>
        <w:t xml:space="preserve">: A man or woman that is in a contented frame, you may turn such a one to any thing at any time, he is fit for to go to God at any time; but when one is in a discontented condition, then a man or woman is exceeding </w:t>
      </w:r>
      <w:r/>
    </w:p>
    <w:p>
      <w:pPr>
        <w:pStyle w:val="1132"/>
        <w:pBdr/>
        <w:spacing/>
        <w:ind/>
        <w:rPr/>
      </w:pPr>
      <w:r/>
      <w:bookmarkStart w:id="279" w:name="anchor-287"/>
      <w:r/>
      <w:bookmarkEnd w:id="279"/>
      <w:r>
        <w:rPr>
          <w:rStyle w:val="1111"/>
        </w:rPr>
        <w:t xml:space="preserve">Page</w:t>
      </w:r>
      <w:r>
        <w:rPr>
          <w:rStyle w:val="1111"/>
        </w:rPr>
        <w:t xml:space="preserve"> 135</w:t>
      </w:r>
      <w:r/>
    </w:p>
    <w:p>
      <w:pPr>
        <w:pStyle w:val="1132"/>
        <w:pBdr/>
        <w:spacing/>
        <w:ind/>
        <w:rPr/>
      </w:pPr>
      <w:r/>
      <w:bookmarkStart w:id="280" w:name="anchor-288"/>
      <w:r/>
      <w:bookmarkEnd w:id="280"/>
      <w:r>
        <w:rPr>
          <w:rStyle w:val="1111"/>
        </w:rPr>
        <w:t xml:space="preserve">unfit for the service of God. And it causes many distractions in duty, it unfits for duty, and when you come to perform duties, Oh the distractions that a</w:t>
      </w:r>
      <w:r>
        <w:rPr>
          <w:rStyle w:val="1111"/>
        </w:rPr>
        <w:t xml:space="preserve">re in your duties, when your spirits are discontented; when you hear of any ill news from Sea and cannot bear it, or of any ill from a friend, or any losse or crosse, Oh what distractions do they cause in the performance of holy duties! When you should be</w:t>
      </w:r>
      <w:r>
        <w:rPr>
          <w:rStyle w:val="1111"/>
        </w:rPr>
        <w:t xml:space="preserve"> in enjoying communion with God, you are distracted in your thoughts about the crosse that hath befallen you, whereas had you but a quiet spirit, though there should great crosses befal you, yet they would never hinder you in the performance of any duty.</w:t>
      </w:r>
      <w:r/>
    </w:p>
    <w:p>
      <w:pPr>
        <w:pStyle w:val="1132"/>
        <w:pBdr/>
        <w:spacing/>
        <w:ind/>
        <w:rPr/>
      </w:pPr>
      <w:r/>
      <w:bookmarkStart w:id="281" w:name="W136-136-article_2"/>
      <w:r/>
      <w:bookmarkEnd w:id="281"/>
      <w:r>
        <w:rPr>
          <w:rStyle w:val="1111"/>
        </w:rPr>
        <w:t xml:space="preserve">3 </w:t>
      </w:r>
      <w:r>
        <w:rPr>
          <w:rStyle w:val="1111"/>
        </w:rPr>
        <w:t xml:space="preserve">Consider what wicked risings of heart, &amp; resolutions of spirit there are many times in a discontented fit.</w:t>
      </w:r>
      <w:r>
        <w:rPr>
          <w:rStyle w:val="1111"/>
        </w:rPr>
        <w:t xml:space="preserve"> In some discontented fits the heart rises against God, and against others, and sometimes hath even desperate resolutions what to do to help the</w:t>
      </w:r>
      <w:r>
        <w:rPr>
          <w:rStyle w:val="1111"/>
        </w:rPr>
        <w:t xml:space="preserve">mselves. If the Lord should have suffered you to have done, (sometimes in a discontented fit) what you had thought to do, what wonderfull misery had you brought upon your selves! Oh it was a mercy of God that did stop you, had not God stopt you, but let y</w:t>
      </w:r>
      <w:r>
        <w:rPr>
          <w:rStyle w:val="1111"/>
        </w:rPr>
        <w:t xml:space="preserve">ou go on when you thought to help your selves this way and the other way, Oh it had been ill with you, do you but remember those risings of heart and wicked resolutions that sometimes you have had in a discontented mood, and learn to be humbled upon that.</w:t>
      </w:r>
      <w:r/>
    </w:p>
    <w:p>
      <w:pPr>
        <w:pStyle w:val="1132"/>
        <w:pBdr/>
        <w:spacing/>
        <w:ind/>
        <w:rPr/>
      </w:pPr>
      <w:r/>
      <w:bookmarkStart w:id="281" w:name="W136-136-article_3"/>
      <w:r/>
      <w:bookmarkEnd w:id="281"/>
      <w:r>
        <w:rPr>
          <w:rStyle w:val="1111"/>
        </w:rPr>
        <w:t xml:space="preserve">4 </w:t>
      </w:r>
      <w:r>
        <w:rPr>
          <w:rStyle w:val="1111"/>
        </w:rPr>
        <w:t xml:space="preserve">Ʋnthankefulnesse, that's an evil and a wicked effect that comes from discontent.</w:t>
      </w:r>
      <w:r>
        <w:rPr>
          <w:rStyle w:val="1111"/>
        </w:rPr>
        <w:t xml:space="preserve"> Unthankfulnesse the Scripture doth ranke among very great sins. For men and women that are discontent though they enjoy many mercies from God, yet they are thankfull for none of them, for</w:t>
      </w:r>
      <w:r>
        <w:rPr>
          <w:rStyle w:val="1111"/>
        </w:rPr>
        <w:t xml:space="preserve"> this is the vile nature of discontentment, to lessen every mercy of God, to make those mercies they have from God to be as nothing to them, because they have not what they would have. Sometimes it's so even in spiritual things, if they have not all they </w:t>
      </w:r>
      <w:r>
        <w:rPr>
          <w:rStyle w:val="1111"/>
        </w:rPr>
        <w:t xml:space="preserve">would have, the comforts that they would have, then what they have is nothing to them, do you think that God will take this well? If you should give a friend, a kinsman, a purse of money to go and trade withal, and he should come and say, what do you give </w:t>
      </w:r>
      <w:r/>
    </w:p>
    <w:p>
      <w:pPr>
        <w:pStyle w:val="1132"/>
        <w:pBdr/>
        <w:spacing/>
        <w:ind/>
        <w:rPr/>
      </w:pPr>
      <w:r/>
      <w:bookmarkStart w:id="281" w:name="anchor-289"/>
      <w:r/>
      <w:bookmarkEnd w:id="281"/>
      <w:r>
        <w:rPr>
          <w:rStyle w:val="1111"/>
        </w:rPr>
        <w:t xml:space="preserve">Page</w:t>
      </w:r>
      <w:r>
        <w:rPr>
          <w:rStyle w:val="1111"/>
        </w:rPr>
        <w:t xml:space="preserve"> 136</w:t>
      </w:r>
      <w:r/>
    </w:p>
    <w:p>
      <w:pPr>
        <w:pStyle w:val="1132"/>
        <w:pBdr/>
        <w:spacing/>
        <w:ind/>
        <w:rPr/>
      </w:pPr>
      <w:r/>
      <w:bookmarkStart w:id="282" w:name="anchor-290"/>
      <w:r/>
      <w:bookmarkEnd w:id="282"/>
      <w:r>
        <w:rPr>
          <w:rStyle w:val="1111"/>
        </w:rPr>
        <w:t xml:space="preserve">me? they are but a few counters, they wil do me no good: you cannot bear this at his hand if he should do so, because he hath not as much money as he would: So for you to be ready to say, All that God hath gi</w:t>
      </w:r>
      <w:r>
        <w:rPr>
          <w:rStyle w:val="1111"/>
        </w:rPr>
        <w:t xml:space="preserve">ven me is nothing worth, will do me no good, they are but counters; though they are the precious Graces of Gods Spirit that are more worth than thousands of worlds, yet for you to say, they are nothing, they are but common gifts, and all is but in hypocri</w:t>
      </w:r>
      <w:r>
        <w:rPr>
          <w:rStyle w:val="1111"/>
        </w:rPr>
        <w:t xml:space="preserve">sie, all counterfeit, Oh! what an unthankful thing is this! the graces of Gods Spirit are nothing to a discontented heart that hath not all that it would have; and so for outward blessings, though God hath given you health of body, and strength, and hath g</w:t>
      </w:r>
      <w:r>
        <w:rPr>
          <w:rStyle w:val="1111"/>
        </w:rPr>
        <w:t xml:space="preserve">iven you some competency for your family, some way of lively-hood, yet because you are disappointed in somwhat that you would have therefore all is nothing unto you; Oh! what unthankfulnesse is here? God expects that every day you should spend some time in</w:t>
      </w:r>
      <w:r>
        <w:rPr>
          <w:rStyle w:val="1111"/>
        </w:rPr>
        <w:t xml:space="preserve"> blessing his Name for what mercy he hath granted unto you, there's not any one of you who are in the lowest condition but you have abundance of mercies to blesse God for, but discontentednesse makes them nothing. It's an excellent speech that I remember </w:t>
      </w:r>
      <w:r>
        <w:rPr>
          <w:rStyle w:val="1111"/>
        </w:rPr>
        <w:t xml:space="preserve">Luther</w:t>
      </w:r>
      <w:r>
        <w:rPr>
          <w:rStyle w:val="1111"/>
        </w:rPr>
        <w:t xml:space="preserve"> hath, (saith he) This is the Rhetorick of the Spirit of God, (it's a very fine speech of his) to exten</w:t>
      </w:r>
      <w:r>
        <w:rPr>
          <w:rStyle w:val="1111"/>
        </w:rPr>
        <w:t xml:space="preserve">uate evil things, and to amplyfie good things; if there fals out a crosse, to make the crosse to be but little, but if there be a mercy to make the mercy to be great; as thus, If there be a cross, if the Spirit of God prevails in the heart, such a man or w</w:t>
      </w:r>
      <w:r>
        <w:rPr>
          <w:rStyle w:val="1111"/>
        </w:rPr>
        <w:t xml:space="preserve">oman will wonder that it is no greater, and will blesse God that though there be such a crosse, yet that it is no more; that's the work of the Spirit of God; and if there be a mercy, wonders at Gods goodnesse that God granted so great a mercy: The Spirit o</w:t>
      </w:r>
      <w:r>
        <w:rPr>
          <w:rStyle w:val="1111"/>
        </w:rPr>
        <w:t xml:space="preserve">f God extenuates evils and crosses, and doth magnifie and amplifie all mercies, and makes all mercies seem to be great, and all afflictions seem to be little. But (saith he) the Devil goes quite contrary, the Rhetorick of the Devil is quite otherwise, he </w:t>
      </w:r>
      <w:r>
        <w:rPr>
          <w:rStyle w:val="1111"/>
        </w:rPr>
        <w:t xml:space="preserve">doth lessen Gods mercies, and amplifie evill things, as thus, A godly man wonders at his crosse that it is no more, a wicked man wonders his crosse is so much, Oh (saith he) none was ever so afflicted as I am! If there be a crosse, the Devil puts the soul </w:t>
      </w:r>
      <w:r/>
    </w:p>
    <w:p>
      <w:pPr>
        <w:pStyle w:val="1132"/>
        <w:pBdr/>
        <w:spacing/>
        <w:ind/>
        <w:rPr/>
      </w:pPr>
      <w:r/>
      <w:bookmarkStart w:id="283" w:name="anchor-291"/>
      <w:r/>
      <w:bookmarkEnd w:id="283"/>
      <w:r>
        <w:rPr>
          <w:rStyle w:val="1111"/>
        </w:rPr>
        <w:t xml:space="preserve">Page</w:t>
      </w:r>
      <w:r>
        <w:rPr>
          <w:rStyle w:val="1111"/>
        </w:rPr>
        <w:t xml:space="preserve"> 137</w:t>
      </w:r>
      <w:r/>
    </w:p>
    <w:p>
      <w:pPr>
        <w:pStyle w:val="1132"/>
        <w:pBdr/>
        <w:spacing/>
        <w:ind/>
        <w:rPr/>
      </w:pPr>
      <w:r/>
      <w:bookmarkStart w:id="284" w:name="anchor-292"/>
      <w:r/>
      <w:bookmarkEnd w:id="284"/>
      <w:r>
        <w:rPr>
          <w:rStyle w:val="1111"/>
        </w:rPr>
        <w:t xml:space="preserve">upon musing on it, and making it greater than it is, and so it brings discontent: And then on the other side, if there be a mercy, then it's the Rhetorick of the Devil to lessen the mercy, I indeed (saith he) the thing is a good thing,</w:t>
      </w:r>
      <w:r>
        <w:rPr>
          <w:rStyle w:val="1111"/>
        </w:rPr>
        <w:t xml:space="preserve"> but what is it, it is no great matter, and for all this I may be miserable. Thus the Rhetorick of Satan doth lessen Gods mercies, and doth increase afflictions: And for this I'le give you a notable example that we have in Scripture, it is the example of </w:t>
      </w:r>
      <w:r>
        <w:rPr>
          <w:rStyle w:val="1111"/>
        </w:rPr>
        <w:t xml:space="preserve">Korah, Dathan</w:t>
      </w:r>
      <w:r>
        <w:rPr>
          <w:rStyle w:val="1111"/>
        </w:rPr>
        <w:t xml:space="preserve"> &amp; </w:t>
      </w:r>
      <w:r>
        <w:rPr>
          <w:rStyle w:val="1111"/>
        </w:rPr>
        <w:t xml:space="preserve">Abiram,</w:t>
      </w:r>
      <w:r>
        <w:rPr>
          <w:rStyle w:val="1111"/>
        </w:rPr>
        <w:t xml:space="preserve"> In </w:t>
      </w:r>
      <w:r>
        <w:rPr>
          <w:rStyle w:val="1111"/>
        </w:rPr>
        <w:t xml:space="preserve">Numb.</w:t>
      </w:r>
      <w:r>
        <w:rPr>
          <w:rStyle w:val="1111"/>
        </w:rPr>
        <w:t xml:space="preserve"> 16.12, 13. </w:t>
      </w:r>
      <w:r>
        <w:rPr>
          <w:rStyle w:val="1111"/>
        </w:rPr>
        <w:t xml:space="preserve">And</w:t>
      </w:r>
      <w:r>
        <w:rPr>
          <w:rStyle w:val="1111"/>
        </w:rPr>
        <w:t xml:space="preserve"> Moses </w:t>
      </w:r>
      <w:r>
        <w:rPr>
          <w:rStyle w:val="1111"/>
        </w:rPr>
        <w:t xml:space="preserve">sent to call</w:t>
      </w:r>
      <w:r>
        <w:rPr>
          <w:rStyle w:val="1111"/>
        </w:rPr>
        <w:t xml:space="preserve"> Dathan, </w:t>
      </w:r>
      <w:r>
        <w:rPr>
          <w:rStyle w:val="1111"/>
        </w:rPr>
        <w:t xml:space="preserve">&amp;</w:t>
      </w:r>
      <w:r>
        <w:rPr>
          <w:rStyle w:val="1111"/>
        </w:rPr>
        <w:t xml:space="preserve"> Abiram </w:t>
      </w:r>
      <w:r>
        <w:rPr>
          <w:rStyle w:val="1111"/>
        </w:rPr>
        <w:t xml:space="preserve">the sons of</w:t>
      </w:r>
      <w:r>
        <w:rPr>
          <w:rStyle w:val="1111"/>
        </w:rPr>
        <w:t xml:space="preserve"> Eliab: </w:t>
      </w:r>
      <w:r>
        <w:rPr>
          <w:rStyle w:val="1111"/>
        </w:rPr>
        <w:t xml:space="preserve">which said, we will not come up: Is it a smal thing that thou hast brought us up out of a Land that floweth with milk and honey, to kill us in the wilderness, except thou make thy self altogether a Prince over us</w:t>
      </w:r>
      <w:r>
        <w:rPr>
          <w:rStyle w:val="1111"/>
        </w:rPr>
        <w:t xml:space="preserve">? Mark, they slighted the land that they were going unto, the Land of </w:t>
      </w:r>
      <w:r>
        <w:rPr>
          <w:rStyle w:val="1111"/>
        </w:rPr>
        <w:t xml:space="preserve">Canaan,</w:t>
      </w:r>
      <w:r>
        <w:rPr>
          <w:rStyle w:val="1111"/>
        </w:rPr>
        <w:t xml:space="preserve"> that was the Land that God promised them that should flow with milk and honey: But mark h</w:t>
      </w:r>
      <w:r>
        <w:rPr>
          <w:rStyle w:val="1111"/>
        </w:rPr>
        <w:t xml:space="preserve">ere their discontentednesse, because they met with some troubles in the wildernesse, Oh it was to slay them, they made their affliction in the wilderness to be greater than it was, Oh it was to kill them, though it were indeed to carry them to the Land of </w:t>
      </w:r>
      <w:r>
        <w:rPr>
          <w:rStyle w:val="1111"/>
        </w:rPr>
        <w:t xml:space="preserve">Canaan.</w:t>
      </w:r>
      <w:r>
        <w:rPr>
          <w:rStyle w:val="1111"/>
        </w:rPr>
        <w:t xml:space="preserve"> But now their deliverance from Egypt though it was a great mercy, they made that mercy to be nothing, for say they, </w:t>
      </w:r>
      <w:r>
        <w:rPr>
          <w:rStyle w:val="1111"/>
        </w:rPr>
        <w:t xml:space="preserve">you have brought us out of a land that floweth with milk and honey, what land was that? It was the Land of Egypt, the Land of their bondage, but they call it a Land that flowed with milk and honey, though it were the land of their most cruel and unsupport</w:t>
      </w:r>
      <w:r>
        <w:rPr>
          <w:rStyle w:val="1111"/>
        </w:rPr>
        <w:t xml:space="preserve">able bondage; whereas they should have blessed God as long as they had liv'd for Gods delivering them out of the land of Egypt, yet meeting with some crosse they make their deliverance from Egypt no mercie, no, it was rather a miserie to them, Oh (say they</w:t>
      </w:r>
      <w:r>
        <w:rPr>
          <w:rStyle w:val="1111"/>
        </w:rPr>
        <w:t xml:space="preserve">) Egypt was a land that flowed with milk and honey. Oh what basenesse is there in a discontented spirit! a discontented spirit out of envie to Gods grace will make mercies that are great to be little, yea to be none at all. Would one ever have thought that</w:t>
      </w:r>
      <w:r>
        <w:rPr>
          <w:rStyle w:val="1111"/>
        </w:rPr>
        <w:t xml:space="preserve"> such a word should have come from the mouth of an Israelite that had been under bondage and cried under it, and yet when they meet with a little crosse in their way to say, you have brought us out of the Land that floweth with milk and honey, to say they </w:t>
      </w:r>
      <w:r/>
    </w:p>
    <w:p>
      <w:pPr>
        <w:pStyle w:val="1132"/>
        <w:pBdr/>
        <w:spacing/>
        <w:ind/>
        <w:rPr/>
      </w:pPr>
      <w:r/>
      <w:bookmarkStart w:id="285" w:name="anchor-293"/>
      <w:r/>
      <w:bookmarkEnd w:id="285"/>
      <w:r>
        <w:rPr>
          <w:rStyle w:val="1111"/>
        </w:rPr>
        <w:t xml:space="preserve">Page</w:t>
      </w:r>
      <w:r>
        <w:rPr>
          <w:rStyle w:val="1111"/>
        </w:rPr>
        <w:t xml:space="preserve"> 138</w:t>
      </w:r>
      <w:r/>
    </w:p>
    <w:p>
      <w:pPr>
        <w:pStyle w:val="1132"/>
        <w:pBdr/>
        <w:spacing/>
        <w:ind/>
        <w:rPr/>
      </w:pPr>
      <w:r/>
      <w:bookmarkStart w:id="286" w:name="anchor-294"/>
      <w:r/>
      <w:bookmarkEnd w:id="286"/>
      <w:r>
        <w:rPr>
          <w:rStyle w:val="1111"/>
        </w:rPr>
        <w:t xml:space="preserve">were better before than now, and yet before they could not be contented neither; this is the usual unthankful expression of a discontented heart: And it is so with us now when we meet with any crosse in our estates, any taxations and trouble, especially i</w:t>
      </w:r>
      <w:r>
        <w:rPr>
          <w:rStyle w:val="1111"/>
        </w:rPr>
        <w:t xml:space="preserve">f any among you have been where the enemy hath prevailed, you are ready to say, we had plenty before and we are now brought to a condition of hardship, we were better before when we had the Prelats and others to domineer: and so we indanger our selves to </w:t>
      </w:r>
      <w:r>
        <w:rPr>
          <w:rStyle w:val="1111"/>
        </w:rPr>
        <w:t xml:space="preserve">be brought into that bondage again; Oh let us take heed of this, of a discontented heart, there is this wofull cursed fruit of discontent to make men and women unthankful for all the mercies God hath granted to them, and this is a sore and grievous evil.</w:t>
      </w:r>
      <w:r/>
    </w:p>
    <w:p>
      <w:pPr>
        <w:pStyle w:val="1132"/>
        <w:pBdr/>
        <w:spacing/>
        <w:ind/>
        <w:rPr/>
      </w:pPr>
      <w:r/>
      <w:bookmarkStart w:id="287" w:name="W139-139-article_2"/>
      <w:r/>
      <w:bookmarkEnd w:id="287"/>
      <w:r>
        <w:rPr>
          <w:rStyle w:val="1111"/>
        </w:rPr>
        <w:t xml:space="preserve">And lastly, </w:t>
      </w:r>
      <w:r>
        <w:rPr>
          <w:rStyle w:val="1111"/>
        </w:rPr>
        <w:t xml:space="preserve">There's this evil effect in murmuring, It causes shifttings of spirit:</w:t>
      </w:r>
      <w:r>
        <w:rPr>
          <w:rStyle w:val="1111"/>
        </w:rPr>
        <w:t xml:space="preserve"> they that murmur and are discontent, are ly</w:t>
      </w:r>
      <w:r>
        <w:rPr>
          <w:rStyle w:val="1111"/>
        </w:rPr>
        <w:t xml:space="preserve">able to temptations, to shift for themselves in sinful and ungodly waies, discontent is the ground of shifting courses and unlawful waies. How many of you may have your consciences condemn you of this, that you in the time of your afflictions have fought</w:t>
      </w:r>
      <w:r>
        <w:rPr>
          <w:rStyle w:val="1111"/>
        </w:rPr>
        <w:t xml:space="preserve"> to shift for your selves by waies that have been sinful against God, and your discontent was the bottom and ground of it? If you would avoid shiftings for your selves by wicked waies, labour to mortifie this sin of discontent, to mortifie it at the root.</w:t>
      </w:r>
      <w:r/>
    </w:p>
    <w:p>
      <w:pPr>
        <w:pStyle w:val="1132"/>
        <w:pBdr/>
        <w:spacing/>
        <w:ind/>
        <w:rPr/>
      </w:pPr>
      <w:r/>
      <w:bookmarkStart w:id="287" w:name="W139-139-article_3"/>
      <w:r/>
      <w:bookmarkEnd w:id="287"/>
      <w:r>
        <w:rPr>
          <w:rStyle w:val="1111"/>
        </w:rPr>
        <w:t xml:space="preserve">The Eight evil that there is in murmuring and discontent is this, </w:t>
      </w:r>
      <w:r>
        <w:rPr>
          <w:rStyle w:val="1111"/>
        </w:rPr>
        <w:t xml:space="preserve">There is a great deal of folly, extream folly in a discontented heart, it's a foolish sin.</w:t>
      </w:r>
      <w:r>
        <w:rPr>
          <w:rStyle w:val="1111"/>
        </w:rPr>
        <w:t xml:space="preserve"> I shall open the folly of it in many particulars.</w:t>
      </w:r>
      <w:r/>
    </w:p>
    <w:p>
      <w:pPr>
        <w:pStyle w:val="1132"/>
        <w:pBdr/>
        <w:spacing/>
        <w:ind/>
        <w:rPr/>
      </w:pPr>
      <w:r/>
      <w:bookmarkStart w:id="287" w:name="W139-139-article_4"/>
      <w:r/>
      <w:bookmarkEnd w:id="287"/>
      <w:r>
        <w:rPr>
          <w:rStyle w:val="1111"/>
        </w:rPr>
        <w:t xml:space="preserve">1 </w:t>
      </w:r>
      <w:r>
        <w:rPr>
          <w:rStyle w:val="1111"/>
        </w:rPr>
        <w:t xml:space="preserve">It takes away the present comfort of what you have, because you have not somwhat that you would have.</w:t>
      </w:r>
      <w:r>
        <w:rPr>
          <w:rStyle w:val="1111"/>
        </w:rPr>
        <w:t xml:space="preserve"> What a foolish thing is this, that because I have not what I would have, I will not injoy the comfort of what I have? Do not you account this folly in your children, you give them some victuals and they are not contented, perhaps (they say) it's </w:t>
      </w:r>
      <w:r>
        <w:rPr>
          <w:rStyle w:val="1111"/>
        </w:rPr>
        <w:t xml:space="preserve">not enough, they cry for more, and if you do not presently give them more they will throw away that they have, and though you account that folly in your children, yet you deal thus with God; God gives you many mercies, but you see others have more mercies </w:t>
      </w:r>
      <w:r/>
    </w:p>
    <w:p>
      <w:pPr>
        <w:pStyle w:val="1132"/>
        <w:pBdr/>
        <w:spacing/>
        <w:ind/>
        <w:rPr/>
      </w:pPr>
      <w:r/>
      <w:bookmarkStart w:id="287" w:name="anchor-295"/>
      <w:r/>
      <w:bookmarkEnd w:id="287"/>
      <w:r>
        <w:rPr>
          <w:rStyle w:val="1111"/>
        </w:rPr>
        <w:t xml:space="preserve">Page</w:t>
      </w:r>
      <w:r>
        <w:rPr>
          <w:rStyle w:val="1111"/>
        </w:rPr>
        <w:t xml:space="preserve"> 139</w:t>
      </w:r>
      <w:r/>
    </w:p>
    <w:p>
      <w:pPr>
        <w:pStyle w:val="1132"/>
        <w:pBdr/>
        <w:spacing/>
        <w:ind/>
        <w:rPr/>
      </w:pPr>
      <w:r/>
      <w:bookmarkStart w:id="288" w:name="anchor-296"/>
      <w:r/>
      <w:bookmarkEnd w:id="288"/>
      <w:r>
        <w:rPr>
          <w:rStyle w:val="1111"/>
        </w:rPr>
        <w:t xml:space="preserve">than you and therefore you cry for more; I but God gives you not what you would have and upon that you throw away what you have, is not this follie in your hearts? It is unthankfulnesse.</w:t>
      </w:r>
      <w:r/>
    </w:p>
    <w:p>
      <w:pPr>
        <w:pStyle w:val="1132"/>
        <w:pBdr/>
        <w:spacing/>
        <w:ind/>
        <w:rPr/>
      </w:pPr>
      <w:r/>
      <w:bookmarkStart w:id="289" w:name="W140-140-article_2"/>
      <w:r/>
      <w:bookmarkEnd w:id="289"/>
      <w:r>
        <w:rPr>
          <w:rStyle w:val="1111"/>
        </w:rPr>
        <w:t xml:space="preserve">2 There's a great deal of follie in discontentment, for </w:t>
      </w:r>
      <w:r>
        <w:rPr>
          <w:rStyle w:val="1111"/>
        </w:rPr>
        <w:t xml:space="preserve">by all your discontent you cannot help your selves,</w:t>
      </w:r>
      <w:r>
        <w:rPr>
          <w:rStyle w:val="1111"/>
        </w:rPr>
        <w:t xml:space="preserve"> you cannot get anie thing by it. Who can by taking anie carking care </w:t>
      </w:r>
      <w:r>
        <w:rPr>
          <w:rStyle w:val="1111"/>
        </w:rPr>
        <w:t xml:space="preserve">adde one cubit to his stature, or make one hair that is white to be black</w:t>
      </w:r>
      <w:r>
        <w:rPr>
          <w:rStyle w:val="1111"/>
        </w:rPr>
        <w:t xml:space="preserve">? You may vex and trouble your selves, but you can get nothing by it. Do you think that the Lord will come in a way of mercie ever a whit the sooner because of the murmuring of your spirits, Oh no, but me</w:t>
      </w:r>
      <w:r>
        <w:rPr>
          <w:rStyle w:val="1111"/>
        </w:rPr>
        <w:t xml:space="preserve">rcie will be rather deferred the longer for it, though the Lord were before in a way of mercie, yet this distemper of your hearts were enough to put him out of his course of mercie, and though he had thoughts that you should have the thing before, yet now </w:t>
      </w:r>
      <w:r>
        <w:rPr>
          <w:rStyle w:val="1111"/>
        </w:rPr>
        <w:t xml:space="preserve">you shall not have it. If you had a mind to give such a thing to your child, yet if you see him in a discontented fretting way you will not give it him; and this is the verie reason why there are so manie mercies denied to you, because of your discontent</w:t>
      </w:r>
      <w:r>
        <w:rPr>
          <w:rStyle w:val="1111"/>
        </w:rPr>
        <w:t xml:space="preserve">ment, you are discontented for want of them, and therefore you have them not, you do deprive your selves of the enjoyment of your own desires because of the discontentment of your hearts, because you have not your desires, and is not this a foolish thing?</w:t>
      </w:r>
      <w:r/>
    </w:p>
    <w:p>
      <w:pPr>
        <w:pStyle w:val="1132"/>
        <w:pBdr/>
        <w:spacing/>
        <w:ind/>
        <w:rPr/>
      </w:pPr>
      <w:r/>
      <w:bookmarkStart w:id="289" w:name="W140-140-article_3"/>
      <w:r/>
      <w:bookmarkEnd w:id="289"/>
      <w:r>
        <w:rPr>
          <w:rStyle w:val="1111"/>
        </w:rPr>
        <w:t xml:space="preserve">3 There's a great deal of folly in this, </w:t>
      </w:r>
      <w:r>
        <w:rPr>
          <w:rStyle w:val="1111"/>
        </w:rPr>
        <w:t xml:space="preserve">there are many foolish carriages commonly that a discontented heart is guilty of: They carry themselves foolishly towards God and towards men,</w:t>
      </w:r>
      <w:r>
        <w:rPr>
          <w:rStyle w:val="1111"/>
        </w:rPr>
        <w:t xml:space="preserve"> there are such expressions, and such kind of behaviour comes from them, as makes their friends to be ashamed of them manie times, their carriages are so unseemlie, they are a shame to themselves &amp; their friends.</w:t>
      </w:r>
      <w:r/>
    </w:p>
    <w:p>
      <w:pPr>
        <w:pStyle w:val="1132"/>
        <w:pBdr/>
        <w:spacing/>
        <w:ind/>
        <w:rPr/>
      </w:pPr>
      <w:r/>
      <w:bookmarkStart w:id="289" w:name="W140-140-article_4"/>
      <w:r/>
      <w:bookmarkEnd w:id="289"/>
      <w:r>
        <w:rPr>
          <w:rStyle w:val="1111"/>
        </w:rPr>
        <w:t xml:space="preserve">4 </w:t>
      </w:r>
      <w:r>
        <w:rPr>
          <w:rStyle w:val="1111"/>
        </w:rPr>
        <w:t xml:space="preserve">There is a great deal of folly in discontent and murmuring; for it doth eat out the good and sweetnesse of a mercy before it comes.</w:t>
      </w:r>
      <w:r>
        <w:rPr>
          <w:rStyle w:val="1111"/>
        </w:rPr>
        <w:t xml:space="preserve"> If God should give a mercie that we are discontented for the wan</w:t>
      </w:r>
      <w:r>
        <w:rPr>
          <w:rStyle w:val="1111"/>
        </w:rPr>
        <w:t xml:space="preserve">t of, yet the blessing of the mercie is as it were eaten out before we come to have it. Discontent is like a worm that eats the meat out of the nut, and then when the meat is eaten out of it, then you shall have the shell. If a child should crie for a nut </w:t>
      </w:r>
      <w:r/>
    </w:p>
    <w:p>
      <w:pPr>
        <w:pStyle w:val="1132"/>
        <w:pBdr/>
        <w:spacing/>
        <w:ind/>
        <w:rPr/>
      </w:pPr>
      <w:r/>
      <w:bookmarkStart w:id="289" w:name="anchor-297"/>
      <w:r/>
      <w:bookmarkEnd w:id="289"/>
      <w:r>
        <w:rPr>
          <w:rStyle w:val="1111"/>
        </w:rPr>
        <w:t xml:space="preserve">Page</w:t>
      </w:r>
      <w:r>
        <w:rPr>
          <w:rStyle w:val="1111"/>
        </w:rPr>
        <w:t xml:space="preserve"> 140</w:t>
      </w:r>
      <w:r/>
    </w:p>
    <w:p>
      <w:pPr>
        <w:pStyle w:val="1132"/>
        <w:pBdr/>
        <w:spacing/>
        <w:ind/>
        <w:rPr/>
      </w:pPr>
      <w:r/>
      <w:bookmarkStart w:id="290" w:name="anchor-298"/>
      <w:r/>
      <w:bookmarkEnd w:id="290"/>
      <w:r>
        <w:rPr>
          <w:rStyle w:val="1111"/>
        </w:rPr>
        <w:t xml:space="preserve">that hath the meat eaten out, or all worm-eaten, what good would the child have by ha</w:t>
      </w:r>
      <w:r>
        <w:rPr>
          <w:rStyle w:val="1111"/>
        </w:rPr>
        <w:t xml:space="preserve">ving the nut; so such an outward comfort you would fain have and you are troubled for the want of it, but the verie trouble of your spirits is the worm that eats out the blessing of the mercy, and then perhaps God gives it you, but gives you it with a curs</w:t>
      </w:r>
      <w:r>
        <w:rPr>
          <w:rStyle w:val="1111"/>
        </w:rPr>
        <w:t xml:space="preserve">e mixed with it that you were better not have it than have it. That man or woman that is discontented for want of some good thing, if God doth give that good thing to them before they be humbled for their discontent that did proceed from them, such a man</w:t>
      </w:r>
      <w:r>
        <w:rPr>
          <w:rStyle w:val="1111"/>
        </w:rPr>
        <w:t xml:space="preserve"> or woman can have no comfort of the mercie, but it will be rather an evil than a good to them: And therefore for my part if I should have a friend or brother or one that were as deer to me as my own soul, that I should see discontented for the want of suc</w:t>
      </w:r>
      <w:r>
        <w:rPr>
          <w:rStyle w:val="1111"/>
        </w:rPr>
        <w:t xml:space="preserve">h a comfort, I should rather pray, Lord keep this thing from them, til thou wilt be pleased to humble their hearts for their discontent, let not them have the mercie til they come to be humbled for their discontent for the want of it, for if they have it b</w:t>
      </w:r>
      <w:r>
        <w:rPr>
          <w:rStyle w:val="1111"/>
        </w:rPr>
        <w:t xml:space="preserve">efore that time they will have it without any blessing: And therefore it should be your care when you find your hearts discontented for want of any thing, to be humbled for it, thinking thus with your selves, Lord if that that I do so immoderatly desire sh</w:t>
      </w:r>
      <w:r>
        <w:rPr>
          <w:rStyle w:val="1111"/>
        </w:rPr>
        <w:t xml:space="preserve">ould come to me before I be humbled for my discontent for want of it, I am certain I can have no comfort of it, but I shall rather have it as an affliction to me. Many things which you desire as your lives, and think that you should be happy if you had the</w:t>
      </w:r>
      <w:r>
        <w:rPr>
          <w:rStyle w:val="1111"/>
        </w:rPr>
        <w:t xml:space="preserve">m, yet when they do come you find not such happinesse in them, but they prove to be the greatest crosses and afflictions to you that ever you had, and upon this ground, because your hearts were immoderatly set upon them before you had them. As it was with </w:t>
      </w:r>
      <w:r>
        <w:rPr>
          <w:rStyle w:val="1111"/>
        </w:rPr>
        <w:t xml:space="preserve">Rachel,</w:t>
      </w:r>
      <w:r>
        <w:rPr>
          <w:rStyle w:val="1111"/>
        </w:rPr>
        <w:t xml:space="preserve"> she must have children or else she died, well saith God seeing you </w:t>
      </w:r>
      <w:r>
        <w:rPr>
          <w:rStyle w:val="1111"/>
        </w:rPr>
        <w:t xml:space="preserve">must,</w:t>
      </w:r>
      <w:r>
        <w:rPr>
          <w:rStyle w:val="1111"/>
        </w:rPr>
        <w:t xml:space="preserve"> you shal have them, but though she had a child she died according to what she said, </w:t>
      </w:r>
      <w:r>
        <w:rPr>
          <w:rStyle w:val="1111"/>
        </w:rPr>
        <w:t xml:space="preserve">Give me children or else I die.</w:t>
      </w:r>
      <w:r>
        <w:rPr>
          <w:rStyle w:val="1111"/>
        </w:rPr>
        <w:t xml:space="preserve"> So in regard of any other outward comforts, people may have the thing, but often times they have it so as it proves the heaviest crosse to them that ever they had in all their lives, such a child as you were discontent for the </w:t>
      </w:r>
      <w:r/>
    </w:p>
    <w:p>
      <w:pPr>
        <w:pStyle w:val="1132"/>
        <w:pBdr/>
        <w:spacing/>
        <w:ind/>
        <w:rPr/>
      </w:pPr>
      <w:r/>
      <w:bookmarkStart w:id="291" w:name="anchor-299"/>
      <w:r/>
      <w:bookmarkEnd w:id="291"/>
      <w:r>
        <w:rPr>
          <w:rStyle w:val="1111"/>
        </w:rPr>
        <w:t xml:space="preserve">Page</w:t>
      </w:r>
      <w:r>
        <w:rPr>
          <w:rStyle w:val="1111"/>
        </w:rPr>
        <w:t xml:space="preserve"> 141</w:t>
      </w:r>
      <w:r/>
    </w:p>
    <w:p>
      <w:pPr>
        <w:pStyle w:val="1132"/>
        <w:pBdr/>
        <w:spacing/>
        <w:ind/>
        <w:rPr/>
      </w:pPr>
      <w:r/>
      <w:bookmarkStart w:id="292" w:name="anchor-300"/>
      <w:r/>
      <w:bookmarkEnd w:id="292"/>
      <w:r>
        <w:rPr>
          <w:rStyle w:val="1111"/>
        </w:rPr>
        <w:t xml:space="preserve">want of it, it may be it was sick, and your hearts were out of temper for fear that you should lose it, and God restores it, but he restores it so as he makes it a cross to your heart all the daies of your lives. One observes concerning </w:t>
      </w:r>
      <w:r>
        <w:rPr>
          <w:rStyle w:val="1111"/>
        </w:rPr>
        <w:t xml:space="preserve">Manna,</w:t>
      </w:r>
      <w:r>
        <w:rPr>
          <w:rStyle w:val="1111"/>
        </w:rPr>
        <w:t xml:space="preserve"> when the</w:t>
      </w:r>
      <w:r>
        <w:rPr>
          <w:rStyle w:val="1111"/>
        </w:rPr>
        <w:t xml:space="preserve"> people were contented with their allowance that God allowed them, then it was verie good, but when they would not be content with Gods allowance, but would gather more than God would have them; then (saith the text) there was worms in it: So when we are c</w:t>
      </w:r>
      <w:r>
        <w:rPr>
          <w:rStyle w:val="1111"/>
        </w:rPr>
        <w:t xml:space="preserve">ontent with our conditions, and that that God disposes of us to be in, there's a blessing in it, then it's sweet to us, but if we must needs have more, and keep it longer than God would have us to have it, then there will be worms in it and no good at all.</w:t>
      </w:r>
      <w:r/>
    </w:p>
    <w:p>
      <w:pPr>
        <w:pStyle w:val="1132"/>
        <w:pBdr/>
        <w:spacing/>
        <w:ind/>
        <w:rPr/>
      </w:pPr>
      <w:r/>
      <w:bookmarkStart w:id="293" w:name="W142-142-article_2"/>
      <w:r/>
      <w:bookmarkEnd w:id="293"/>
      <w:r>
        <w:rPr>
          <w:rStyle w:val="1111"/>
        </w:rPr>
        <w:t xml:space="preserve">5. </w:t>
      </w:r>
      <w:r>
        <w:rPr>
          <w:rStyle w:val="1111"/>
        </w:rPr>
        <w:t xml:space="preserve">There's a great deal of folly in discontentedness, for it makes our afflictions a great deal worse than otherwise it would be</w:t>
      </w:r>
      <w:r>
        <w:rPr>
          <w:rStyle w:val="1111"/>
        </w:rPr>
        <w:t xml:space="preserve">; it no way removes our afflict</w:t>
      </w:r>
      <w:r>
        <w:rPr>
          <w:rStyle w:val="1111"/>
        </w:rPr>
        <w:t xml:space="preserve">ion, nay, while they do continue they are a great deal the worse and heaviour, for a discontented heart is a proud heart, and a proud heart wil not pul down his sails when there comes a tempest and storme: If a Marriner when a tempest and storme comes sho</w:t>
      </w:r>
      <w:r>
        <w:rPr>
          <w:rStyle w:val="1111"/>
        </w:rPr>
        <w:t xml:space="preserve">uld be froward and would not pull down his sails, but is discontented with the storm, is his condition the better because he is discontented and will not pull down his sails? Will this help him? Just so is it for all the world with a discontented heart, a</w:t>
      </w:r>
      <w:r>
        <w:rPr>
          <w:rStyle w:val="1111"/>
        </w:rPr>
        <w:t xml:space="preserve"> discontented heart is a proud heart, and he out of his pride is troubled with his affliction, and is not contented with Gods dispose, and so he will not pull down his spirit at all, and make it bow to God in this condition in which God hath brought him; </w:t>
      </w:r>
      <w:r>
        <w:rPr>
          <w:rStyle w:val="1111"/>
        </w:rPr>
        <w:t xml:space="preserve">now is his condition the better because he will not pull down his spirit? no certainly abundantly worse, a thousand to one but the tempest and storm over-whelms his soul. And thus you see what a great deal of folly there is in the sinne of discontentment.</w:t>
      </w:r>
      <w:r/>
    </w:p>
    <w:p>
      <w:pPr>
        <w:pStyle w:val="1132"/>
        <w:pBdr/>
        <w:spacing/>
        <w:ind/>
        <w:rPr/>
      </w:pPr>
      <w:r/>
      <w:bookmarkStart w:id="293" w:name="W142-142-article_3"/>
      <w:r/>
      <w:bookmarkEnd w:id="293"/>
      <w:r>
        <w:rPr>
          <w:rStyle w:val="1111"/>
        </w:rPr>
        <w:t xml:space="preserve">The Ninth Evil of murmuring and discontentment is this, </w:t>
      </w:r>
      <w:r>
        <w:rPr>
          <w:rStyle w:val="1111"/>
        </w:rPr>
        <w:t xml:space="preserve">There is a mighty deal of danger in the sin of discontentment, for it exceedingly provoketh the wrath of God</w:t>
      </w:r>
      <w:r>
        <w:rPr>
          <w:rStyle w:val="1111"/>
        </w:rPr>
        <w:t xml:space="preserve">; it's a sin that doth much provoke God against his creature; we find most sad expressions in Scripture (and examples too) how God hath been provoked against </w:t>
      </w:r>
      <w:r/>
    </w:p>
    <w:p>
      <w:pPr>
        <w:pStyle w:val="1132"/>
        <w:pBdr/>
        <w:spacing/>
        <w:ind/>
        <w:rPr/>
      </w:pPr>
      <w:r/>
      <w:bookmarkStart w:id="293" w:name="anchor-301"/>
      <w:r/>
      <w:bookmarkEnd w:id="293"/>
      <w:r>
        <w:rPr>
          <w:rStyle w:val="1111"/>
        </w:rPr>
        <w:t xml:space="preserve">Page</w:t>
      </w:r>
      <w:r>
        <w:rPr>
          <w:rStyle w:val="1111"/>
        </w:rPr>
        <w:t xml:space="preserve"> 142</w:t>
      </w:r>
      <w:r/>
    </w:p>
    <w:p>
      <w:pPr>
        <w:pStyle w:val="1132"/>
        <w:pBdr/>
        <w:spacing/>
        <w:ind/>
        <w:rPr/>
      </w:pPr>
      <w:r/>
      <w:bookmarkStart w:id="294" w:name="anchor-302"/>
      <w:r/>
      <w:bookmarkEnd w:id="294"/>
      <w:r>
        <w:rPr>
          <w:rStyle w:val="1111"/>
        </w:rPr>
        <w:t xml:space="preserve">many for their discontent; in </w:t>
      </w:r>
      <w:r>
        <w:rPr>
          <w:rStyle w:val="1111"/>
        </w:rPr>
        <w:t xml:space="preserve">Numb.</w:t>
      </w:r>
      <w:r>
        <w:rPr>
          <w:rStyle w:val="1111"/>
        </w:rPr>
        <w:t xml:space="preserve"> 14. you have a notable text, and one would think that that were enough for ever to make you fear murmuring, in the 26. verse, it is said, </w:t>
      </w:r>
      <w:r>
        <w:rPr>
          <w:rStyle w:val="1111"/>
        </w:rPr>
        <w:t xml:space="preserve">The Lord spake unto</w:t>
      </w:r>
      <w:r>
        <w:rPr>
          <w:rStyle w:val="1111"/>
        </w:rPr>
        <w:t xml:space="preserve"> Moses </w:t>
      </w:r>
      <w:r>
        <w:rPr>
          <w:rStyle w:val="1111"/>
        </w:rPr>
        <w:t xml:space="preserve">and unto</w:t>
      </w:r>
      <w:r>
        <w:rPr>
          <w:rStyle w:val="1111"/>
        </w:rPr>
        <w:t xml:space="preserve"> Aaron </w:t>
      </w:r>
      <w:r>
        <w:rPr>
          <w:rStyle w:val="1111"/>
        </w:rPr>
        <w:t xml:space="preserve">saying,</w:t>
      </w:r>
      <w:r>
        <w:rPr>
          <w:rStyle w:val="1111"/>
        </w:rPr>
        <w:t xml:space="preserve"> what did he say? </w:t>
      </w:r>
      <w:r>
        <w:rPr>
          <w:rStyle w:val="1111"/>
        </w:rPr>
        <w:t xml:space="preserve">How long shall I bear with this evill Congregation which murmur against me?</w:t>
      </w:r>
      <w:r>
        <w:rPr>
          <w:rStyle w:val="1111"/>
        </w:rPr>
        <w:t xml:space="preserve"> How long shall I bear with them saith God, </w:t>
      </w:r>
      <w:r>
        <w:rPr>
          <w:rStyle w:val="1111"/>
        </w:rPr>
        <w:t xml:space="preserve">This evil congregation</w:t>
      </w:r>
      <w:r>
        <w:rPr>
          <w:rStyle w:val="1111"/>
        </w:rPr>
        <w:t xml:space="preserve">; Oh it's an evil congregation that murmur against me! And how long shall I bear with them? they do murmur, and they have murmured: as those that have murmuring spirits, and murmuring dispositions, they wil murmur again, and again, </w:t>
      </w:r>
      <w:r>
        <w:rPr>
          <w:rStyle w:val="1111"/>
        </w:rPr>
        <w:t xml:space="preserve">How long shall I hear with this evil congregation that murmur against me?</w:t>
      </w:r>
      <w:r>
        <w:rPr>
          <w:rStyle w:val="1111"/>
        </w:rPr>
        <w:t xml:space="preserve"> How justly may God speak this of many of you that are this morni</w:t>
      </w:r>
      <w:r>
        <w:rPr>
          <w:rStyle w:val="1111"/>
        </w:rPr>
        <w:t xml:space="preserve">ng before the Lord, How long shall I bear with this wicked man or woman that doth murmur against me, and hath usually in the course of their lives murmured against me when any thing falls out otherwise than they would have it? And mark what follows after, </w:t>
      </w:r>
      <w:r>
        <w:rPr>
          <w:rStyle w:val="1111"/>
        </w:rPr>
        <w:t xml:space="preserve">I have heard the murmurings of the Children of Israel</w:t>
      </w:r>
      <w:r>
        <w:rPr>
          <w:rStyle w:val="1111"/>
        </w:rPr>
        <w:t xml:space="preserve">: You murmur, it may be others hear you not, nay</w:t>
      </w:r>
      <w:r>
        <w:rPr>
          <w:rStyle w:val="1111"/>
        </w:rPr>
        <w:t xml:space="preserve"> it may be you speak not at all, or but half-words, yet God hears the language of your murmuring hearts, and those muttering speeches, and those half-words that comes from you. And observe further in this verse, how the Lord repeats this sin of murmuring, </w:t>
      </w:r>
      <w:r>
        <w:rPr>
          <w:rStyle w:val="1111"/>
        </w:rPr>
        <w:t xml:space="preserve">How long shall I bear with this evill congregation which murmur against me?</w:t>
      </w:r>
      <w:r>
        <w:rPr>
          <w:rStyle w:val="1111"/>
        </w:rPr>
        <w:t xml:space="preserve"> Secondly, </w:t>
      </w:r>
      <w:r>
        <w:rPr>
          <w:rStyle w:val="1111"/>
        </w:rPr>
        <w:t xml:space="preserve">I have heard their murmuring,</w:t>
      </w:r>
      <w:r>
        <w:rPr>
          <w:rStyle w:val="1111"/>
        </w:rPr>
        <w:t xml:space="preserve"> Thirdly, </w:t>
      </w:r>
      <w:r>
        <w:rPr>
          <w:rStyle w:val="1111"/>
        </w:rPr>
        <w:t xml:space="preserve">which they murmur against me: Murmur, murmur, murmur,</w:t>
      </w:r>
      <w:r>
        <w:rPr>
          <w:rStyle w:val="1111"/>
        </w:rPr>
        <w:t xml:space="preserve"> Three times in one verse he repeats it; and this is to shew his indign</w:t>
      </w:r>
      <w:r>
        <w:rPr>
          <w:rStyle w:val="1111"/>
        </w:rPr>
        <w:t xml:space="preserve">ation against the thing: When you expresse indignation against a thing, you will repeat it over again, and again: now the Lord because he would express his indignation against this sin, he repeats it over again, and again, and it follows in the 28. vers. </w:t>
      </w:r>
      <w:r>
        <w:rPr>
          <w:rStyle w:val="1111"/>
        </w:rPr>
        <w:t xml:space="preserve">Say unto them, as truly as I live saith the Lord, as ye have spoken in mine ears, so will I do to you.</w:t>
      </w:r>
      <w:r>
        <w:rPr>
          <w:rStyle w:val="1111"/>
        </w:rPr>
        <w:t xml:space="preserve"> Mark, God swears against a murmurer; sometimes in your discontent you will be ready to swear (it may be,) do you swear in your discontent? So doth God swear against you for your discontent. And what was it that God would do unto them? verse, 29, 30. </w:t>
      </w:r>
      <w:r>
        <w:rPr>
          <w:rStyle w:val="1111"/>
        </w:rPr>
        <w:t xml:space="preserve">Doubtless your carkeises shall fall in the wilderness, and you shall not come into the land concerning which I swear, to make you dwel therein</w:t>
      </w:r>
      <w:r>
        <w:rPr>
          <w:rStyle w:val="1111"/>
        </w:rPr>
        <w:t xml:space="preserve">: as if God </w:t>
      </w:r>
      <w:r/>
    </w:p>
    <w:p>
      <w:pPr>
        <w:pStyle w:val="1132"/>
        <w:pBdr/>
        <w:spacing/>
        <w:ind/>
        <w:rPr/>
      </w:pPr>
      <w:r/>
      <w:bookmarkStart w:id="295" w:name="anchor-303"/>
      <w:r/>
      <w:bookmarkEnd w:id="295"/>
      <w:r>
        <w:rPr>
          <w:rStyle w:val="1111"/>
        </w:rPr>
        <w:t xml:space="preserve">Page</w:t>
      </w:r>
      <w:r>
        <w:rPr>
          <w:rStyle w:val="1111"/>
        </w:rPr>
        <w:t xml:space="preserve"> 143</w:t>
      </w:r>
      <w:r/>
    </w:p>
    <w:p>
      <w:pPr>
        <w:pStyle w:val="1132"/>
        <w:pBdr/>
        <w:spacing/>
        <w:ind/>
        <w:rPr/>
      </w:pPr>
      <w:r/>
      <w:bookmarkStart w:id="296" w:name="anchor-304"/>
      <w:r/>
      <w:bookmarkEnd w:id="296"/>
      <w:r>
        <w:rPr>
          <w:rStyle w:val="1111"/>
        </w:rPr>
        <w:t xml:space="preserve">should say, if I have any life in me, your lives shall go for it, as I live it shall cost you your lives. A discontented murmuring fit of y</w:t>
      </w:r>
      <w:r>
        <w:rPr>
          <w:rStyle w:val="1111"/>
        </w:rPr>
        <w:t xml:space="preserve">ours may cost you your lives. You see how it provokes God, there is more evil in it than you are aware of, it may cost you your lives, and therefore look to your selves, and learn to be humbled at the very beginnings of such distempers in the heart. So in </w:t>
      </w:r>
      <w:r>
        <w:rPr>
          <w:rStyle w:val="1111"/>
        </w:rPr>
        <w:t xml:space="preserve">Psal.</w:t>
      </w:r>
      <w:r>
        <w:rPr>
          <w:rStyle w:val="1111"/>
        </w:rPr>
        <w:t xml:space="preserve"> 106.24, 25. </w:t>
      </w:r>
      <w:r>
        <w:rPr>
          <w:rStyle w:val="1111"/>
        </w:rPr>
        <w:t xml:space="preserve">Yea they despised the pleasant Land, they beleeved not his word; But murmured in their tents, and hearkened not unto the voice of the Lord; therefore be lifted up his hand against them to overthrow them in the wildernesse.</w:t>
      </w:r>
      <w:r>
        <w:rPr>
          <w:rStyle w:val="1111"/>
        </w:rPr>
        <w:t xml:space="preserve"> Here are divers things observable in this Scripture.</w:t>
      </w:r>
      <w:r/>
    </w:p>
    <w:p>
      <w:pPr>
        <w:pStyle w:val="1132"/>
        <w:pBdr/>
        <w:spacing/>
        <w:ind/>
        <w:rPr/>
      </w:pPr>
      <w:r/>
      <w:bookmarkStart w:id="297" w:name="W144-144-article_2"/>
      <w:r/>
      <w:bookmarkEnd w:id="297"/>
      <w:r>
        <w:rPr>
          <w:rStyle w:val="1111"/>
        </w:rPr>
        <w:t xml:space="preserve">First, That which we spoke to before, How a murmuring heart doth slight Gods mercies, so it is here, </w:t>
      </w:r>
      <w:r>
        <w:rPr>
          <w:rStyle w:val="1111"/>
        </w:rPr>
        <w:t xml:space="preserve">They despised the pleasant land</w:t>
      </w:r>
      <w:r>
        <w:rPr>
          <w:rStyle w:val="1111"/>
        </w:rPr>
        <w:t xml:space="preserve">: and that a murmuring heart is contrary to faith, </w:t>
      </w:r>
      <w:r>
        <w:rPr>
          <w:rStyle w:val="1111"/>
        </w:rPr>
        <w:t xml:space="preserve">they beleeved not his word, but</w:t>
      </w:r>
      <w:r>
        <w:rPr>
          <w:rStyle w:val="1111"/>
        </w:rPr>
        <w:t xml:space="preserve"> (saith the text) </w:t>
      </w:r>
      <w:r>
        <w:rPr>
          <w:rStyle w:val="1111"/>
        </w:rPr>
        <w:t xml:space="preserve">they murmured in their tents, and hearkened not to the voice of the Lord.</w:t>
      </w:r>
      <w:r>
        <w:rPr>
          <w:rStyle w:val="1111"/>
        </w:rPr>
        <w:t xml:space="preserve"> Many men and women will hearken to the voice of their own base murmuring hearts, that will not hearken to the voice </w:t>
      </w:r>
      <w:r>
        <w:rPr>
          <w:rStyle w:val="1111"/>
        </w:rPr>
        <w:t xml:space="preserve">of the Lord; if you would hearken to the voice of the Lord there would not be such murmuring as there is: But mark what follows upon it, you may not think to please your selves in your murmuring discontentednesse, and think that no evil shall come of it; </w:t>
      </w:r>
      <w:r>
        <w:rPr>
          <w:rStyle w:val="1111"/>
        </w:rPr>
        <w:t xml:space="preserve">Therefore he lifted up his hand against them to overthrow them</w:t>
      </w:r>
      <w:r>
        <w:rPr>
          <w:rStyle w:val="1111"/>
        </w:rPr>
        <w:t xml:space="preserve">: you that are discontented, you lift up your hearts against God, and you cause God to lift up his</w:t>
      </w:r>
      <w:r>
        <w:rPr>
          <w:rStyle w:val="1111"/>
        </w:rPr>
        <w:t xml:space="preserve"> hand against you; perhaps God laies his finger upon you softly in some afflictions that are upon you, in your families or else where, and you cannot bear the hand of God that lies upon you as tenderly as a tender-hearted nurse that laies her hand upon the</w:t>
      </w:r>
      <w:r>
        <w:rPr>
          <w:rStyle w:val="1111"/>
        </w:rPr>
        <w:t xml:space="preserve"> child, you cannot bear the tender hand of God that is upon you in a lesser affliction; it were just with God to lift up his hand against you in another manner of affliction; Oh a murmuring spirit provokes God exceedingly. There is another place in 16. of </w:t>
      </w:r>
      <w:r>
        <w:rPr>
          <w:rStyle w:val="1111"/>
        </w:rPr>
        <w:t xml:space="preserve">Num.</w:t>
      </w:r>
      <w:r>
        <w:rPr>
          <w:rStyle w:val="1111"/>
        </w:rPr>
        <w:t xml:space="preserve"> compare the 41. verse, and the 46. vers. together, </w:t>
      </w:r>
      <w:r>
        <w:rPr>
          <w:rStyle w:val="1111"/>
        </w:rPr>
        <w:t xml:space="preserve">But on the morrow all the Congregation of the Children of</w:t>
      </w:r>
      <w:r>
        <w:rPr>
          <w:rStyle w:val="1111"/>
        </w:rPr>
        <w:t xml:space="preserve"> Israel </w:t>
      </w:r>
      <w:r>
        <w:rPr>
          <w:rStyle w:val="1111"/>
        </w:rPr>
        <w:t xml:space="preserve">murmured against</w:t>
      </w:r>
      <w:r>
        <w:rPr>
          <w:rStyle w:val="1111"/>
        </w:rPr>
        <w:t xml:space="preserve"> Moses </w:t>
      </w:r>
      <w:r>
        <w:rPr>
          <w:rStyle w:val="1111"/>
        </w:rPr>
        <w:t xml:space="preserve">and against</w:t>
      </w:r>
      <w:r>
        <w:rPr>
          <w:rStyle w:val="1111"/>
        </w:rPr>
        <w:t xml:space="preserve"> Aaron, </w:t>
      </w:r>
      <w:r>
        <w:rPr>
          <w:rStyle w:val="1111"/>
        </w:rPr>
        <w:t xml:space="preserve">saying, Ye have killed the people of the Lord</w:t>
      </w:r>
      <w:r>
        <w:rPr>
          <w:rStyle w:val="1111"/>
        </w:rPr>
        <w:t xml:space="preserve">: and mark in the 46. verse, </w:t>
      </w:r>
      <w:r>
        <w:rPr>
          <w:rStyle w:val="1111"/>
        </w:rPr>
        <w:t xml:space="preserve">And</w:t>
      </w:r>
      <w:r>
        <w:rPr>
          <w:rStyle w:val="1111"/>
        </w:rPr>
        <w:t xml:space="preserve"> Moses </w:t>
      </w:r>
      <w:r>
        <w:rPr>
          <w:rStyle w:val="1111"/>
        </w:rPr>
        <w:t xml:space="preserve">said unto</w:t>
      </w:r>
      <w:r>
        <w:rPr>
          <w:rStyle w:val="1111"/>
        </w:rPr>
        <w:t xml:space="preserve"> Aaron, </w:t>
      </w:r>
      <w:r>
        <w:rPr>
          <w:rStyle w:val="1111"/>
        </w:rPr>
        <w:t xml:space="preserve">Take a Censer and put fire therein, from off the Altar, and put on incense, and go quickly unto </w:t>
      </w:r>
      <w:r/>
    </w:p>
    <w:p>
      <w:pPr>
        <w:pStyle w:val="1132"/>
        <w:pBdr/>
        <w:spacing/>
        <w:ind/>
        <w:rPr/>
      </w:pPr>
      <w:r/>
      <w:bookmarkStart w:id="297" w:name="anchor-305"/>
      <w:r/>
      <w:bookmarkEnd w:id="297"/>
      <w:r>
        <w:rPr>
          <w:rStyle w:val="1111"/>
        </w:rPr>
        <w:t xml:space="preserve">Page</w:t>
      </w:r>
      <w:r>
        <w:rPr>
          <w:rStyle w:val="1111"/>
        </w:rPr>
        <w:t xml:space="preserve"> 144</w:t>
      </w:r>
      <w:r/>
    </w:p>
    <w:p>
      <w:pPr>
        <w:pStyle w:val="1132"/>
        <w:pBdr/>
        <w:spacing/>
        <w:ind/>
        <w:rPr/>
      </w:pPr>
      <w:r/>
      <w:bookmarkStart w:id="298" w:name="anchor-306"/>
      <w:r/>
      <w:bookmarkEnd w:id="298"/>
      <w:r>
        <w:rPr>
          <w:rStyle w:val="1111"/>
        </w:rPr>
        <w:t xml:space="preserve">the Congregation and make an attonement for them, for there is wrath gone out from the Lord, the plague is begun</w:t>
      </w:r>
      <w:r>
        <w:rPr>
          <w:rStyle w:val="1111"/>
        </w:rPr>
        <w:t xml:space="preserve">; mark how Gods wrath is kindled; in the 41. verse, the Congregation had murmured; and they murmured but against </w:t>
      </w:r>
      <w:r>
        <w:rPr>
          <w:rStyle w:val="1111"/>
        </w:rPr>
        <w:t xml:space="preserve">Moses</w:t>
      </w:r>
      <w:r>
        <w:rPr>
          <w:rStyle w:val="1111"/>
        </w:rPr>
        <w:t xml:space="preserve"> and </w:t>
      </w:r>
      <w:r>
        <w:rPr>
          <w:rStyle w:val="1111"/>
        </w:rPr>
        <w:t xml:space="preserve">Aaron,</w:t>
      </w:r>
      <w:r>
        <w:rPr>
          <w:rStyle w:val="1111"/>
        </w:rPr>
        <w:t xml:space="preserve"> (per¦haps you murmur more directly against God) and that was a¦gainst God in murmuring against Gods Ministers, it was against God but not so directly; but it may be the murmuring of your hearts is more directly ag</w:t>
      </w:r>
      <w:r>
        <w:rPr>
          <w:rStyle w:val="1111"/>
        </w:rPr>
        <w:t xml:space="preserve">ainst Gods dealings with you, if you murmur against those that God makes instruments, (because you have not every thing that you would have) as against the Parliament, or such and such that are publique instruments, it's against God; it was but against </w:t>
      </w:r>
      <w:r>
        <w:rPr>
          <w:rStyle w:val="1111"/>
        </w:rPr>
        <w:t xml:space="preserve">Moses</w:t>
      </w:r>
      <w:r>
        <w:rPr>
          <w:rStyle w:val="1111"/>
        </w:rPr>
        <w:t xml:space="preserve"> and </w:t>
      </w:r>
      <w:r>
        <w:rPr>
          <w:rStyle w:val="1111"/>
        </w:rPr>
        <w:t xml:space="preserve">Aaron</w:t>
      </w:r>
      <w:r>
        <w:rPr>
          <w:rStyle w:val="1111"/>
        </w:rPr>
        <w:t xml:space="preserve"> that the Israelites murmured, and they said that </w:t>
      </w:r>
      <w:r>
        <w:rPr>
          <w:rStyle w:val="1111"/>
        </w:rPr>
        <w:t xml:space="preserve">Moses</w:t>
      </w:r>
      <w:r>
        <w:rPr>
          <w:rStyle w:val="1111"/>
        </w:rPr>
        <w:t xml:space="preserve"> and </w:t>
      </w:r>
      <w:r>
        <w:rPr>
          <w:rStyle w:val="1111"/>
        </w:rPr>
        <w:t xml:space="preserve">Aaron</w:t>
      </w:r>
      <w:r>
        <w:rPr>
          <w:rStyle w:val="1111"/>
        </w:rPr>
        <w:t xml:space="preserve"> had killed the people of the Lord, though it was the hand of God that was upon them for their former wickednesse, in mu</w:t>
      </w:r>
      <w:r>
        <w:rPr>
          <w:rStyle w:val="1111"/>
        </w:rPr>
        <w:t xml:space="preserve">rmuring. It is usual for wicked vile hearts to deal thus with God, that when Gods hand is a little upon them for to murmur again and again, and so to bring upon themselves even infinite kind of evils; but now the anger of God was quickly kindled, Oh saith </w:t>
      </w:r>
      <w:r>
        <w:rPr>
          <w:rStyle w:val="1111"/>
        </w:rPr>
        <w:t xml:space="preserve">Moses,</w:t>
      </w:r>
      <w:r>
        <w:rPr>
          <w:rStyle w:val="1111"/>
        </w:rPr>
        <w:t xml:space="preserve"> Go, take the Censer quickly for wrath is gone out from Jehovah, the plague is begun: so while you ar</w:t>
      </w:r>
      <w:r>
        <w:rPr>
          <w:rStyle w:val="1111"/>
        </w:rPr>
        <w:t xml:space="preserve">e murmuring in your families, the wrath of God may quickly go out against you, quickly, in a morning or evening, when you are murmuring, the wrath of God may come quickly out upon your families or persons, you are never so prepared for present wrath as </w:t>
      </w:r>
      <w:r>
        <w:rPr>
          <w:rStyle w:val="1111"/>
        </w:rPr>
        <w:t xml:space="preserve">when you are in a murmuring discontented fit, those that stand by and see you in a murmuring discontented fit, have cause to say, Oh let us go and take the censer, let us go to prayer, for we are afraid that wrath is gone out against this familie, again</w:t>
      </w:r>
      <w:r>
        <w:rPr>
          <w:rStyle w:val="1111"/>
        </w:rPr>
        <w:t xml:space="preserve">st this person: And it were a verie good thing for thee that art a godly wife when you see your husband come home and fall to murmuring because things go not according to his desire, to go to prayer, and say, Lord perdon the sin of my husband; and so for </w:t>
      </w:r>
      <w:r>
        <w:rPr>
          <w:rStyle w:val="1111"/>
        </w:rPr>
        <w:t xml:space="preserve">the husband to go to God in prayer falling down and beseeching of him that wrath may not come out against his familie for the murmuring of his wife. And the truth is, at this day there hath been (at least lately) as much murmuring in England as ever was, </w:t>
      </w:r>
      <w:r/>
    </w:p>
    <w:p>
      <w:pPr>
        <w:pStyle w:val="1132"/>
        <w:pBdr/>
        <w:spacing/>
        <w:ind/>
        <w:rPr/>
      </w:pPr>
      <w:r/>
      <w:bookmarkStart w:id="299" w:name="anchor-307"/>
      <w:r/>
      <w:bookmarkEnd w:id="299"/>
      <w:r>
        <w:rPr>
          <w:rStyle w:val="1111"/>
        </w:rPr>
        <w:t xml:space="preserve">Page</w:t>
      </w:r>
      <w:r>
        <w:rPr>
          <w:rStyle w:val="1111"/>
        </w:rPr>
        <w:t xml:space="preserve"> 145</w:t>
      </w:r>
      <w:r/>
    </w:p>
    <w:p>
      <w:pPr>
        <w:pStyle w:val="1132"/>
        <w:pBdr/>
        <w:spacing/>
        <w:ind/>
        <w:rPr/>
      </w:pPr>
      <w:r/>
      <w:bookmarkStart w:id="300" w:name="anchor-308"/>
      <w:r/>
      <w:bookmarkEnd w:id="300"/>
      <w:r>
        <w:rPr>
          <w:rStyle w:val="1111"/>
        </w:rPr>
        <w:t xml:space="preserve">and even in this very p</w:t>
      </w:r>
      <w:r>
        <w:rPr>
          <w:rStyle w:val="1111"/>
        </w:rPr>
        <w:t xml:space="preserve">articular the plague is begun, and this very judgment it doth come many times upon murmuring upon those that are so discontented in their families and are alwaies grumbling and murmuring at any thing that fals out amisse, (I say) this text of Scripture in </w:t>
      </w:r>
      <w:r>
        <w:rPr>
          <w:rStyle w:val="1111"/>
        </w:rPr>
        <w:t xml:space="preserve">Numbers</w:t>
      </w:r>
      <w:r>
        <w:rPr>
          <w:rStyle w:val="1111"/>
        </w:rPr>
        <w:t xml:space="preserve"> doth cleerly hold forth this, that the Lord brings the plague upon men for this sin of murmuring, he doth it in kingdomes</w:t>
      </w:r>
      <w:r>
        <w:rPr>
          <w:rStyle w:val="1111"/>
        </w:rPr>
        <w:t xml:space="preserve"> and families, and upon particular persons. Though we cannot alwaies point out the particular sin that God brings this for, yet this should be examined how far we are guilty of the sin of murmuring; because the Scripture holds forth this so cleerly, that </w:t>
      </w:r>
      <w:r>
        <w:rPr>
          <w:rStyle w:val="1111"/>
        </w:rPr>
        <w:t xml:space="preserve">Moses</w:t>
      </w:r>
      <w:r>
        <w:rPr>
          <w:rStyle w:val="1111"/>
        </w:rPr>
        <w:t xml:space="preserve"> when he did but hear that they murmured, Do they murmur? (saith he) Go forth quickly, and seek to passifie the anger of God, for wrath is gone out, and the plague is begun. And in 1 </w:t>
      </w:r>
      <w:r>
        <w:rPr>
          <w:rStyle w:val="1111"/>
        </w:rPr>
        <w:t xml:space="preserve">Cor.</w:t>
      </w:r>
      <w:r>
        <w:rPr>
          <w:rStyle w:val="1111"/>
        </w:rPr>
        <w:t xml:space="preserve"> 10.10. there you have an notable example of Gods heavie displeasure against murmuring, </w:t>
      </w:r>
      <w:r>
        <w:rPr>
          <w:rStyle w:val="1111"/>
        </w:rPr>
        <w:t xml:space="preserve">Neither murmur ye as some of them also murmured, and were destroyed of the destroyer.</w:t>
      </w:r>
      <w:r>
        <w:rPr>
          <w:rStyle w:val="1111"/>
        </w:rPr>
        <w:t xml:space="preserve"> Take heed of murmuring as some of them did, (he speaks of the people of Israel in the wildernesse,) but saith he, what came of it? </w:t>
      </w:r>
      <w:r>
        <w:rPr>
          <w:rStyle w:val="1111"/>
        </w:rPr>
        <w:t xml:space="preserve">They were destroyed of the destroyer.</w:t>
      </w:r>
      <w:r>
        <w:rPr>
          <w:rStyle w:val="1111"/>
        </w:rPr>
        <w:t xml:space="preserve"> Now the destroyer is thought to be the fiery-serpents that were s</w:t>
      </w:r>
      <w:r>
        <w:rPr>
          <w:rStyle w:val="1111"/>
        </w:rPr>
        <w:t xml:space="preserve">ent among them: They murmured, and God sent fiery serpents to sting them. What do you think that such a cross and affliction doth sting you? perhaps such an affliction is upon you, and it seems to be grievous for the present, what? do you murmur and repi</w:t>
      </w:r>
      <w:r>
        <w:rPr>
          <w:rStyle w:val="1111"/>
        </w:rPr>
        <w:t xml:space="preserve">ne? God hath greater crosses to bring upon you: Those people that murmur for the want of outward comforts, for want of water, (sometimes) and for the want of bread, they murmur, but the Lord sends fiery-serpents among them. I may say to a murmuring heart, </w:t>
      </w:r>
      <w:r>
        <w:rPr>
          <w:rStyle w:val="1111"/>
        </w:rPr>
        <w:t xml:space="preserve">Wo to thee that strivest with thy Maker</w:t>
      </w:r>
      <w:r>
        <w:rPr>
          <w:rStyle w:val="1111"/>
        </w:rPr>
        <w:t xml:space="preserve">: wo to that man, that woman that strives against their Maker; what doest thou else, but strive against thy Maker? Thy Maker hath the absolute dispose of thee</w:t>
      </w:r>
      <w:r>
        <w:rPr>
          <w:rStyle w:val="1111"/>
        </w:rPr>
        <w:t xml:space="preserve">, and wilt thou strive against thy Maker? What doth this murmuring discontented heart of thine do otherwise but wrangle and contind and strive even with God himself? Oh wo to him that strives against his Maker! I may further say to thee, as Gods speaks to </w:t>
      </w:r>
      <w:r>
        <w:rPr>
          <w:rStyle w:val="1111"/>
        </w:rPr>
        <w:t xml:space="preserve">Job: Job,</w:t>
      </w:r>
      <w:r>
        <w:rPr>
          <w:rStyle w:val="1111"/>
        </w:rPr>
        <w:t xml:space="preserve"> 38.1, 2. when </w:t>
      </w:r>
      <w:r>
        <w:rPr>
          <w:rStyle w:val="1111"/>
        </w:rPr>
        <w:t xml:space="preserve">Job</w:t>
      </w:r>
      <w:r>
        <w:rPr>
          <w:rStyle w:val="1111"/>
        </w:rPr>
        <w:t xml:space="preserve"> was impatient, </w:t>
      </w:r>
      <w:r>
        <w:rPr>
          <w:rStyle w:val="1111"/>
        </w:rPr>
        <w:t xml:space="preserve">Now God spake</w:t>
      </w:r>
      <w:r>
        <w:rPr>
          <w:rStyle w:val="1111"/>
        </w:rPr>
        <w:t xml:space="preserve"> (saith the text) </w:t>
      </w:r>
      <w:r>
        <w:rPr>
          <w:rStyle w:val="1111"/>
        </w:rPr>
        <w:t xml:space="preserve">out of the whirlwind, </w:t>
      </w:r>
      <w:r/>
    </w:p>
    <w:p>
      <w:pPr>
        <w:pStyle w:val="1132"/>
        <w:pBdr/>
        <w:spacing/>
        <w:ind/>
        <w:rPr/>
      </w:pPr>
      <w:r/>
      <w:bookmarkStart w:id="301" w:name="anchor-309"/>
      <w:r/>
      <w:bookmarkEnd w:id="301"/>
      <w:r>
        <w:rPr>
          <w:rStyle w:val="1111"/>
        </w:rPr>
        <w:t xml:space="preserve">Page</w:t>
      </w:r>
      <w:r>
        <w:rPr>
          <w:rStyle w:val="1111"/>
        </w:rPr>
        <w:t xml:space="preserve"> 146</w:t>
      </w:r>
      <w:r/>
    </w:p>
    <w:p>
      <w:pPr>
        <w:pStyle w:val="1132"/>
        <w:pBdr/>
        <w:spacing/>
        <w:ind/>
        <w:rPr/>
      </w:pPr>
      <w:r/>
      <w:bookmarkStart w:id="302" w:name="anchor-310"/>
      <w:r/>
      <w:bookmarkEnd w:id="302"/>
      <w:r>
        <w:rPr>
          <w:rStyle w:val="1111"/>
        </w:rPr>
        <w:t xml:space="preserve">and said, Who is this that darkneth counsel by words without knowledge?</w:t>
      </w:r>
      <w:r>
        <w:rPr>
          <w:rStyle w:val="1111"/>
        </w:rPr>
        <w:t xml:space="preserve"> So, doest thou speak against Gods waies, and his providences that hath fallen out concerning thy estate and outward comforts? who is this? </w:t>
      </w:r>
      <w:r>
        <w:rPr>
          <w:rStyle w:val="1111"/>
        </w:rPr>
        <w:t xml:space="preserve">Who is this that darkneth counsel by words without knowledge?</w:t>
      </w:r>
      <w:r>
        <w:rPr>
          <w:rStyle w:val="1111"/>
        </w:rPr>
        <w:t xml:space="preserve"> Where's that man or woman whose hearts are so bold and impudent, as dares speak against the administration of Gods providence?</w:t>
      </w:r>
      <w:r/>
    </w:p>
    <w:p>
      <w:pPr>
        <w:pStyle w:val="1132"/>
        <w:pBdr/>
        <w:spacing/>
        <w:ind/>
        <w:rPr/>
      </w:pPr>
      <w:r/>
      <w:bookmarkStart w:id="303" w:name="W147-147-article_2"/>
      <w:r/>
      <w:bookmarkEnd w:id="303"/>
      <w:r>
        <w:rPr>
          <w:rStyle w:val="1111"/>
        </w:rPr>
        <w:t xml:space="preserve">The Tenth Evil of murmuring and discontent is this, </w:t>
      </w:r>
      <w:r>
        <w:rPr>
          <w:rStyle w:val="1111"/>
        </w:rPr>
        <w:t xml:space="preserve">There's a great curse of God upon it, so far as it doth prevail in one that is wicked it hath the curse of God upon it.</w:t>
      </w:r>
      <w:r>
        <w:rPr>
          <w:rStyle w:val="1111"/>
        </w:rPr>
        <w:t xml:space="preserve"> In </w:t>
      </w:r>
      <w:r>
        <w:rPr>
          <w:rStyle w:val="1111"/>
        </w:rPr>
        <w:t xml:space="preserve">Psal.</w:t>
      </w:r>
      <w:r>
        <w:rPr>
          <w:rStyle w:val="1111"/>
        </w:rPr>
        <w:t xml:space="preserve"> 59.15. see there what the curse of God is upon wicked and ungodly men, </w:t>
      </w:r>
      <w:r>
        <w:rPr>
          <w:rStyle w:val="1111"/>
        </w:rPr>
        <w:t xml:space="preserve">Let them wander up and down for meat, and grudge if they be not satisfied.</w:t>
      </w:r>
      <w:r>
        <w:rPr>
          <w:rStyle w:val="1111"/>
        </w:rPr>
        <w:t xml:space="preserve"> That is the imprecation and curse upon wicked and ungodly men, that if they be not satisfied they shall grudge; when thou art not </w:t>
      </w:r>
      <w:r>
        <w:rPr>
          <w:rStyle w:val="1111"/>
        </w:rPr>
        <w:t xml:space="preserve">satisfied in thy desires and findest thy heart grudging against God, apply this Scripture, What, is the curse of the wicked upon me? This is the curse that is threatned upon wicked and ungodly ones, That they shall grudge if they be not satisfied. And in </w:t>
      </w:r>
      <w:r>
        <w:rPr>
          <w:rStyle w:val="1111"/>
        </w:rPr>
        <w:t xml:space="preserve">Deut.</w:t>
      </w:r>
      <w:r>
        <w:rPr>
          <w:rStyle w:val="1111"/>
        </w:rPr>
        <w:t xml:space="preserve"> 28.27. There it's threatned as a curse of God upon men, that they cannot be content with their present condition, </w:t>
      </w:r>
      <w:r>
        <w:rPr>
          <w:rStyle w:val="1111"/>
        </w:rPr>
        <w:t xml:space="preserve">But they shall say in the morning, would God it were even; and at even, would God it were morning</w:t>
      </w:r>
      <w:r>
        <w:rPr>
          <w:rStyle w:val="1111"/>
        </w:rPr>
        <w:t xml:space="preserve">; and so they lie tossing up and down and cannot be content with any condition that they are in, because of the sore afflictions that be upon them; and therefore it is further threatned as a curse upon them, in the 34. verse, </w:t>
      </w:r>
      <w:r>
        <w:rPr>
          <w:rStyle w:val="1111"/>
        </w:rPr>
        <w:t xml:space="preserve">That they should be mad for the sight of their eyes which they should see</w:t>
      </w:r>
      <w:r>
        <w:rPr>
          <w:rStyle w:val="1111"/>
        </w:rPr>
        <w:t xml:space="preserve">: This is but the extremity of their discontentednesse; that is, they shall be</w:t>
      </w:r>
      <w:r>
        <w:rPr>
          <w:rStyle w:val="1111"/>
        </w:rPr>
        <w:t xml:space="preserve"> so discontented, as they shall be even mad: Many men and women in discontented moods are mad kind of people, and though you may please your selves in such a mad kind of behaviour, yet know, that it is a curse of God upon men to be given up to a kind of ma</w:t>
      </w:r>
      <w:r>
        <w:rPr>
          <w:rStyle w:val="1111"/>
        </w:rPr>
        <w:t xml:space="preserve">dness for evils that they suppose are upon them, and that they fear. In the 47. verse, there is a notable expression for to shew the curse of God upon murmuring hearts; the Lord threatning the curses that shall be upon them, (saith he) verse 45, 46, &amp; 47. </w:t>
      </w:r>
      <w:r>
        <w:rPr>
          <w:rStyle w:val="1111"/>
        </w:rPr>
        <w:t xml:space="preserve">The Curse shall pursue thee, and they shall be upon thee for a sign, and for a wonder, and upon thy seed for ever: Because thou servedst not the </w:t>
      </w:r>
      <w:r/>
    </w:p>
    <w:p>
      <w:pPr>
        <w:pStyle w:val="1132"/>
        <w:pBdr/>
        <w:spacing/>
        <w:ind/>
        <w:rPr/>
      </w:pPr>
      <w:r/>
      <w:bookmarkStart w:id="303" w:name="anchor-311"/>
      <w:r/>
      <w:bookmarkEnd w:id="303"/>
      <w:r>
        <w:rPr>
          <w:rStyle w:val="1111"/>
        </w:rPr>
        <w:t xml:space="preserve">Page</w:t>
      </w:r>
      <w:r>
        <w:rPr>
          <w:rStyle w:val="1111"/>
        </w:rPr>
        <w:t xml:space="preserve"> 147</w:t>
      </w:r>
      <w:r/>
    </w:p>
    <w:p>
      <w:pPr>
        <w:pStyle w:val="1132"/>
        <w:pBdr/>
        <w:spacing/>
        <w:ind/>
        <w:rPr/>
      </w:pPr>
      <w:r/>
      <w:bookmarkStart w:id="304" w:name="anchor-312"/>
      <w:r/>
      <w:bookmarkEnd w:id="304"/>
      <w:r>
        <w:rPr>
          <w:rStyle w:val="1111"/>
        </w:rPr>
        <w:t xml:space="preserve">Lord thy God with joyfulness, and with gladness of heart, for the abundance of all things.</w:t>
      </w:r>
      <w:r>
        <w:rPr>
          <w:rStyle w:val="1111"/>
        </w:rPr>
        <w:t xml:space="preserve"> God here threatens to bring his curse so upon them, as to make them a wonder and a sign to others, why? </w:t>
      </w:r>
      <w:r>
        <w:rPr>
          <w:rStyle w:val="1111"/>
        </w:rPr>
        <w:t xml:space="preserve">Because they served not the Lord with joyfulness of heart,</w:t>
      </w:r>
      <w:r>
        <w:rPr>
          <w:rStyle w:val="1111"/>
        </w:rPr>
        <w:t xml:space="preserve"> </w:t>
      </w:r>
      <w:r>
        <w:rPr>
          <w:rStyle w:val="1111"/>
        </w:rPr>
        <w:t xml:space="preserve">(that may be added to that of the wrath of God upon men) therefore God would bring such a curse upon them as would make them a wonder to all that were about them; Oh how far art thou then that hast a murmuring heart, from serving the Lord with joyfulnesse?</w:t>
      </w:r>
      <w:r/>
    </w:p>
    <w:p>
      <w:pPr>
        <w:pStyle w:val="1132"/>
        <w:pBdr/>
        <w:spacing/>
        <w:ind/>
        <w:rPr/>
      </w:pPr>
      <w:r/>
      <w:bookmarkStart w:id="305" w:name="W148-148-article_2"/>
      <w:r/>
      <w:bookmarkEnd w:id="305"/>
      <w:r>
        <w:rPr>
          <w:rStyle w:val="1111"/>
        </w:rPr>
        <w:t xml:space="preserve">The Eleventh evill of discontent and murmuring is this. </w:t>
      </w:r>
      <w:r>
        <w:rPr>
          <w:rStyle w:val="1111"/>
        </w:rPr>
        <w:t xml:space="preserve">There is much of the spirit of Satan in a murmuring spirit.</w:t>
      </w:r>
      <w:r>
        <w:rPr>
          <w:rStyle w:val="1111"/>
        </w:rPr>
        <w:t xml:space="preserve"> The Devil is the most discontented creature that is in the world: He is the proudest creature that is, and the discontentedst creature; and the most dejected creature.</w:t>
      </w:r>
      <w:r>
        <w:rPr>
          <w:rStyle w:val="1111"/>
        </w:rPr>
        <w:t xml:space="preserve"> Now therefore so much discontentment as thou hast, so much of the spirit of Satan thou hast. It was the unclean spirit that went up and down and found no rest; so when a man or womans spirit hath no rest, it is a sign that it hath much of the unclean spi</w:t>
      </w:r>
      <w:r>
        <w:rPr>
          <w:rStyle w:val="1111"/>
        </w:rPr>
        <w:t xml:space="preserve">rit, of the spirit of Satan, and thou shouldest think thus with thy self, Oh Lord what have I the spirit of Satan upon me? It is Satan that is the most discontented spirit that is, and Oh! how much of his spirit have I upon me that can find no rest at all?</w:t>
      </w:r>
      <w:r/>
    </w:p>
    <w:p>
      <w:pPr>
        <w:pStyle w:val="1132"/>
        <w:pBdr/>
        <w:spacing/>
        <w:ind/>
        <w:rPr/>
      </w:pPr>
      <w:r/>
      <w:bookmarkStart w:id="305" w:name="W148-148-article_3"/>
      <w:r/>
      <w:bookmarkEnd w:id="305"/>
      <w:r>
        <w:rPr>
          <w:rStyle w:val="1111"/>
        </w:rPr>
        <w:t xml:space="preserve">Twelfthly, Murmuring and discontent hath this evil in it, </w:t>
      </w:r>
      <w:r>
        <w:rPr>
          <w:rStyle w:val="1111"/>
        </w:rPr>
        <w:t xml:space="preserve">There is an absolute necessity that thou shouldest have disquiet all the daies of thy life.</w:t>
      </w:r>
      <w:r>
        <w:rPr>
          <w:rStyle w:val="1111"/>
        </w:rPr>
        <w:t xml:space="preserve"> As if a man that is in a great croud should complain that other folks touch him; While we are in this world God hath so ordred t</w:t>
      </w:r>
      <w:r>
        <w:rPr>
          <w:rStyle w:val="1111"/>
        </w:rPr>
        <w:t xml:space="preserve">hings that afflictions must befal us, and if we will complain and be discontented upon every crosse and affliction, why we must complain and be discontent all the daies of our lives, yea God in just judgment will let things fall out on purpose to vex those</w:t>
      </w:r>
      <w:r>
        <w:rPr>
          <w:rStyle w:val="1111"/>
        </w:rPr>
        <w:t xml:space="preserve"> that have vexing spirits, and discontented hearts, and therefore there is a necessitie that they should live disquiet all their daies: and men will not much care to disquiet those that are continually murmuring, Oh they will have disquiet all their daies.</w:t>
      </w:r>
      <w:r/>
    </w:p>
    <w:p>
      <w:pPr>
        <w:pStyle w:val="1132"/>
        <w:pBdr/>
        <w:spacing/>
        <w:ind/>
        <w:rPr/>
      </w:pPr>
      <w:r/>
      <w:bookmarkStart w:id="305" w:name="W148-148-article_4"/>
      <w:r/>
      <w:bookmarkEnd w:id="305"/>
      <w:r>
        <w:rPr>
          <w:rStyle w:val="1111"/>
        </w:rPr>
        <w:t xml:space="preserve">Lastly, there's this dreadful evil in discontent and murmuring, </w:t>
      </w:r>
      <w:r>
        <w:rPr>
          <w:rStyle w:val="1111"/>
        </w:rPr>
        <w:t xml:space="preserve">God may justly withdraw his care off you, and his protection over you, seeing God cannot please you in his administrations.</w:t>
      </w:r>
      <w:r>
        <w:rPr>
          <w:rStyle w:val="1111"/>
        </w:rPr>
        <w:t xml:space="preserve"> We </w:t>
      </w:r>
      <w:r/>
    </w:p>
    <w:p>
      <w:pPr>
        <w:pStyle w:val="1132"/>
        <w:pBdr/>
        <w:spacing/>
        <w:ind/>
        <w:rPr/>
      </w:pPr>
      <w:r/>
      <w:bookmarkStart w:id="305" w:name="anchor-313"/>
      <w:r/>
      <w:bookmarkEnd w:id="305"/>
      <w:r>
        <w:rPr>
          <w:rStyle w:val="1111"/>
        </w:rPr>
        <w:t xml:space="preserve">Page</w:t>
      </w:r>
      <w:r>
        <w:rPr>
          <w:rStyle w:val="1111"/>
        </w:rPr>
        <w:t xml:space="preserve"> 148</w:t>
      </w:r>
      <w:r/>
    </w:p>
    <w:p>
      <w:pPr>
        <w:pStyle w:val="1132"/>
        <w:pBdr/>
        <w:spacing/>
        <w:ind/>
        <w:rPr/>
      </w:pPr>
      <w:r/>
      <w:bookmarkStart w:id="306" w:name="anchor-314"/>
      <w:r/>
      <w:bookmarkEnd w:id="306"/>
      <w:r>
        <w:rPr>
          <w:rStyle w:val="1111"/>
        </w:rPr>
        <w:t xml:space="preserve">use to say so to discontented servants; nay, if you be not pleased mend your selves when you will. If you have a servant not content w</w:t>
      </w:r>
      <w:r>
        <w:rPr>
          <w:rStyle w:val="1111"/>
        </w:rPr>
        <w:t xml:space="preserve">ith his diet and wages, and work, you say, mend your selves; so may God justly say to us, we that professe our selves servants to him, to be in his work, and yet are discontented with this thing or that in Gods family, God might justly say, mend your selv</w:t>
      </w:r>
      <w:r>
        <w:rPr>
          <w:rStyle w:val="1111"/>
        </w:rPr>
        <w:t xml:space="preserve">es. What if God should say to any of you, If my care over you do not please you, then take care of your selves, if my protection over you will not please you, then protect your selves: Now all things that do befall you, befall you through a providence of </w:t>
      </w:r>
      <w:r>
        <w:rPr>
          <w:rStyle w:val="1111"/>
        </w:rPr>
        <w:t xml:space="preserve">God, and if you be those that belong to God there is a protection of God over you, and a care of God. Now if God should say, Well, you shall not have the benefit of my protection anie longer, and I will take no further care of you: would not this be a most</w:t>
      </w:r>
      <w:r>
        <w:rPr>
          <w:rStyle w:val="1111"/>
        </w:rPr>
        <w:t xml:space="preserve"> dreadful judgment of God from Heaven upon you? Take heed what you do then in being discontent with Gods will towards you, and indeed upon discontent this may befal you. And this is the reason why manie people though Gods protection hath bin verie gracious</w:t>
      </w:r>
      <w:r>
        <w:rPr>
          <w:rStyle w:val="1111"/>
        </w:rPr>
        <w:t xml:space="preserve"> over them for a time, and they have thriven abundantly, yet afterwards almost all that behold them may say that they live as if God had cast off his care over them, and as if God did not care what befell them. Now then my brethren, put all these togethe</w:t>
      </w:r>
      <w:r>
        <w:rPr>
          <w:rStyle w:val="1111"/>
        </w:rPr>
        <w:t xml:space="preserve">r, all that we were speaking of the last day, and these particulars that have been added now this morning for the setting out of a murmuring and discontented spirit, Oh what an ugly face hath this sin of murmuring, and discontentednesse, Oh what cause is t</w:t>
      </w:r>
      <w:r>
        <w:rPr>
          <w:rStyle w:val="1111"/>
        </w:rPr>
        <w:t xml:space="preserve">here that we should lay our hands upon our hearts, and go away and be humbled before the Lord because of this! whereas your thoughts were wont to be exercised about providing for your selves, and getting more comforts to your selves, let the stream of your</w:t>
      </w:r>
      <w:r>
        <w:rPr>
          <w:rStyle w:val="1111"/>
        </w:rPr>
        <w:t xml:space="preserve"> thoughts now be turned to humble your selves for your discontentednesse, Oh that you may have your hearts break before God, for otherwise you will fall to it again, Oh the wretchednesse of mans heart! You shall find in Scripture concerning the people of </w:t>
      </w:r>
      <w:r>
        <w:rPr>
          <w:rStyle w:val="1111"/>
        </w:rPr>
        <w:t xml:space="preserve">Israel,</w:t>
      </w:r>
      <w:r>
        <w:rPr>
          <w:rStyle w:val="1111"/>
        </w:rPr>
        <w:t xml:space="preserve"> how strangely they fell to their murmuring again and again, do but observe three texts of Scripture, for that, the </w:t>
      </w:r>
      <w:r/>
    </w:p>
    <w:p>
      <w:pPr>
        <w:pStyle w:val="1132"/>
        <w:pBdr/>
        <w:spacing/>
        <w:ind/>
        <w:rPr/>
      </w:pPr>
      <w:r/>
      <w:bookmarkStart w:id="307" w:name="anchor-315"/>
      <w:r/>
      <w:bookmarkEnd w:id="307"/>
      <w:r>
        <w:rPr>
          <w:rStyle w:val="1111"/>
        </w:rPr>
        <w:t xml:space="preserve">Page</w:t>
      </w:r>
      <w:r>
        <w:rPr>
          <w:rStyle w:val="1111"/>
        </w:rPr>
        <w:t xml:space="preserve"> 149</w:t>
      </w:r>
      <w:r/>
    </w:p>
    <w:p>
      <w:pPr>
        <w:pStyle w:val="1132"/>
        <w:pBdr/>
        <w:spacing/>
        <w:ind/>
        <w:rPr/>
      </w:pPr>
      <w:r/>
      <w:bookmarkStart w:id="308" w:name="anchor-316"/>
      <w:r/>
      <w:bookmarkEnd w:id="308"/>
      <w:r>
        <w:rPr>
          <w:rStyle w:val="1111"/>
        </w:rPr>
        <w:t xml:space="preserve">first in the 15. of </w:t>
      </w:r>
      <w:r>
        <w:rPr>
          <w:rStyle w:val="1111"/>
        </w:rPr>
        <w:t xml:space="preserve">Exod.</w:t>
      </w:r>
      <w:r>
        <w:rPr>
          <w:rStyle w:val="1111"/>
        </w:rPr>
        <w:t xml:space="preserve"> at the beginning, there you shall have </w:t>
      </w:r>
      <w:r>
        <w:rPr>
          <w:rStyle w:val="1111"/>
        </w:rPr>
        <w:t xml:space="preserve">Moses</w:t>
      </w:r>
      <w:r>
        <w:rPr>
          <w:rStyle w:val="1111"/>
        </w:rPr>
        <w:t xml:space="preserve"> and the Congregation singing to God and blessing God for his mercy, </w:t>
      </w:r>
      <w:r>
        <w:rPr>
          <w:rStyle w:val="1111"/>
        </w:rPr>
        <w:t xml:space="preserve">Then sang</w:t>
      </w:r>
      <w:r>
        <w:rPr>
          <w:rStyle w:val="1111"/>
        </w:rPr>
        <w:t xml:space="preserve"> Moses </w:t>
      </w:r>
      <w:r>
        <w:rPr>
          <w:rStyle w:val="1111"/>
        </w:rPr>
        <w:t xml:space="preserve">and the Children of</w:t>
      </w:r>
      <w:r>
        <w:rPr>
          <w:rStyle w:val="1111"/>
        </w:rPr>
        <w:t xml:space="preserve"> Israel </w:t>
      </w:r>
      <w:r>
        <w:rPr>
          <w:rStyle w:val="1111"/>
        </w:rPr>
        <w:t xml:space="preserve">this song unto the Lord, and spake saying, I will sing unto the</w:t>
      </w:r>
      <w:r>
        <w:rPr>
          <w:rStyle w:val="1111"/>
        </w:rPr>
        <w:t xml:space="preserve"> Lord, for he hath triumphed gloriously, the Horse and his Rider hath he thrown into the Sea. And then, The Lord is my strength and song, and he is become my salvation, he is my God and I will prepare him an habitation, my Fathers God and I will exalt him</w:t>
      </w:r>
      <w:r>
        <w:rPr>
          <w:rStyle w:val="1111"/>
        </w:rPr>
        <w:t xml:space="preserve">; and so he goes on, </w:t>
      </w:r>
      <w:r>
        <w:rPr>
          <w:rStyle w:val="1111"/>
        </w:rPr>
        <w:t xml:space="preserve">and who is like unto thee O Lord amongst the gods, who is like thee, glorious in holinesse, fearful in praises, doing wonders?</w:t>
      </w:r>
      <w:r>
        <w:rPr>
          <w:rStyle w:val="1111"/>
        </w:rPr>
        <w:t xml:space="preserve"> Thus their hearts triumphed in God, but mark before the Chapter is ended in the 23. verse, </w:t>
      </w:r>
      <w:r>
        <w:rPr>
          <w:rStyle w:val="1111"/>
        </w:rPr>
        <w:t xml:space="preserve">When they came to Marah</w:t>
      </w:r>
      <w:r>
        <w:rPr>
          <w:rStyle w:val="1111"/>
        </w:rPr>
        <w:t xml:space="preserve"> (in the same Chapter) </w:t>
      </w:r>
      <w:r>
        <w:rPr>
          <w:rStyle w:val="1111"/>
        </w:rPr>
        <w:t xml:space="preserve">they could not drink of the waters of Marah for they were bitter, therefore the name of it was called Marah, and the people murmured against</w:t>
      </w:r>
      <w:r>
        <w:rPr>
          <w:rStyle w:val="1111"/>
        </w:rPr>
        <w:t xml:space="preserve"> Moses. After so great a m</w:t>
      </w:r>
      <w:r>
        <w:rPr>
          <w:rStyle w:val="1111"/>
        </w:rPr>
        <w:t xml:space="preserve">ercy as this was, what unthankfulnes was there here in their murmuring! Then God gave them water, but in the very next Chapter they fell to their murmuring, (you reade not that they were humbled for their former murmuring, and therefore they murmur again) </w:t>
      </w:r>
      <w:r>
        <w:rPr>
          <w:rStyle w:val="1111"/>
        </w:rPr>
        <w:t xml:space="preserve">Exod.</w:t>
      </w:r>
      <w:r>
        <w:rPr>
          <w:rStyle w:val="1111"/>
        </w:rPr>
        <w:t xml:space="preserve"> 16.1. &amp;c. </w:t>
      </w:r>
      <w:r>
        <w:rPr>
          <w:rStyle w:val="1111"/>
        </w:rPr>
        <w:t xml:space="preserve">All the Congregation of the Children of</w:t>
      </w:r>
      <w:r>
        <w:rPr>
          <w:rStyle w:val="1111"/>
        </w:rPr>
        <w:t xml:space="preserve"> Israel </w:t>
      </w:r>
      <w:r>
        <w:rPr>
          <w:rStyle w:val="1111"/>
        </w:rPr>
        <w:t xml:space="preserve">came to the wildernesse of Sin, &amp;c. And the whole Congregation</w:t>
      </w:r>
      <w:r>
        <w:rPr>
          <w:rStyle w:val="1111"/>
        </w:rPr>
        <w:t xml:space="preserve"> (in the second verse) </w:t>
      </w:r>
      <w:r>
        <w:rPr>
          <w:rStyle w:val="1111"/>
        </w:rPr>
        <w:t xml:space="preserve">of the Children of</w:t>
      </w:r>
      <w:r>
        <w:rPr>
          <w:rStyle w:val="1111"/>
        </w:rPr>
        <w:t xml:space="preserve"> Israel </w:t>
      </w:r>
      <w:r>
        <w:rPr>
          <w:rStyle w:val="1111"/>
        </w:rPr>
        <w:t xml:space="preserve">murmured against</w:t>
      </w:r>
      <w:r>
        <w:rPr>
          <w:rStyle w:val="1111"/>
        </w:rPr>
        <w:t xml:space="preserve"> Moses, </w:t>
      </w:r>
      <w:r>
        <w:rPr>
          <w:rStyle w:val="1111"/>
        </w:rPr>
        <w:t xml:space="preserve">and against</w:t>
      </w:r>
      <w:r>
        <w:rPr>
          <w:rStyle w:val="1111"/>
        </w:rPr>
        <w:t xml:space="preserve"> Aaron </w:t>
      </w:r>
      <w:r>
        <w:rPr>
          <w:rStyle w:val="1111"/>
        </w:rPr>
        <w:t xml:space="preserve">in the wildernesse, and the Children of</w:t>
      </w:r>
      <w:r>
        <w:rPr>
          <w:rStyle w:val="1111"/>
        </w:rPr>
        <w:t xml:space="preserve"> Israel </w:t>
      </w:r>
      <w:r>
        <w:rPr>
          <w:rStyle w:val="1111"/>
        </w:rPr>
        <w:t xml:space="preserve">said unto them, Would to God we had dyed by the hand of the Lord in the Land of</w:t>
      </w:r>
      <w:r>
        <w:rPr>
          <w:rStyle w:val="1111"/>
        </w:rPr>
        <w:t xml:space="preserve"> Egypt, </w:t>
      </w:r>
      <w:r>
        <w:rPr>
          <w:rStyle w:val="1111"/>
        </w:rPr>
        <w:t xml:space="preserve">when we sate by the flesh-pots, and when we did eat bread to the full.</w:t>
      </w:r>
      <w:r>
        <w:rPr>
          <w:rStyle w:val="1111"/>
        </w:rPr>
        <w:t xml:space="preserve"> Now they want flesh, they wanted water before, but now they want meat, they fell</w:t>
      </w:r>
      <w:r>
        <w:rPr>
          <w:rStyle w:val="1111"/>
        </w:rPr>
        <w:t xml:space="preserve"> to murmuring again, they were not humbled for this murmuring against God, neither when God gave them flesh according to their desires, but they fell to murmuring again, they wanted somewhat else. In the very next Chapter, (they went not far) in the 17 of </w:t>
      </w:r>
      <w:r>
        <w:rPr>
          <w:rStyle w:val="1111"/>
        </w:rPr>
        <w:t xml:space="preserve">Exod.</w:t>
      </w:r>
      <w:r>
        <w:rPr>
          <w:rStyle w:val="1111"/>
        </w:rPr>
        <w:t xml:space="preserve"> beginning. </w:t>
      </w:r>
      <w:r>
        <w:rPr>
          <w:rStyle w:val="1111"/>
        </w:rPr>
        <w:t xml:space="preserve">And all the Congregation of the Children of</w:t>
      </w:r>
      <w:r>
        <w:rPr>
          <w:rStyle w:val="1111"/>
        </w:rPr>
        <w:t xml:space="preserve"> Israel </w:t>
      </w:r>
      <w:r>
        <w:rPr>
          <w:rStyle w:val="1111"/>
        </w:rPr>
        <w:t xml:space="preserve">journied from the wildernesse of Sin and pitthed in</w:t>
      </w:r>
      <w:r>
        <w:rPr>
          <w:rStyle w:val="1111"/>
        </w:rPr>
        <w:t xml:space="preserve"> Rephadim, </w:t>
      </w:r>
      <w:r>
        <w:rPr>
          <w:rStyle w:val="1111"/>
        </w:rPr>
        <w:t xml:space="preserve">and there was no water for the people to drink</w:t>
      </w:r>
      <w:r>
        <w:rPr>
          <w:rStyle w:val="1111"/>
        </w:rPr>
        <w:t xml:space="preserve">: then in the second verse, </w:t>
      </w:r>
      <w:r>
        <w:rPr>
          <w:rStyle w:val="1111"/>
        </w:rPr>
        <w:t xml:space="preserve">Wherefore the people did chide with</w:t>
      </w:r>
      <w:r>
        <w:rPr>
          <w:rStyle w:val="1111"/>
        </w:rPr>
        <w:t xml:space="preserve"> Moses, </w:t>
      </w:r>
      <w:r>
        <w:rPr>
          <w:rStyle w:val="1111"/>
        </w:rPr>
        <w:t xml:space="preserve">and said, Give us water that we may drink, and</w:t>
      </w:r>
      <w:r>
        <w:rPr>
          <w:rStyle w:val="1111"/>
        </w:rPr>
        <w:t xml:space="preserve"> Moses </w:t>
      </w:r>
      <w:r>
        <w:rPr>
          <w:rStyle w:val="1111"/>
        </w:rPr>
        <w:t xml:space="preserve">said unto them, Why chide you with me? wherefore do you tempt the Lord?</w:t>
      </w:r>
      <w:r>
        <w:rPr>
          <w:rStyle w:val="1111"/>
        </w:rPr>
        <w:t xml:space="preserve"> And in the third verse, </w:t>
      </w:r>
      <w:r>
        <w:rPr>
          <w:rStyle w:val="1111"/>
        </w:rPr>
        <w:t xml:space="preserve">And the people thirsted there for water, and the people murmured against</w:t>
      </w:r>
      <w:r>
        <w:rPr>
          <w:rStyle w:val="1111"/>
        </w:rPr>
        <w:t xml:space="preserve"> Moses </w:t>
      </w:r>
      <w:r>
        <w:rPr>
          <w:rStyle w:val="1111"/>
        </w:rPr>
        <w:t xml:space="preserve">and said, Wherefore </w:t>
      </w:r>
      <w:r/>
    </w:p>
    <w:p>
      <w:pPr>
        <w:pStyle w:val="1132"/>
        <w:pBdr/>
        <w:spacing/>
        <w:ind/>
        <w:rPr/>
      </w:pPr>
      <w:r/>
      <w:bookmarkStart w:id="309" w:name="anchor-317"/>
      <w:r/>
      <w:bookmarkEnd w:id="309"/>
      <w:r>
        <w:rPr>
          <w:rStyle w:val="1111"/>
        </w:rPr>
        <w:t xml:space="preserve">Page</w:t>
      </w:r>
      <w:r>
        <w:rPr>
          <w:rStyle w:val="1111"/>
        </w:rPr>
        <w:t xml:space="preserve"> 150</w:t>
      </w:r>
      <w:r/>
    </w:p>
    <w:p>
      <w:pPr>
        <w:pStyle w:val="1132"/>
        <w:pBdr/>
        <w:spacing/>
        <w:ind/>
        <w:rPr/>
      </w:pPr>
      <w:r/>
      <w:bookmarkStart w:id="310" w:name="anchor-318"/>
      <w:r/>
      <w:bookmarkEnd w:id="310"/>
      <w:r>
        <w:rPr>
          <w:rStyle w:val="1111"/>
        </w:rPr>
        <w:t xml:space="preserve">is this, that thou hast brought us up out of</w:t>
      </w:r>
      <w:r>
        <w:rPr>
          <w:rStyle w:val="1111"/>
        </w:rPr>
        <w:t xml:space="preserve"> Egypt, </w:t>
      </w:r>
      <w:r>
        <w:rPr>
          <w:rStyle w:val="1111"/>
        </w:rPr>
        <w:t xml:space="preserve">to kill us, and our Children, and our Cattell with thirst?</w:t>
      </w:r>
      <w:r>
        <w:rPr>
          <w:rStyle w:val="1111"/>
        </w:rPr>
        <w:t xml:space="preserve"> So one time after another, still as soon </w:t>
      </w:r>
      <w:r>
        <w:rPr>
          <w:rStyle w:val="1111"/>
        </w:rPr>
        <w:t xml:space="preserve">as ever they had received the mercie then they were a little quieted, but they were not humbled. I bring these Scriptures for this to shew, that if we have not been humbled for murmuring, the next crosse that we meet withal we will fall to murmuring again.</w:t>
      </w:r>
      <w:r/>
    </w:p>
    <w:p>
      <w:pPr>
        <w:pStyle w:val="1132"/>
        <w:pBdr/>
        <w:spacing/>
        <w:ind/>
        <w:rPr/>
      </w:pPr>
      <w:r/>
      <w:bookmarkStart w:id="311" w:name="W151-151-article_2"/>
      <w:r/>
      <w:bookmarkEnd w:id="311"/>
      <w:r>
        <w:rPr>
          <w:rStyle w:val="1111"/>
        </w:rPr>
        <w:t xml:space="preserve">And now there are divers agravations of this sin of murmuring,</w:t>
      </w:r>
      <w:r>
        <w:rPr>
          <w:rStyle w:val="1111"/>
        </w:rPr>
        <w:t xml:space="preserve"> I'le mention but one now, and I shall but begin that. The first Agravation is this.</w:t>
      </w:r>
      <w:r/>
    </w:p>
    <w:p>
      <w:pPr>
        <w:pStyle w:val="1132"/>
        <w:pBdr/>
        <w:spacing/>
        <w:ind/>
        <w:rPr/>
      </w:pPr>
      <w:r/>
      <w:bookmarkStart w:id="311" w:name="W151-151-article_3"/>
      <w:r/>
      <w:bookmarkEnd w:id="311"/>
      <w:r>
        <w:rPr>
          <w:rStyle w:val="1111"/>
        </w:rPr>
        <w:t xml:space="preserve">To murmur when we enjoy abundance of mercy, the greater and the more abundant the mercy is that we enjoy, the greater, and the viler is the sin of murmuring.</w:t>
      </w:r>
      <w:r>
        <w:rPr>
          <w:rStyle w:val="1111"/>
        </w:rPr>
        <w:t xml:space="preserve"> As here now when God had newly delivered them out of the hous</w:t>
      </w:r>
      <w:r>
        <w:rPr>
          <w:rStyle w:val="1111"/>
        </w:rPr>
        <w:t xml:space="preserve">e of bondage, for them, now to murmur, because they want some few particulars that they desire, Oh to sin against God after a great mercy this is a great agravation, and a most abominable thing. Now my brethren, the Lord hath granted us very great mercie</w:t>
      </w:r>
      <w:r>
        <w:rPr>
          <w:rStyle w:val="1111"/>
        </w:rPr>
        <w:t xml:space="preserve">s, I'le but speak a word of what God hath done of late, what mercies hath the Lord granted to us this summer, heaped mercies upon us, one mercie upon another, what a condition were we in at the beginning of this summer? and what a different condition are</w:t>
      </w:r>
      <w:r>
        <w:rPr>
          <w:rStyle w:val="1111"/>
        </w:rPr>
        <w:t xml:space="preserve"> we in now! Oh what a mercie is it that the Lord hath not taken advantages against us, that he hath not made those Scriptures (before mentioned) good upon us for all our murmuring, the Lord hath gone on with one mercie after another. We hear of mercie in </w:t>
      </w:r>
      <w:r>
        <w:rPr>
          <w:rStyle w:val="1111"/>
        </w:rPr>
        <w:t xml:space="preserve">Bristol,</w:t>
      </w:r>
      <w:r>
        <w:rPr>
          <w:rStyle w:val="1111"/>
        </w:rPr>
        <w:t xml:space="preserve"> and mercy to our brethren in </w:t>
      </w:r>
      <w:r>
        <w:rPr>
          <w:rStyle w:val="1111"/>
        </w:rPr>
        <w:t xml:space="preserve">Scotland:</w:t>
      </w:r>
      <w:r>
        <w:rPr>
          <w:rStyle w:val="1111"/>
        </w:rPr>
        <w:t xml:space="preserve"> But still if after this we should have any thing befall us that is but crosse to us, that we shou</w:t>
      </w:r>
      <w:r>
        <w:rPr>
          <w:rStyle w:val="1111"/>
        </w:rPr>
        <w:t xml:space="preserve">ld be ready to murmur again presently; Oh let us not so requite God for those mercies of his; Oh let's take heed of giving God any ill requital for his mercies; Oh give God praise according to his excellent greatness, to his excellent goodnesse and grace.</w:t>
      </w:r>
      <w:r/>
    </w:p>
    <w:p>
      <w:pPr>
        <w:pStyle w:val="1132"/>
        <w:pBdr/>
        <w:spacing/>
        <w:ind/>
        <w:rPr/>
      </w:pPr>
      <w:r/>
      <w:bookmarkStart w:id="311" w:name="W151-151-article_4"/>
      <w:r/>
      <w:bookmarkEnd w:id="311"/>
      <w:r>
        <w:rPr>
          <w:rStyle w:val="1111"/>
        </w:rPr>
        <w:t xml:space="preserve">And now hath God given to you the Contentment of your hearts? Take you heed of being the cause of any greife to your brethren, think not that because God hath been gracious unto you, that therefore he hath given you liberty for to bring them </w:t>
      </w:r>
      <w:r/>
    </w:p>
    <w:p>
      <w:pPr>
        <w:pStyle w:val="1132"/>
        <w:pBdr/>
        <w:spacing/>
        <w:ind/>
        <w:rPr/>
      </w:pPr>
      <w:r/>
      <w:bookmarkStart w:id="311" w:name="anchor-319"/>
      <w:r/>
      <w:bookmarkEnd w:id="311"/>
      <w:r>
        <w:rPr>
          <w:rStyle w:val="1111"/>
        </w:rPr>
        <w:t xml:space="preserve">Page</w:t>
      </w:r>
      <w:r>
        <w:rPr>
          <w:rStyle w:val="1111"/>
        </w:rPr>
        <w:t xml:space="preserve"> 151</w:t>
      </w:r>
      <w:r/>
    </w:p>
    <w:p>
      <w:pPr>
        <w:pStyle w:val="1132"/>
        <w:pBdr/>
        <w:spacing/>
        <w:ind/>
        <w:rPr/>
      </w:pPr>
      <w:r/>
      <w:bookmarkStart w:id="312" w:name="anchor-320"/>
      <w:r/>
      <w:bookmarkEnd w:id="312"/>
      <w:r>
        <w:rPr>
          <w:rStyle w:val="1111"/>
        </w:rPr>
        <w:t xml:space="preserve">into bondage, Oh let not there be such an il effect of Gods mercy to you, </w:t>
      </w:r>
      <w:r>
        <w:rPr>
          <w:rStyle w:val="1111"/>
        </w:rPr>
        <w:t xml:space="preserve">as for you to exclude by petitioning, or any other way your Brethren that the Lord hath been pleased to make Instruments of your peace, let not that be the fruit of it, nor to desire any thing that your selves do not yet understand. God is very jealous of </w:t>
      </w:r>
      <w:r>
        <w:rPr>
          <w:rStyle w:val="1111"/>
        </w:rPr>
        <w:t xml:space="preserve">the glory of his mercy, and if there should be an ill use made of the mercy of God after we enjoy it, Oh it would go to the heart of God! nothing is more grievous to the heart of God than the abuse of mercy: As now, if any way that is hard and rigid should</w:t>
      </w:r>
      <w:r>
        <w:rPr>
          <w:rStyle w:val="1111"/>
        </w:rPr>
        <w:t xml:space="preserve"> be taken towards our Brethren, and those especially that God hath made such special Instruments of good to us, that have been so willing to venture their lives, and all for us; now when we have our turns served, let God and his People, and Servants that h</w:t>
      </w:r>
      <w:r>
        <w:rPr>
          <w:rStyle w:val="1111"/>
        </w:rPr>
        <w:t xml:space="preserve">ave been a means to save us shift for themselves as well as they can: Oh! this is a great aggravation of your sin, to sin against the mercies of God: But for this Aggravation, and specially in this particular, we shall speak to (God willing) the next day.</w:t>
      </w:r>
      <w:r/>
    </w:p>
    <w:p>
      <w:pPr>
        <w:pStyle w:val="1141"/>
        <w:pBdr/>
        <w:spacing/>
        <w:ind/>
        <w:rPr/>
      </w:pPr>
      <w:r/>
      <w:bookmarkStart w:id="313" w:name="W152-152-article_2"/>
      <w:r/>
      <w:bookmarkEnd w:id="313"/>
      <w:r>
        <w:rPr>
          <w:rStyle w:val="1143"/>
        </w:rPr>
        <w:t xml:space="preserve">SERMON IX.</w:t>
      </w:r>
      <w:r/>
    </w:p>
    <w:p>
      <w:pPr>
        <w:pStyle w:val="1138"/>
        <w:pBdr/>
        <w:spacing/>
        <w:ind/>
        <w:rPr/>
      </w:pPr>
      <w:r/>
      <w:bookmarkStart w:id="313" w:name="W152-152-article_3"/>
      <w:r/>
      <w:bookmarkEnd w:id="313"/>
      <w:r>
        <w:rPr>
          <w:rStyle w:val="1139"/>
        </w:rPr>
        <w:t xml:space="preserve">PHILIPPIANS. 4.11.</w:t>
      </w:r>
      <w:r/>
    </w:p>
    <w:p>
      <w:pPr>
        <w:pStyle w:val="1138"/>
        <w:pBdr/>
        <w:spacing/>
        <w:ind/>
        <w:rPr/>
      </w:pPr>
      <w:r/>
      <w:bookmarkStart w:id="313" w:name="W152-152-article_4"/>
      <w:r/>
      <w:bookmarkEnd w:id="313"/>
      <w:r>
        <w:rPr>
          <w:rStyle w:val="1139"/>
        </w:rPr>
        <w:t xml:space="preserve">For I have learned in whatsoever state I am, therewith to be content.</w:t>
      </w:r>
      <w:r/>
    </w:p>
    <w:p>
      <w:pPr>
        <w:pStyle w:val="1132"/>
        <w:pBdr/>
        <w:spacing/>
        <w:ind/>
        <w:rPr/>
      </w:pPr>
      <w:r/>
      <w:bookmarkStart w:id="313" w:name="W152-152-article_5"/>
      <w:r/>
      <w:bookmarkEnd w:id="313"/>
      <w:r>
        <w:rPr>
          <w:rStyle w:val="1111"/>
        </w:rPr>
        <w:t xml:space="preserve">N</w:t>
      </w:r>
      <w:r>
        <w:rPr>
          <w:rStyle w:val="1111"/>
        </w:rPr>
        <w:t xml:space="preserve">OW because it is very hard to work upon a murmuring spirit, there are divers aggravations (I told you) we are to consider of for the further setting out of the greatness of this sin; I mentioned but only one the last day, now we shall proceed in that.</w:t>
      </w:r>
      <w:r/>
    </w:p>
    <w:p>
      <w:pPr>
        <w:pStyle w:val="1132"/>
        <w:pBdr/>
        <w:spacing/>
        <w:ind/>
        <w:rPr/>
      </w:pPr>
      <w:r/>
      <w:bookmarkStart w:id="313" w:name="W152-152-article_6"/>
      <w:r/>
      <w:bookmarkEnd w:id="313"/>
      <w:r>
        <w:rPr>
          <w:rStyle w:val="1111"/>
        </w:rPr>
        <w:t xml:space="preserve">The first Agravation of the sin of discontent and murmuring is this, </w:t>
      </w:r>
      <w:r>
        <w:rPr>
          <w:rStyle w:val="1111"/>
        </w:rPr>
        <w:t xml:space="preserve">For men and women to be discontent in the </w:t>
      </w:r>
      <w:r/>
    </w:p>
    <w:p>
      <w:pPr>
        <w:pStyle w:val="1132"/>
        <w:pBdr/>
        <w:spacing/>
        <w:ind/>
        <w:rPr/>
      </w:pPr>
      <w:r/>
      <w:bookmarkStart w:id="313" w:name="anchor-321"/>
      <w:r/>
      <w:bookmarkEnd w:id="313"/>
      <w:r>
        <w:rPr>
          <w:rStyle w:val="1111"/>
        </w:rPr>
        <w:t xml:space="preserve">Page</w:t>
      </w:r>
      <w:r>
        <w:rPr>
          <w:rStyle w:val="1111"/>
        </w:rPr>
        <w:t xml:space="preserve"> 152</w:t>
      </w:r>
      <w:r/>
    </w:p>
    <w:p>
      <w:pPr>
        <w:pStyle w:val="1132"/>
        <w:pBdr/>
        <w:spacing/>
        <w:ind/>
        <w:rPr/>
      </w:pPr>
      <w:r/>
      <w:bookmarkStart w:id="314" w:name="anchor-322"/>
      <w:r/>
      <w:bookmarkEnd w:id="314"/>
      <w:r>
        <w:rPr>
          <w:rStyle w:val="1111"/>
        </w:rPr>
        <w:t xml:space="preserve">mid'st of mercies, in enjoyment of abundance of mercies.</w:t>
      </w:r>
      <w:r>
        <w:rPr>
          <w:rStyle w:val="1111"/>
        </w:rPr>
        <w:t xml:space="preserve"> To be discontent in any afflicted condition, is sinful and evil, but to be discontent when we are in the </w:t>
      </w:r>
      <w:r>
        <w:rPr>
          <w:rStyle w:val="1111"/>
        </w:rPr>
        <w:t xml:space="preserve">middest of Gods mercies, when we are not able to count the mercies of God, yet after to be discontent because we have not all we would have, this is a greater evil. I only mentioned this the last day, that I might shew to you what a great sin it is at su</w:t>
      </w:r>
      <w:r>
        <w:rPr>
          <w:rStyle w:val="1111"/>
        </w:rPr>
        <w:t xml:space="preserve">ch a time as this. The Lord this summer hath multiplied mercies one upon another, the Lord hath made this summer to be a continued miracle of mercie; never did a Kingdom enjoy (in so little space of time) such mercies one upon another: Now the publick mer</w:t>
      </w:r>
      <w:r>
        <w:rPr>
          <w:rStyle w:val="1111"/>
        </w:rPr>
        <w:t xml:space="preserve">cies of God should quiet our hearts and keep us from discontent; and the sin of discontent for private afflictions is exceedingly aggravated by the consideration of publick mercies to the Land; when the Lord hath bin so merciful to the Land, wilt thou be f</w:t>
      </w:r>
      <w:r>
        <w:rPr>
          <w:rStyle w:val="1111"/>
        </w:rPr>
        <w:t xml:space="preserve">eetting and murmuring, because thou hast not in thy family all the comforts that thou would'st have? As it is a great aggravation of a mans evill for him to rejoyce immoderately in his own private comforts when the Church is in affliction, when the publi</w:t>
      </w:r>
      <w:r>
        <w:rPr>
          <w:rStyle w:val="1111"/>
        </w:rPr>
        <w:t xml:space="preserve">ck suffers grievous and hard troubles, if any man shall then rejoyce and give liberty to himself, at that time to satisfie his flesh to the uttermost in all outward comforts, this is a great aggravation of his sin: So on the contrary for any man to be immo</w:t>
      </w:r>
      <w:r>
        <w:rPr>
          <w:rStyle w:val="1111"/>
        </w:rPr>
        <w:t xml:space="preserve">derately troubled for any private afflictions when it goes well with the publick, with the Churches, this is a great aggravation of his sin: It may be when the Church of God was lowest, and it went worst in other parts, yet thou didst abate nothing of the</w:t>
      </w:r>
      <w:r>
        <w:rPr>
          <w:rStyle w:val="1111"/>
        </w:rPr>
        <w:t xml:space="preserve"> comfort of thy flesh, but gavest full liberty to satisfie thy flesh as formerly, know this was thy great sin; so on the other side when we have received such mercies in publick, we should have all our private afflictions swallowed up in the publick merci</w:t>
      </w:r>
      <w:r>
        <w:rPr>
          <w:rStyle w:val="1111"/>
        </w:rPr>
        <w:t xml:space="preserve">•</w:t>
      </w:r>
      <w:r>
        <w:rPr>
          <w:rStyle w:val="1111"/>
        </w:rPr>
        <w:t xml:space="preserve">•</w:t>
      </w:r>
      <w:r>
        <w:rPr>
          <w:rStyle w:val="1111"/>
        </w:rPr>
        <w:t xml:space="preserve">s▪ and we should think with our selves, though we be afflicted for our particular, yet (blessed be God) it goes well with the Church, and with the publick; the co</w:t>
      </w:r>
      <w:r>
        <w:rPr>
          <w:rStyle w:val="1111"/>
        </w:rPr>
        <w:t xml:space="preserve">nsideration of that should mightily quiet our hearts in all our private discontents, and if it doth not so, know that our sin is much increased by the mercies of God that are abroad. Now shall Gods mercies aggravate our sins? This is a sad thing, this is </w:t>
      </w:r>
      <w:r/>
    </w:p>
    <w:p>
      <w:pPr>
        <w:pStyle w:val="1132"/>
        <w:pBdr/>
        <w:spacing/>
        <w:ind/>
        <w:rPr/>
      </w:pPr>
      <w:r/>
      <w:bookmarkStart w:id="315" w:name="anchor-323"/>
      <w:r/>
      <w:bookmarkEnd w:id="315"/>
      <w:r>
        <w:rPr>
          <w:rStyle w:val="1111"/>
        </w:rPr>
        <w:t xml:space="preserve">Page</w:t>
      </w:r>
      <w:r>
        <w:rPr>
          <w:rStyle w:val="1111"/>
        </w:rPr>
        <w:t xml:space="preserve"> 153</w:t>
      </w:r>
      <w:r/>
    </w:p>
    <w:p>
      <w:pPr>
        <w:pStyle w:val="1132"/>
        <w:pBdr/>
        <w:spacing/>
        <w:ind/>
        <w:rPr/>
      </w:pPr>
      <w:r/>
      <w:bookmarkStart w:id="316" w:name="anchor-324"/>
      <w:r/>
      <w:bookmarkEnd w:id="316"/>
      <w:r>
        <w:rPr>
          <w:rStyle w:val="1111"/>
        </w:rPr>
        <w:t xml:space="preserve">to turne the mercies of God to be our mis</w:t>
      </w:r>
      <w:r>
        <w:rPr>
          <w:rStyle w:val="1111"/>
        </w:rPr>
        <w:t xml:space="preserve">ery. Did'st not thou pray to God for these mercies that God hath sent of late to the publick, these great victories that God hath given, did'st not thou pray for them? now thou hast them, Is not there enough in them to quiet thy heart for some privat troub</w:t>
      </w:r>
      <w:r>
        <w:rPr>
          <w:rStyle w:val="1111"/>
        </w:rPr>
        <w:t xml:space="preserve">le thou meetest withall in thy family? Is not there goodness enough there to cure thy discontentment? Certainly they were not such mercies worthy to be prayed for, except they have so much excellency in them as to countervail some private afflictions. Pu</w:t>
      </w:r>
      <w:r>
        <w:rPr>
          <w:rStyle w:val="1111"/>
        </w:rPr>
        <w:t xml:space="preserve">blick mercies are the aggravation of privat discontent, as so of publick discontent too; if we receive so many publick mercies, yet if every thing goes not in the publick according as we desire, if we be discontent at that it will exceedingly aggravate ou</w:t>
      </w:r>
      <w:r>
        <w:rPr>
          <w:rStyle w:val="1111"/>
        </w:rPr>
        <w:t xml:space="preserve">r sin, God may say, what shall I bestow such mercies upon a people, and yet if they have not every thing they would have they will be discontent? Oh! it's exceeding evil. So in particular, the mercies that concerns thy self, thy family, if thou wouldest co</w:t>
      </w:r>
      <w:r>
        <w:rPr>
          <w:rStyle w:val="1111"/>
        </w:rPr>
        <w:t xml:space="preserve">nsider thou hast a great many more mercies than thou had'st afflictions, I dare boldly aver it concerning any one in this Congregation, (suppose thy afflictions be what they will) there is never a one of you but that have more mercies than afflictions.</w:t>
      </w:r>
      <w:r/>
    </w:p>
    <w:p>
      <w:pPr>
        <w:pStyle w:val="1132"/>
        <w:pBdr/>
        <w:spacing/>
        <w:ind/>
        <w:rPr/>
      </w:pPr>
      <w:r/>
      <w:bookmarkStart w:id="317" w:name="W154-154-article_2"/>
      <w:r/>
      <w:bookmarkEnd w:id="317"/>
      <w:r>
        <w:rPr>
          <w:rStyle w:val="1111"/>
        </w:rPr>
        <w:t xml:space="preserve">Object.</w:t>
      </w:r>
      <w:r>
        <w:rPr>
          <w:rStyle w:val="1111"/>
        </w:rPr>
        <w:t xml:space="preserve"> You will say, I, but you do not know what our afflictions are, our afflictions are so as you do not conceive of them because you feel them not?</w:t>
      </w:r>
      <w:r/>
    </w:p>
    <w:p>
      <w:pPr>
        <w:pStyle w:val="1132"/>
        <w:pBdr/>
        <w:spacing/>
        <w:ind/>
        <w:rPr/>
      </w:pPr>
      <w:r/>
      <w:bookmarkStart w:id="317" w:name="W154-154-article_3"/>
      <w:r/>
      <w:bookmarkEnd w:id="317"/>
      <w:r>
        <w:rPr>
          <w:rStyle w:val="1111"/>
        </w:rPr>
        <w:t xml:space="preserve">Answ.</w:t>
      </w:r>
      <w:r>
        <w:rPr>
          <w:rStyle w:val="1111"/>
        </w:rPr>
        <w:t xml:space="preserve"> Though I cannot know what your afflictions are, yet I know what your mercies are, and I know they are so great as I am sure there can be no afflictions in this world so great as the mercies you have: If it we</w:t>
      </w:r>
      <w:r>
        <w:rPr>
          <w:rStyle w:val="1111"/>
        </w:rPr>
        <w:t xml:space="preserve">•</w:t>
      </w:r>
      <w:r>
        <w:rPr>
          <w:rStyle w:val="1111"/>
        </w:rPr>
        <w:t xml:space="preserve">•</w:t>
      </w:r>
      <w:r>
        <w:rPr>
          <w:rStyle w:val="1111"/>
        </w:rPr>
        <w:t xml:space="preserve">e but this mercy, that you have this day of grace and salvation continued</w:t>
      </w:r>
      <w:r>
        <w:rPr>
          <w:rStyle w:val="1111"/>
        </w:rPr>
        <w:t xml:space="preserve"> to you, it's a greater mercie than any affliction, set any affliction by this mercie and see which would weigh heaviest, this is certainly greater than any affliction; that you have the day of grace and salvation, that you are not now in Hell, this is a g</w:t>
      </w:r>
      <w:r>
        <w:rPr>
          <w:rStyle w:val="1111"/>
        </w:rPr>
        <w:t xml:space="preserve">reater mercie, that you have the sound of the Gospel yet in your ears; that you have the use of your reason; this is a greater mercie than your afflictions; that you have the use of your limbs, your sences, that you have the health of your bodies, health </w:t>
      </w:r>
      <w:r/>
    </w:p>
    <w:p>
      <w:pPr>
        <w:pStyle w:val="1132"/>
        <w:pBdr/>
        <w:spacing/>
        <w:ind/>
        <w:rPr/>
      </w:pPr>
      <w:r/>
      <w:bookmarkStart w:id="317" w:name="anchor-325"/>
      <w:r/>
      <w:bookmarkEnd w:id="317"/>
      <w:r>
        <w:rPr>
          <w:rStyle w:val="1111"/>
        </w:rPr>
        <w:t xml:space="preserve">Page</w:t>
      </w:r>
      <w:r>
        <w:rPr>
          <w:rStyle w:val="1111"/>
        </w:rPr>
        <w:t xml:space="preserve"> 154</w:t>
      </w:r>
      <w:r/>
    </w:p>
    <w:p>
      <w:pPr>
        <w:pStyle w:val="1132"/>
        <w:pBdr/>
        <w:spacing/>
        <w:ind/>
        <w:rPr/>
      </w:pPr>
      <w:r/>
      <w:bookmarkStart w:id="318" w:name="anchor-326"/>
      <w:r/>
      <w:bookmarkEnd w:id="318"/>
      <w:r>
        <w:rPr>
          <w:rStyle w:val="1111"/>
        </w:rPr>
        <w:t xml:space="preserve">of body is a greater mercy than poverty is an affliction, there is no man that is rich but if he be wise, if he hath a sickly body, he would part with all hi</w:t>
      </w:r>
      <w:r>
        <w:rPr>
          <w:rStyle w:val="1111"/>
        </w:rPr>
        <w:t xml:space="preserve">s riches that he might have his health, therefore thy mercies are more than thy afflictions. We find in Scripture how the holy Ghost doth aggravate the sin of discontent from the consideration of mercies, you have a notable Scripture for it in the 16, of </w:t>
      </w:r>
      <w:r>
        <w:rPr>
          <w:rStyle w:val="1111"/>
        </w:rPr>
        <w:t xml:space="preserve">Numb.</w:t>
      </w:r>
      <w:r>
        <w:rPr>
          <w:rStyle w:val="1111"/>
        </w:rPr>
        <w:t xml:space="preserve"> 8. verse &amp;c. It's a speech of </w:t>
      </w:r>
      <w:r>
        <w:rPr>
          <w:rStyle w:val="1111"/>
        </w:rPr>
        <w:t xml:space="preserve">Moses</w:t>
      </w:r>
      <w:r>
        <w:rPr>
          <w:rStyle w:val="1111"/>
        </w:rPr>
        <w:t xml:space="preserve"> to </w:t>
      </w:r>
      <w:r>
        <w:rPr>
          <w:rStyle w:val="1111"/>
        </w:rPr>
        <w:t xml:space="preserve">Korah</w:t>
      </w:r>
      <w:r>
        <w:rPr>
          <w:rStyle w:val="1111"/>
        </w:rPr>
        <w:t xml:space="preserve"> and his company when they murmured, </w:t>
      </w:r>
      <w:r>
        <w:rPr>
          <w:rStyle w:val="1111"/>
        </w:rPr>
        <w:t xml:space="preserve">And</w:t>
      </w:r>
      <w:r>
        <w:rPr>
          <w:rStyle w:val="1111"/>
        </w:rPr>
        <w:t xml:space="preserve"> Moses </w:t>
      </w:r>
      <w:r>
        <w:rPr>
          <w:rStyle w:val="1111"/>
        </w:rPr>
        <w:t xml:space="preserve">said unto</w:t>
      </w:r>
      <w:r>
        <w:rPr>
          <w:rStyle w:val="1111"/>
        </w:rPr>
        <w:t xml:space="preserve"> Korah, </w:t>
      </w:r>
      <w:r>
        <w:rPr>
          <w:rStyle w:val="1111"/>
        </w:rPr>
        <w:t xml:space="preserve">hear I pray you ye sons of</w:t>
      </w:r>
      <w:r>
        <w:rPr>
          <w:rStyle w:val="1111"/>
        </w:rPr>
        <w:t xml:space="preserve"> Levi, (there's somewhat that you are sons of </w:t>
      </w:r>
      <w:r>
        <w:rPr>
          <w:rStyle w:val="1111"/>
        </w:rPr>
        <w:t xml:space="preserve">Levi,) Seemeth it but a small thing unto you that the God of</w:t>
      </w:r>
      <w:r>
        <w:rPr>
          <w:rStyle w:val="1111"/>
        </w:rPr>
        <w:t xml:space="preserve"> Israel </w:t>
      </w:r>
      <w:r>
        <w:rPr>
          <w:rStyle w:val="1111"/>
        </w:rPr>
        <w:t xml:space="preserve">hath separated you from the Congregation of</w:t>
      </w:r>
      <w:r>
        <w:rPr>
          <w:rStyle w:val="1111"/>
        </w:rPr>
        <w:t xml:space="preserve"> Israel, </w:t>
      </w:r>
      <w:r>
        <w:rPr>
          <w:rStyle w:val="1111"/>
        </w:rPr>
        <w:t xml:space="preserve">to bring you neer to himself to do the service of the Tabernacle of the Lord, and to stand before the Congregation to minister unto them? Korah</w:t>
      </w:r>
      <w:r>
        <w:rPr>
          <w:rStyle w:val="1111"/>
        </w:rPr>
        <w:t xml:space="preserve"> and his company were murmuring, but mark how </w:t>
      </w:r>
      <w:r>
        <w:rPr>
          <w:rStyle w:val="1111"/>
        </w:rPr>
        <w:t xml:space="preserve">Moses</w:t>
      </w:r>
      <w:r>
        <w:rPr>
          <w:rStyle w:val="1111"/>
        </w:rPr>
        <w:t xml:space="preserve"> aggravates this; Seemeth it a smal thing unto you that the God of Israel hath separated you from the Congregation of Israel to bring you neer to himselfe to do the service of the Tabernacle of the Lord? &amp;c. You see 'tis a great honou</w:t>
      </w:r>
      <w:r>
        <w:rPr>
          <w:rStyle w:val="1111"/>
        </w:rPr>
        <w:t xml:space="preserve">r that God puts upon a man a great mercy that he doth bestow upon any man to seperate him from others for himself, to come neer to him, to imploy him in the service of the Tabernacle, to minister to the Congregation in holy things, this is a great mercy, </w:t>
      </w:r>
      <w:r>
        <w:rPr>
          <w:rStyle w:val="1111"/>
        </w:rPr>
        <w:t xml:space="preserve">and indeed it's such a mercy as one would think there should be none that God bestows such a mercy upon that should have a murmuring heart for any affliction; It's true, many Ministers of God they meet with hard things that might discourage them, and trou</w:t>
      </w:r>
      <w:r>
        <w:rPr>
          <w:rStyle w:val="1111"/>
        </w:rPr>
        <w:t xml:space="preserve">ble and grieve their spirits, but now this consideration that God is pleased to imploy them in such a service neer to himself, that though they cannot do good to themselves, yet they may do good to others, this should quiet them. And yet in the 10. verse, </w:t>
      </w:r>
      <w:r>
        <w:rPr>
          <w:rStyle w:val="1111"/>
        </w:rPr>
        <w:t xml:space="preserve">And he hath brought thee neer to him, and all thy Brethren the Sons of</w:t>
      </w:r>
      <w:r>
        <w:rPr>
          <w:rStyle w:val="1111"/>
        </w:rPr>
        <w:t xml:space="preserve"> Levi </w:t>
      </w:r>
      <w:r>
        <w:rPr>
          <w:rStyle w:val="1111"/>
        </w:rPr>
        <w:t xml:space="preserve">with thee, and seek ye the Priest-hood also?</w:t>
      </w:r>
      <w:r>
        <w:rPr>
          <w:rStyle w:val="1111"/>
        </w:rPr>
        <w:t xml:space="preserve"> have not you enough already? but still you are discontented with what you have and must have more, seek ye yet more? </w:t>
      </w:r>
      <w:r>
        <w:rPr>
          <w:rStyle w:val="1111"/>
        </w:rPr>
        <w:t xml:space="preserve">Seek ye the Priest-hood also? for which cause both thou and all thy company are gathered together against the Lord: And what is</w:t>
      </w:r>
      <w:r>
        <w:rPr>
          <w:rStyle w:val="1111"/>
        </w:rPr>
        <w:t xml:space="preserve"> Aaron </w:t>
      </w:r>
      <w:r>
        <w:rPr>
          <w:rStyle w:val="1111"/>
        </w:rPr>
        <w:t xml:space="preserve">that ye murmur against him?</w:t>
      </w:r>
      <w:r>
        <w:rPr>
          <w:rStyle w:val="1111"/>
        </w:rPr>
        <w:t xml:space="preserve"> what hath God given you such things, and yet will you be murmuring, because you </w:t>
      </w:r>
      <w:r/>
    </w:p>
    <w:p>
      <w:pPr>
        <w:pStyle w:val="1132"/>
        <w:pBdr/>
        <w:spacing/>
        <w:ind/>
        <w:rPr/>
      </w:pPr>
      <w:r/>
      <w:bookmarkStart w:id="319" w:name="anchor-327"/>
      <w:r/>
      <w:bookmarkEnd w:id="319"/>
      <w:r>
        <w:rPr>
          <w:rStyle w:val="1111"/>
        </w:rPr>
        <w:t xml:space="preserve">Page</w:t>
      </w:r>
      <w:r>
        <w:rPr>
          <w:rStyle w:val="1111"/>
        </w:rPr>
        <w:t xml:space="preserve"> 155</w:t>
      </w:r>
      <w:r/>
    </w:p>
    <w:p>
      <w:pPr>
        <w:pStyle w:val="1132"/>
        <w:pBdr/>
        <w:spacing/>
        <w:ind/>
        <w:rPr/>
      </w:pPr>
      <w:r/>
      <w:bookmarkStart w:id="320" w:name="anchor-328"/>
      <w:r/>
      <w:bookmarkEnd w:id="320"/>
      <w:r>
        <w:rPr>
          <w:rStyle w:val="1111"/>
        </w:rPr>
        <w:t xml:space="preserve">cannot have more? Me thinks that this place should keep Ministers from murmuring, though they should meet with never such afflictions and crosses, and unkind dealings from men, yet still they should go on with hearts quieted and comforte</w:t>
      </w:r>
      <w:r>
        <w:rPr>
          <w:rStyle w:val="1111"/>
        </w:rPr>
        <w:t xml:space="preserve">d in the work that God hath set them about, and labour to countervaile all their Afflictions by being more abundant in the work of the Lord. That is the first text of Scripture that shews how the mercies we enjoy are Aggravations to the sin of murmuring.</w:t>
      </w:r>
      <w:r/>
    </w:p>
    <w:p>
      <w:pPr>
        <w:pStyle w:val="1132"/>
        <w:pBdr/>
        <w:spacing/>
        <w:ind/>
        <w:rPr/>
      </w:pPr>
      <w:r/>
      <w:bookmarkStart w:id="321" w:name="W156-156-article_2"/>
      <w:r/>
      <w:bookmarkEnd w:id="321"/>
      <w:r>
        <w:rPr>
          <w:rStyle w:val="1111"/>
        </w:rPr>
        <w:t xml:space="preserve">And then a second Scripture is in the 2. of </w:t>
      </w:r>
      <w:r>
        <w:rPr>
          <w:rStyle w:val="1111"/>
        </w:rPr>
        <w:t xml:space="preserve">Job,</w:t>
      </w:r>
      <w:r>
        <w:rPr>
          <w:rStyle w:val="1111"/>
        </w:rPr>
        <w:t xml:space="preserve"> 10. vers. A speech of </w:t>
      </w:r>
      <w:r>
        <w:rPr>
          <w:rStyle w:val="1111"/>
        </w:rPr>
        <w:t xml:space="preserve">Job</w:t>
      </w:r>
      <w:r>
        <w:rPr>
          <w:rStyle w:val="1111"/>
        </w:rPr>
        <w:t xml:space="preserve"> to his wife, what saith </w:t>
      </w:r>
      <w:r>
        <w:rPr>
          <w:rStyle w:val="1111"/>
        </w:rPr>
        <w:t xml:space="preserve">Job</w:t>
      </w:r>
      <w:r>
        <w:rPr>
          <w:rStyle w:val="1111"/>
        </w:rPr>
        <w:t xml:space="preserve"> when his wife would have had him curse God and die? (that was a degree beyond murmuring) saith he, </w:t>
      </w:r>
      <w:r>
        <w:rPr>
          <w:rStyle w:val="1111"/>
        </w:rPr>
        <w:t xml:space="preserve">Thou speakest as one of the foolish women, shall we receive good at the band of God and not evil?</w:t>
      </w:r>
      <w:r>
        <w:rPr>
          <w:rStyle w:val="1111"/>
        </w:rPr>
        <w:t xml:space="preserve"> you see </w:t>
      </w:r>
      <w:r>
        <w:rPr>
          <w:rStyle w:val="1111"/>
        </w:rPr>
        <w:t xml:space="preserve">Job</w:t>
      </w:r>
      <w:r>
        <w:rPr>
          <w:rStyle w:val="1111"/>
        </w:rPr>
        <w:t xml:space="preserve"> did help himself against all murmuring th</w:t>
      </w:r>
      <w:r>
        <w:rPr>
          <w:rStyle w:val="1111"/>
        </w:rPr>
        <w:t xml:space="preserve">oughts against the waies of God with this consideration, that he had received so much good from the Lord; what though we receive evil, yet do not we receive good as well as evil? let us set one against the other, that's the way we should go. In the 17. of </w:t>
      </w:r>
      <w:r>
        <w:rPr>
          <w:rStyle w:val="1111"/>
        </w:rPr>
        <w:t xml:space="preserve">Ecclesiastes</w:t>
      </w:r>
      <w:r>
        <w:rPr>
          <w:rStyle w:val="1111"/>
        </w:rPr>
        <w:t xml:space="preserve"> the 14. vers. you have a notable Scripture there whereby you may see what course is to be taken when the heart rises in murmuring, In the day of prosperity be joyfull, </w:t>
      </w:r>
      <w:r>
        <w:rPr>
          <w:rStyle w:val="1111"/>
        </w:rPr>
        <w:t xml:space="preserve">but in the day of Adversity consider</w:t>
      </w:r>
      <w:r>
        <w:rPr>
          <w:rStyle w:val="1111"/>
        </w:rPr>
        <w:t xml:space="preserve">; what should they consider? (mark what follows) </w:t>
      </w:r>
      <w:r>
        <w:rPr>
          <w:rStyle w:val="1111"/>
        </w:rPr>
        <w:t xml:space="preserve">God also hath set the one over against the other, to the end that man should find nothing after him.</w:t>
      </w:r>
      <w:r>
        <w:rPr>
          <w:rStyle w:val="1111"/>
        </w:rPr>
        <w:t xml:space="preserve"> God also h</w:t>
      </w:r>
      <w:r>
        <w:rPr>
          <w:rStyle w:val="1111"/>
        </w:rPr>
        <w:t xml:space="preserve">ath set the one over against the other, that's thus, When thou art in prosperity, then indeed every man can be joyfull, but what if Afflictions befals him, what then? then consider, consider what? That God hath set one over against the other, thou hast a g</w:t>
      </w:r>
      <w:r>
        <w:rPr>
          <w:rStyle w:val="1111"/>
        </w:rPr>
        <w:t xml:space="preserve">reat deal of Affliction, and thou hast had a great deal of prosperity, thou hast many troubles, and thou hast had many mercies, make one column of mercies, and one column of afflictions, and write one against the other, and fee if God hath not fil'd one co</w:t>
      </w:r>
      <w:r>
        <w:rPr>
          <w:rStyle w:val="1111"/>
        </w:rPr>
        <w:t xml:space="preserve">lumn as full as the other, you look altogether upon your afflictions, but look upon your mercies also; for instance, It may be God hath afflicted you in one child, but he hath been merciful to you in another child, set one against the other, God afflicted </w:t>
      </w:r>
      <w:r>
        <w:rPr>
          <w:rStyle w:val="1111"/>
        </w:rPr>
        <w:t xml:space="preserve">David</w:t>
      </w:r>
      <w:r>
        <w:rPr>
          <w:rStyle w:val="1111"/>
        </w:rPr>
        <w:t xml:space="preserve"> in </w:t>
      </w:r>
      <w:r>
        <w:rPr>
          <w:rStyle w:val="1111"/>
        </w:rPr>
        <w:t xml:space="preserve">Absolom,</w:t>
      </w:r>
      <w:r>
        <w:rPr>
          <w:rStyle w:val="1111"/>
        </w:rPr>
        <w:t xml:space="preserve"> but he was merciful to </w:t>
      </w:r>
      <w:r>
        <w:rPr>
          <w:rStyle w:val="1111"/>
        </w:rPr>
        <w:t xml:space="preserve">David</w:t>
      </w:r>
      <w:r/>
    </w:p>
    <w:p>
      <w:pPr>
        <w:pStyle w:val="1132"/>
        <w:pBdr/>
        <w:spacing/>
        <w:ind/>
        <w:rPr/>
      </w:pPr>
      <w:r/>
      <w:bookmarkStart w:id="321" w:name="anchor-329"/>
      <w:r/>
      <w:bookmarkEnd w:id="321"/>
      <w:r>
        <w:rPr>
          <w:rStyle w:val="1111"/>
        </w:rPr>
        <w:t xml:space="preserve">Page</w:t>
      </w:r>
      <w:r>
        <w:rPr>
          <w:rStyle w:val="1111"/>
        </w:rPr>
        <w:t xml:space="preserve"> 156</w:t>
      </w:r>
      <w:r/>
    </w:p>
    <w:p>
      <w:pPr>
        <w:pStyle w:val="1132"/>
        <w:pBdr/>
        <w:spacing/>
        <w:ind/>
        <w:rPr/>
      </w:pPr>
      <w:r/>
      <w:bookmarkStart w:id="322" w:name="anchor-330"/>
      <w:r/>
      <w:bookmarkEnd w:id="322"/>
      <w:r>
        <w:rPr>
          <w:rStyle w:val="1111"/>
        </w:rPr>
        <w:t xml:space="preserve">in </w:t>
      </w:r>
      <w:r>
        <w:rPr>
          <w:rStyle w:val="1111"/>
        </w:rPr>
        <w:t xml:space="preserve">Solomon,</w:t>
      </w:r>
      <w:r>
        <w:rPr>
          <w:rStyle w:val="1111"/>
        </w:rPr>
        <w:t xml:space="preserve"> and therefore when </w:t>
      </w:r>
      <w:r>
        <w:rPr>
          <w:rStyle w:val="1111"/>
        </w:rPr>
        <w:t xml:space="preserve">David</w:t>
      </w:r>
      <w:r>
        <w:rPr>
          <w:rStyle w:val="1111"/>
        </w:rPr>
        <w:t xml:space="preserve"> cryed out, Oh </w:t>
      </w:r>
      <w:r>
        <w:rPr>
          <w:rStyle w:val="1111"/>
        </w:rPr>
        <w:t xml:space="preserve">Absolom my Son my Son!</w:t>
      </w:r>
      <w:r>
        <w:rPr>
          <w:rStyle w:val="1111"/>
        </w:rPr>
        <w:t xml:space="preserve"> if </w:t>
      </w:r>
      <w:r>
        <w:rPr>
          <w:rStyle w:val="1111"/>
        </w:rPr>
        <w:t xml:space="preserve">David</w:t>
      </w:r>
      <w:r>
        <w:rPr>
          <w:rStyle w:val="1111"/>
        </w:rPr>
        <w:t xml:space="preserve"> had thought upon </w:t>
      </w:r>
      <w:r>
        <w:rPr>
          <w:rStyle w:val="1111"/>
        </w:rPr>
        <w:t xml:space="preserve">Solomon,</w:t>
      </w:r>
      <w:r>
        <w:rPr>
          <w:rStyle w:val="1111"/>
        </w:rPr>
        <w:t xml:space="preserve"> and cried, Oh </w:t>
      </w:r>
      <w:r>
        <w:rPr>
          <w:rStyle w:val="1111"/>
        </w:rPr>
        <w:t xml:space="preserve">Solomon</w:t>
      </w:r>
      <w:r>
        <w:rPr>
          <w:rStyle w:val="1111"/>
        </w:rPr>
        <w:t xml:space="preserve"> my son my son, it would have quiet</w:t>
      </w:r>
      <w:r>
        <w:rPr>
          <w:rStyle w:val="1111"/>
        </w:rPr>
        <w:t xml:space="preserve">ed him. And it may be God hath been merciful to thee in a wife, or in thy husband, set that against thy affliction, it may be God crosses thee in thy estate, but it may be he doth imploy thee in his service, it may be thou art afflicted in some of thy fri</w:t>
      </w:r>
      <w:r>
        <w:rPr>
          <w:rStyle w:val="1111"/>
        </w:rPr>
        <w:t xml:space="preserve">ends, but thou hast other friends that are great mercies to thee, and therefore you should set one against the other, and it doth concern you so to do, for those mercies will be aggravations of your sins, and you had better make Gods mercies a means to le</w:t>
      </w:r>
      <w:r>
        <w:rPr>
          <w:rStyle w:val="1111"/>
        </w:rPr>
        <w:t xml:space="preserve">ssen your sins, than to be the aggravation of your sins: If you make not the mercies of God to help you against your murmuring, you will make them to be aggravations of the sin of murmuring: I beseech you for this take but this one consideration further,</w:t>
      </w:r>
      <w:r>
        <w:rPr>
          <w:rStyle w:val="1111"/>
        </w:rPr>
        <w:t xml:space="preserve"> and if you will but work it upon your hearts I hope you may find a great deal of power in it, You find afflictions, and your hearts are troubled and murmur, consider how Gods mercies doth aggravate this sin, thus: In the midst of our sins we do make acco</w:t>
      </w:r>
      <w:r>
        <w:rPr>
          <w:rStyle w:val="1111"/>
        </w:rPr>
        <w:t xml:space="preserve">unt God should accept of our services, do but consider thus, if in the midst of our manie sins we hope that God will accept of our poor services, why then should not we in the midst of our afflictions blesse God for his manie mercies? shall God be thus gr</w:t>
      </w:r>
      <w:r>
        <w:rPr>
          <w:rStyle w:val="1111"/>
        </w:rPr>
        <w:t xml:space="preserve">acious to us that notwithstanding our many sins, yet he will not cast away our poor duties and services that we perform, then why should not we in the midst of our sufferings accept of what mercies we have, and not slight them and disregard them? If thou </w:t>
      </w:r>
      <w:r>
        <w:rPr>
          <w:rStyle w:val="1111"/>
        </w:rPr>
        <w:t xml:space="preserve">in the midst of Gods mercies shalt not be willing to bear afflictions that God laies upon thee, then it were just with God that in the midst of thy sins he should not regard any of thy duties, now is there not as much power in thy manifold sins to cause Go</w:t>
      </w:r>
      <w:r>
        <w:rPr>
          <w:rStyle w:val="1111"/>
        </w:rPr>
        <w:t xml:space="preserve">d to reject thy duties and services, as there is power in afflictions (in the midst of many mercies) to take off thy heart from being affected with Gods mercies? And that's the first aggravation of the sin of murmuring, to murmur in the midst of mercies.</w:t>
      </w:r>
      <w:r/>
    </w:p>
    <w:p>
      <w:pPr>
        <w:pStyle w:val="1132"/>
        <w:pBdr/>
        <w:spacing/>
        <w:ind/>
        <w:rPr/>
      </w:pPr>
      <w:r/>
      <w:bookmarkStart w:id="323" w:name="W157-157-article_2"/>
      <w:r/>
      <w:bookmarkEnd w:id="323"/>
      <w:r>
        <w:rPr>
          <w:rStyle w:val="1111"/>
        </w:rPr>
        <w:t xml:space="preserve">A Second Aggravation of the sin of murmuring is, </w:t>
      </w:r>
      <w:r>
        <w:rPr>
          <w:rStyle w:val="1111"/>
        </w:rPr>
        <w:t xml:space="preserve">When we </w:t>
      </w:r>
      <w:r/>
    </w:p>
    <w:p>
      <w:pPr>
        <w:pStyle w:val="1132"/>
        <w:pBdr/>
        <w:spacing/>
        <w:ind/>
        <w:rPr/>
      </w:pPr>
      <w:r/>
      <w:bookmarkStart w:id="323" w:name="anchor-331"/>
      <w:r/>
      <w:bookmarkEnd w:id="323"/>
      <w:r>
        <w:rPr>
          <w:rStyle w:val="1111"/>
        </w:rPr>
        <w:t xml:space="preserve">Page</w:t>
      </w:r>
      <w:r>
        <w:rPr>
          <w:rStyle w:val="1111"/>
        </w:rPr>
        <w:t xml:space="preserve"> 157</w:t>
      </w:r>
      <w:r/>
    </w:p>
    <w:p>
      <w:pPr>
        <w:pStyle w:val="1132"/>
        <w:pBdr/>
        <w:spacing/>
        <w:ind/>
        <w:rPr/>
      </w:pPr>
      <w:r/>
      <w:bookmarkStart w:id="324" w:name="anchor-332"/>
      <w:r/>
      <w:bookmarkEnd w:id="324"/>
      <w:r>
        <w:rPr>
          <w:rStyle w:val="1111"/>
        </w:rPr>
        <w:t xml:space="preserve">murmur for smal things.</w:t>
      </w:r>
      <w:r>
        <w:rPr>
          <w:rStyle w:val="1111"/>
        </w:rPr>
        <w:t xml:space="preserve"> Saith </w:t>
      </w:r>
      <w:r>
        <w:rPr>
          <w:rStyle w:val="1111"/>
        </w:rPr>
        <w:t xml:space="preserve">Naamans</w:t>
      </w:r>
      <w:r>
        <w:rPr>
          <w:rStyle w:val="1111"/>
        </w:rPr>
        <w:t xml:space="preserve"> servant to him, Father (for so he called him) if the Prophet had required you</w:t>
      </w:r>
      <w:r>
        <w:rPr>
          <w:rStyle w:val="1111"/>
        </w:rPr>
        <w:t xml:space="preserve"> to do some great thing, would not you have done it? how much more this little thing. So I say, if the Lord had required you to suffer some great matter, would not you have been willing to suffer? How much more this little thing. I remember I have read in </w:t>
      </w:r>
      <w:r>
        <w:rPr>
          <w:rStyle w:val="1111"/>
        </w:rPr>
        <w:t xml:space="preserve">Seneca</w:t>
      </w:r>
      <w:r>
        <w:rPr>
          <w:rStyle w:val="1111"/>
        </w:rPr>
        <w:t xml:space="preserve"> a Heathen, he hath this similitude which is a very fine one to set out the great evil of murmuring upon smaller afflictions, (saith he) Suppose a man hath a very fair house to dwell in, and he hath fair orchyards and gardens, </w:t>
      </w:r>
      <w:r>
        <w:rPr>
          <w:rStyle w:val="1111"/>
        </w:rPr>
        <w:t xml:space="preserve">and set about with brave tall trees for ornament, if this man now should murmur because the wind blows off a few leaves off his trees, what a most unreasonable thing were it for him to be weeping and wringing his hands because he loses a few leaves off hi</w:t>
      </w:r>
      <w:r>
        <w:rPr>
          <w:rStyle w:val="1111"/>
        </w:rPr>
        <w:t xml:space="preserve">s trees, when he hath abundance of all kind of fruit? thus it is with many (saith he) though they have a great many comforts about them, yet some little matter, the blowing off of a few leaves from them is enough to disquiet them. It was a great evil when </w:t>
      </w:r>
      <w:r>
        <w:rPr>
          <w:rStyle w:val="1111"/>
        </w:rPr>
        <w:t xml:space="preserve">Ahab</w:t>
      </w:r>
      <w:r>
        <w:rPr>
          <w:rStyle w:val="1111"/>
        </w:rPr>
        <w:t xml:space="preserve"> having a kingdom, yet the want of his neighbours vinyard had such power to disquiet him: So for us to m</w:t>
      </w:r>
      <w:r>
        <w:rPr>
          <w:rStyle w:val="1111"/>
        </w:rPr>
        <w:t xml:space="preserve">urmur, not because we have not such a thing as we have need of, but because we have not what possibly we might have, this is a very great sin. Suppose God gives a child that hath all the limbs and parts compleat, a child that is very comly, and hath excell</w:t>
      </w:r>
      <w:r>
        <w:rPr>
          <w:rStyle w:val="1111"/>
        </w:rPr>
        <w:t xml:space="preserve">ent parts, wit, and memory, but it may be there is a wart that grows upon the finger of the child, and she murmurs at it, and Oh what an affliction is this to her! she is so taken up with that as she forgets to give any thanks to God for her child, and all</w:t>
      </w:r>
      <w:r>
        <w:rPr>
          <w:rStyle w:val="1111"/>
        </w:rPr>
        <w:t xml:space="preserve"> the goodnesse of God to her in the child is swallowed up in that; would not you say, this were a folly &amp; a very great evil in a woman so to do? Truly our afflictions if we weighed them aright they are but such kind of things in comparison of our mercies. </w:t>
      </w:r>
      <w:r>
        <w:rPr>
          <w:rStyle w:val="1111"/>
        </w:rPr>
        <w:t xml:space="preserve">Rebeckah</w:t>
      </w:r>
      <w:r>
        <w:rPr>
          <w:rStyle w:val="1111"/>
        </w:rPr>
        <w:t xml:space="preserve"> she had a mighty desire to have children, but because she found some trouble in her body when she was with child, saith she, </w:t>
      </w:r>
      <w:r>
        <w:rPr>
          <w:rStyle w:val="1111"/>
        </w:rPr>
        <w:t xml:space="preserve">Why am I thus?</w:t>
      </w:r>
      <w:r>
        <w:rPr>
          <w:rStyle w:val="1111"/>
        </w:rPr>
        <w:t xml:space="preserve"> As if she should say, I had as good have none, only because she found a little pain and trouble in her body. To be discontent when the affliction is small and little, that increases very much the </w:t>
      </w:r>
      <w:r/>
    </w:p>
    <w:p>
      <w:pPr>
        <w:pStyle w:val="1132"/>
        <w:pBdr/>
        <w:spacing/>
        <w:ind/>
        <w:rPr/>
      </w:pPr>
      <w:r/>
      <w:bookmarkStart w:id="325" w:name="anchor-333"/>
      <w:r/>
      <w:bookmarkEnd w:id="325"/>
      <w:r>
        <w:rPr>
          <w:rStyle w:val="1111"/>
        </w:rPr>
        <w:t xml:space="preserve">Page</w:t>
      </w:r>
      <w:r>
        <w:rPr>
          <w:rStyle w:val="1111"/>
        </w:rPr>
        <w:t xml:space="preserve"> 158</w:t>
      </w:r>
      <w:r/>
    </w:p>
    <w:p>
      <w:pPr>
        <w:pStyle w:val="1132"/>
        <w:pBdr/>
        <w:spacing/>
        <w:ind/>
        <w:rPr/>
      </w:pPr>
      <w:r/>
      <w:bookmarkStart w:id="326" w:name="anchor-334"/>
      <w:r/>
      <w:bookmarkEnd w:id="326"/>
      <w:r>
        <w:rPr>
          <w:rStyle w:val="1111"/>
        </w:rPr>
        <w:t xml:space="preserve">sin of murmuring, it is to much for any one to murmur upon the heaviest crosse that can befall one in this world, but upon some small things to be discontent and murmur, that's worse. I have read of one</w:t>
      </w:r>
      <w:r>
        <w:rPr>
          <w:rStyle w:val="1111"/>
        </w:rPr>
        <w:t xml:space="preserve"> when he lay upon a heap of damask-roses, he complained that there was one of the rose leaves lay double under him: So we are readie thus for verie small things to make complaints and to be discontented with our condition. And that's a Second aggravation.</w:t>
      </w:r>
      <w:r/>
    </w:p>
    <w:p>
      <w:pPr>
        <w:pStyle w:val="1132"/>
        <w:pBdr/>
        <w:spacing/>
        <w:ind/>
        <w:rPr/>
      </w:pPr>
      <w:r/>
      <w:bookmarkStart w:id="327" w:name="W159-159-article_2"/>
      <w:r/>
      <w:bookmarkEnd w:id="327"/>
      <w:r>
        <w:rPr>
          <w:rStyle w:val="1111"/>
        </w:rPr>
        <w:t xml:space="preserve">A Third aggravation is this, </w:t>
      </w:r>
      <w:r>
        <w:rPr>
          <w:rStyle w:val="1111"/>
        </w:rPr>
        <w:t xml:space="preserve">For men that are of parts and abilities, that God hath given wisdom to, for them to be discontent and murmur, that is more than if others do it.</w:t>
      </w:r>
      <w:r>
        <w:rPr>
          <w:rStyle w:val="1111"/>
        </w:rPr>
        <w:t xml:space="preserve"> Murmuring </w:t>
      </w:r>
      <w:r>
        <w:rPr>
          <w:rStyle w:val="1111"/>
        </w:rPr>
        <w:t xml:space="preserve">and discontentednesse is too much in the weakest, yet we can bear with it sometimes in children and women that are weak, but for those that are men, men of understanding, that have wisdom, that God imployes in publick service, that they should be discont</w:t>
      </w:r>
      <w:r>
        <w:rPr>
          <w:rStyle w:val="1111"/>
        </w:rPr>
        <w:t xml:space="preserve">ent with every thing, this is an exceeding great evil; for men in their families (to whom God hath given parts and wisdom) when things fall out amisse there, to be alwaies murmuring and repining, their sin is greater than for women or children to do it.</w:t>
      </w:r>
      <w:r/>
    </w:p>
    <w:p>
      <w:pPr>
        <w:pStyle w:val="1132"/>
        <w:pBdr/>
        <w:spacing/>
        <w:ind/>
        <w:rPr/>
      </w:pPr>
      <w:r/>
      <w:bookmarkStart w:id="327" w:name="W159-159-article_3"/>
      <w:r/>
      <w:bookmarkEnd w:id="327"/>
      <w:r>
        <w:rPr>
          <w:rStyle w:val="1111"/>
        </w:rPr>
        <w:t xml:space="preserve">A fourth aggravation, </w:t>
      </w:r>
      <w:r>
        <w:rPr>
          <w:rStyle w:val="1111"/>
        </w:rPr>
        <w:t xml:space="preserve">Is the consideration of the freeness of all Gods mercies to us.</w:t>
      </w:r>
      <w:r>
        <w:rPr>
          <w:rStyle w:val="1111"/>
        </w:rPr>
        <w:t xml:space="preserve"> What ever we h</w:t>
      </w:r>
      <w:r>
        <w:rPr>
          <w:rStyle w:val="1111"/>
        </w:rPr>
        <w:t xml:space="preserve">ave it is of free cost, what though we have not all we would have, seeing what we have is free? If what we have were earned then it were somewhat, but when we consider that all is from God, for us to murmur at his dispensations is verie evil. Suppose a ma</w:t>
      </w:r>
      <w:r>
        <w:rPr>
          <w:rStyle w:val="1111"/>
        </w:rPr>
        <w:t xml:space="preserve">n were in a family entertained by a friend, and he did not pay for his board, but he hath it given him for nothing, it's expected such a one should not be ready to find fault with every thing in the house, with servants or with meat at table or the like, i</w:t>
      </w:r>
      <w:r>
        <w:rPr>
          <w:rStyle w:val="1111"/>
        </w:rPr>
        <w:t xml:space="preserve">•</w:t>
      </w:r>
      <w:r>
        <w:rPr>
          <w:rStyle w:val="1111"/>
        </w:rPr>
        <w:t xml:space="preserve">•</w:t>
      </w:r>
      <w:r>
        <w:rPr>
          <w:rStyle w:val="1111"/>
        </w:rPr>
        <w:t xml:space="preserve"> such a one that hath plentiful provision and all given him </w:t>
      </w:r>
      <w:r>
        <w:rPr>
          <w:rStyle w:val="1111"/>
        </w:rPr>
        <w:t xml:space="preserve">Gratis,</w:t>
      </w:r>
      <w:r>
        <w:rPr>
          <w:rStyle w:val="1111"/>
        </w:rPr>
        <w:t xml:space="preserve"> and paies nothing for his board, should be discontented if a cup should not be filled for him as he would have it, or if he should stay a minute of an hour longer for a thing than he would, this we </w:t>
      </w:r>
      <w:r>
        <w:rPr>
          <w:rStyle w:val="1111"/>
        </w:rPr>
        <w:t xml:space="preserve">would account a great evil: So it is with us, we are at Gods table every day, and it is upon free-cost whatever we have: It is accounted very unmannerly for a man at his friends table to find fault with things, though at home he may be bold: Now when we </w:t>
      </w:r>
      <w:r/>
    </w:p>
    <w:p>
      <w:pPr>
        <w:pStyle w:val="1132"/>
        <w:pBdr/>
        <w:spacing/>
        <w:ind/>
        <w:rPr/>
      </w:pPr>
      <w:r/>
      <w:bookmarkStart w:id="327" w:name="anchor-335"/>
      <w:r/>
      <w:bookmarkEnd w:id="327"/>
      <w:r>
        <w:rPr>
          <w:rStyle w:val="1111"/>
        </w:rPr>
        <w:t xml:space="preserve">Page</w:t>
      </w:r>
      <w:r>
        <w:rPr>
          <w:rStyle w:val="1111"/>
        </w:rPr>
        <w:t xml:space="preserve"> 159</w:t>
      </w:r>
      <w:r/>
    </w:p>
    <w:p>
      <w:pPr>
        <w:pStyle w:val="1132"/>
        <w:pBdr/>
        <w:spacing/>
        <w:ind/>
        <w:rPr/>
      </w:pPr>
      <w:r/>
      <w:bookmarkStart w:id="328" w:name="anchor-336"/>
      <w:r/>
      <w:bookmarkEnd w:id="328"/>
      <w:r>
        <w:rPr>
          <w:rStyle w:val="1111"/>
        </w:rPr>
        <w:t xml:space="preserve">are at the table of God (for so all Gods administrations to us are his table) and are at free-cost, now for us to be finding fault and be discontented this is a great Aggravation of our sin.</w:t>
      </w:r>
      <w:r/>
    </w:p>
    <w:p>
      <w:pPr>
        <w:pStyle w:val="1132"/>
        <w:pBdr/>
        <w:spacing/>
        <w:ind/>
        <w:rPr/>
      </w:pPr>
      <w:r/>
      <w:bookmarkStart w:id="329" w:name="W160-160-article_2"/>
      <w:r/>
      <w:bookmarkEnd w:id="329"/>
      <w:r>
        <w:rPr>
          <w:rStyle w:val="1111"/>
        </w:rPr>
        <w:t xml:space="preserve">A fift Aggravation of the sin of murmuring is this, </w:t>
      </w:r>
      <w:r>
        <w:rPr>
          <w:rStyle w:val="1111"/>
        </w:rPr>
        <w:t xml:space="preserve">When men and women murmur and are discontented and impatient when they have the things that they were discontented for the want of before they had them.</w:t>
      </w:r>
      <w:r>
        <w:rPr>
          <w:rStyle w:val="1111"/>
        </w:rPr>
        <w:t xml:space="preserve"> So it is sometimes with children, they will cry for such a thing, and when you give it them then throw it away, they are as much discontented as they were before. So it was with the people of </w:t>
      </w:r>
      <w:r>
        <w:rPr>
          <w:rStyle w:val="1111"/>
        </w:rPr>
        <w:t xml:space="preserve">Israel,</w:t>
      </w:r>
      <w:r>
        <w:rPr>
          <w:rStyle w:val="1111"/>
        </w:rPr>
        <w:t xml:space="preserve"> nothing would quiet them but they must have a King, </w:t>
      </w:r>
      <w:r>
        <w:rPr>
          <w:rStyle w:val="1111"/>
        </w:rPr>
        <w:t xml:space="preserve">Samuel</w:t>
      </w:r>
      <w:r>
        <w:rPr>
          <w:rStyle w:val="1111"/>
        </w:rPr>
        <w:t xml:space="preserve"> perswaded them to be contrary, and told them what kind of King they should have; and when they had a King, </w:t>
      </w:r>
      <w:r>
        <w:rPr>
          <w:rStyle w:val="1111"/>
        </w:rPr>
        <w:t xml:space="preserve">Hos.</w:t>
      </w:r>
      <w:r>
        <w:rPr>
          <w:rStyle w:val="1111"/>
        </w:rPr>
        <w:t xml:space="preserve"> 10.3. </w:t>
      </w:r>
      <w:r>
        <w:rPr>
          <w:rStyle w:val="1111"/>
        </w:rPr>
        <w:t xml:space="preserve">What shall a King do to us?</w:t>
      </w:r>
      <w:r>
        <w:rPr>
          <w:rStyle w:val="1111"/>
        </w:rPr>
        <w:t xml:space="preserve"> they were not contented when they had one. So </w:t>
      </w:r>
      <w:r>
        <w:rPr>
          <w:rStyle w:val="1111"/>
        </w:rPr>
        <w:t xml:space="preserve">Rachel,</w:t>
      </w:r>
      <w:r>
        <w:rPr>
          <w:rStyle w:val="1111"/>
        </w:rPr>
        <w:t xml:space="preserve"> she must have children or else she died, and when she had a little trouble she was discontented too; so that we are neither well full nor fasting (as we use to say.)</w:t>
      </w:r>
      <w:r/>
    </w:p>
    <w:p>
      <w:pPr>
        <w:pStyle w:val="1132"/>
        <w:pBdr/>
        <w:spacing/>
        <w:ind/>
        <w:rPr/>
      </w:pPr>
      <w:r/>
      <w:bookmarkStart w:id="329" w:name="W160-160-article_3"/>
      <w:r/>
      <w:bookmarkEnd w:id="329"/>
      <w:r>
        <w:rPr>
          <w:rStyle w:val="1111"/>
        </w:rPr>
        <w:t xml:space="preserve">The sixt Aggravation of the sin of murmuring is this, </w:t>
      </w:r>
      <w:r>
        <w:rPr>
          <w:rStyle w:val="1111"/>
        </w:rPr>
        <w:t xml:space="preserve">For those men and women to be discontent and murmur that God hath raised from mean and low estates and conditions</w:t>
      </w:r>
      <w:r>
        <w:rPr>
          <w:rStyle w:val="1111"/>
        </w:rPr>
        <w:t xml:space="preserve">; This is a very great aggravation if thou b</w:t>
      </w:r>
      <w:r>
        <w:rPr>
          <w:rStyle w:val="1111"/>
        </w:rPr>
        <w:t xml:space="preserve">e discontent now: There was a time when thou wert low enough, and perhaps when thou wert so low then thou didest say, oh if God would deliver me from such an affliction, or give me but a little more in my estate I should think my self in a good condition: </w:t>
      </w:r>
      <w:r>
        <w:rPr>
          <w:rStyle w:val="1111"/>
        </w:rPr>
        <w:t xml:space="preserve">but if God by his providence doth raise thee, thou art as greedy of more still as thou wert before, and as much discontented as thou wert before: this is an evil thing for people that had mean breeding, and poor beginings for them to be so nice, and daint</w:t>
      </w:r>
      <w:r>
        <w:rPr>
          <w:rStyle w:val="1111"/>
        </w:rPr>
        <w:t xml:space="preserve">y that nothing can please them, whereas there was a time not long since that they were low and mean enough; but it is very ordinary for those that are raised from a low and mean condition to be the more nice and dainty, and more proud when they are raised </w:t>
      </w:r>
      <w:r>
        <w:rPr>
          <w:rStyle w:val="1111"/>
        </w:rPr>
        <w:t xml:space="preserve">than others that are of better breeding: It's to much for a child to be discontented in his fathers house, but if a man hath taken a poor begger boy, if you had taken such a one into your house that lay begging at your door, and set him at your own table, </w:t>
      </w:r>
      <w:r/>
    </w:p>
    <w:p>
      <w:pPr>
        <w:pStyle w:val="1132"/>
        <w:pBdr/>
        <w:spacing/>
        <w:ind/>
        <w:rPr/>
      </w:pPr>
      <w:r/>
      <w:bookmarkStart w:id="329" w:name="anchor-337"/>
      <w:r/>
      <w:bookmarkEnd w:id="329"/>
      <w:r>
        <w:rPr>
          <w:rStyle w:val="1111"/>
        </w:rPr>
        <w:t xml:space="preserve">Page</w:t>
      </w:r>
      <w:r>
        <w:rPr>
          <w:rStyle w:val="1111"/>
        </w:rPr>
        <w:t xml:space="preserve"> 160</w:t>
      </w:r>
      <w:r/>
    </w:p>
    <w:p>
      <w:pPr>
        <w:pStyle w:val="1132"/>
        <w:pBdr/>
        <w:spacing/>
        <w:ind/>
        <w:rPr/>
      </w:pPr>
      <w:r/>
      <w:bookmarkStart w:id="330" w:name="anchor-338"/>
      <w:r/>
      <w:bookmarkEnd w:id="330"/>
      <w:r>
        <w:rPr>
          <w:rStyle w:val="1111"/>
        </w:rPr>
        <w:t xml:space="preserve">could you bear that such a one should complain that such a thing is not well drest, or the like, you could not bear it if your children </w:t>
      </w:r>
      <w:r>
        <w:rPr>
          <w:rStyle w:val="1111"/>
        </w:rPr>
        <w:t xml:space="preserve">should do it, but you could bear it a great deal better with them than to hear such a one do it: But thou art a poor beggar, and God hath (as it were) taken thee into his great family, and if the Lord hath been pleased to raise thee higher, that now thou h</w:t>
      </w:r>
      <w:r>
        <w:rPr>
          <w:rStyle w:val="1111"/>
        </w:rPr>
        <w:t xml:space="preserve">ast a competency, that thou mayest live as a man, to be of use and service in the place where God hath set thee, now wilt thou be discontent because thou hast not every thing that thou desirest? We know the Prodigal, when he came to himself, Oh! saith he, </w:t>
      </w:r>
      <w:r>
        <w:rPr>
          <w:rStyle w:val="1111"/>
        </w:rPr>
        <w:t xml:space="preserve">In my fathers house is bread enough.</w:t>
      </w:r>
      <w:r>
        <w:rPr>
          <w:rStyle w:val="1111"/>
        </w:rPr>
        <w:t xml:space="preserve"> He did not say, there's good-chear enough, and a great deal of dainties; no, he thought of nothing but bread, </w:t>
      </w:r>
      <w:r>
        <w:rPr>
          <w:rStyle w:val="1111"/>
        </w:rPr>
        <w:t xml:space="preserve">there's bread enough</w:t>
      </w:r>
      <w:r>
        <w:rPr>
          <w:rStyle w:val="1111"/>
        </w:rPr>
        <w:t xml:space="preserve">: So it's ordinary for men and women when they are in a low condition, they think that if they may have bread, any competency, they will be contented and bless God, but when they have t</w:t>
      </w:r>
      <w:r>
        <w:rPr>
          <w:rStyle w:val="1111"/>
        </w:rPr>
        <w:t xml:space="preserve">heir bread and things convenient, they must have more or else they are not contented; know that this is an exceeding great aggravation to thy discontentment, when you are raised from a very low condition and yet you cannot be contented with what you have.</w:t>
      </w:r>
      <w:r/>
    </w:p>
    <w:p>
      <w:pPr>
        <w:pStyle w:val="1132"/>
        <w:pBdr/>
        <w:spacing/>
        <w:ind/>
        <w:rPr/>
      </w:pPr>
      <w:r/>
      <w:bookmarkStart w:id="331" w:name="W161-161-article_2"/>
      <w:r/>
      <w:bookmarkEnd w:id="331"/>
      <w:r>
        <w:rPr>
          <w:rStyle w:val="1111"/>
        </w:rPr>
        <w:t xml:space="preserve">A Seventh Aggravation of this sin is this, </w:t>
      </w:r>
      <w:r>
        <w:rPr>
          <w:rStyle w:val="1111"/>
        </w:rPr>
        <w:t xml:space="preserve">For them to be discontent that have been very great sinners and ungodly in their former time.</w:t>
      </w:r>
      <w:r>
        <w:rPr>
          <w:rStyle w:val="1111"/>
        </w:rPr>
        <w:t xml:space="preserve"> For men and women that have much guiltinesse upon them, the guilt of very many sins upon them, that have provok'd God exceedingly against them, and have b</w:t>
      </w:r>
      <w:r>
        <w:rPr>
          <w:rStyle w:val="1111"/>
        </w:rPr>
        <w:t xml:space="preserve">rought themselves in a most dreadful manner under the sentence of Gods justice, and yet God being pleased to reprieve them, for them to murmur and to be discontent with Gods administrations towards them, this is exceeding evil, Oh it were consideration eno</w:t>
      </w:r>
      <w:r>
        <w:rPr>
          <w:rStyle w:val="1111"/>
        </w:rPr>
        <w:t xml:space="preserve">ugh to quiet any murmuring in our hearrs, to think thus, We are but sinners, why should not we be sufferers that are sinners? but then consider, we that are such great sinners, guilty of such notorious sins, that it is a wonder that we are out of Hell a</w:t>
      </w:r>
      <w:r>
        <w:rPr>
          <w:rStyle w:val="1111"/>
        </w:rPr>
        <w:t xml:space="preserve">t this present, yet for us to be discontent and murmur, how exceedingly doth this increase our sin! Consider how we have crossed God in our sinnes, then if God should crosse us in the way of our sufferings, should not we sit down quiet without murmuring? </w:t>
      </w:r>
      <w:r/>
    </w:p>
    <w:p>
      <w:pPr>
        <w:pStyle w:val="1132"/>
        <w:pBdr/>
        <w:spacing/>
        <w:ind/>
        <w:rPr/>
      </w:pPr>
      <w:r/>
      <w:bookmarkStart w:id="331" w:name="anchor-339"/>
      <w:r/>
      <w:bookmarkEnd w:id="331"/>
      <w:r>
        <w:rPr>
          <w:rStyle w:val="1111"/>
        </w:rPr>
        <w:t xml:space="preserve">Page</w:t>
      </w:r>
      <w:r>
        <w:rPr>
          <w:rStyle w:val="1111"/>
        </w:rPr>
        <w:t xml:space="preserve"> 161</w:t>
      </w:r>
      <w:r/>
    </w:p>
    <w:p>
      <w:pPr>
        <w:pStyle w:val="1132"/>
        <w:pBdr/>
        <w:spacing/>
        <w:ind/>
        <w:rPr/>
      </w:pPr>
      <w:r/>
      <w:bookmarkStart w:id="332" w:name="anchor-340"/>
      <w:r/>
      <w:bookmarkEnd w:id="332"/>
      <w:r>
        <w:rPr>
          <w:rStyle w:val="1111"/>
        </w:rPr>
        <w:t xml:space="preserve">Certainly thou never knewest what it was to be humbled for thy manifold sins, that art discontented at any administration of God towards thee.</w:t>
      </w:r>
      <w:r/>
    </w:p>
    <w:p>
      <w:pPr>
        <w:pStyle w:val="1132"/>
        <w:pBdr/>
        <w:spacing/>
        <w:ind/>
        <w:rPr/>
      </w:pPr>
      <w:r/>
      <w:bookmarkStart w:id="333" w:name="W162-162-article_2"/>
      <w:r/>
      <w:bookmarkEnd w:id="333"/>
      <w:r>
        <w:rPr>
          <w:rStyle w:val="1111"/>
        </w:rPr>
        <w:t xml:space="preserve">The Eighth Agravation of the sin of murmuring is, </w:t>
      </w:r>
      <w:r>
        <w:rPr>
          <w:rStyle w:val="1111"/>
        </w:rPr>
        <w:t xml:space="preserve">For those men that are of little use in the world, for them to be discontented.</w:t>
      </w:r>
      <w:r>
        <w:rPr>
          <w:rStyle w:val="1111"/>
        </w:rPr>
        <w:t xml:space="preserve"> If you have but a beast that you make much use of, you wil feed it well, but if you have but litttle use of him then you </w:t>
      </w:r>
      <w:r>
        <w:rPr>
          <w:rStyle w:val="1111"/>
        </w:rPr>
        <w:t xml:space="preserve">turn him into the commons, little provision serves his turn because you make not use of him: If we liv'd so as to be exceeding useful to God and his Church, we might expect that God would be pleased to come in in some encouraging way to us, but when our c</w:t>
      </w:r>
      <w:r>
        <w:rPr>
          <w:rStyle w:val="1111"/>
        </w:rPr>
        <w:t xml:space="preserve">onsciences tell us, we live and do but little service for God, what if God should turn us upon the commons, yet we are fed according to our work? according to our imployment? why should any creature be servicable to thee, who art so little servicable to G</w:t>
      </w:r>
      <w:r>
        <w:rPr>
          <w:rStyle w:val="1111"/>
        </w:rPr>
        <w:t xml:space="preserve">od? This one meditation would much help us, to think, I am discontent because such and such creatures are not servicable to me, but why should I expect that they should be servicable to me when I am not servicable to God? And that's the Eighth Aggravation.</w:t>
      </w:r>
      <w:r/>
    </w:p>
    <w:p>
      <w:pPr>
        <w:pStyle w:val="1132"/>
        <w:pBdr/>
        <w:spacing/>
        <w:ind/>
        <w:rPr/>
      </w:pPr>
      <w:r/>
      <w:bookmarkStart w:id="333" w:name="W162-162-article_3"/>
      <w:r/>
      <w:bookmarkEnd w:id="333"/>
      <w:r>
        <w:rPr>
          <w:rStyle w:val="1111"/>
        </w:rPr>
        <w:t xml:space="preserve">A Ninth Aggravation of the sin of murmuring is this, </w:t>
      </w:r>
      <w:r>
        <w:rPr>
          <w:rStyle w:val="1111"/>
        </w:rPr>
        <w:t xml:space="preserve">For us to be discontent at that time when God is about to humble us.</w:t>
      </w:r>
      <w:r>
        <w:rPr>
          <w:rStyle w:val="1111"/>
        </w:rPr>
        <w:t xml:space="preserve"> It should </w:t>
      </w:r>
      <w:r>
        <w:rPr>
          <w:rStyle w:val="1111"/>
        </w:rPr>
        <w:t xml:space="preserve">be the care of a Christian, to observe what are Gods waies towards him, what is God about to do with me at this time? Is God about to raise me, to comfort me? let me close with Gods goodnesse, and blesse his Name, let me joyn with the work of God, when he</w:t>
      </w:r>
      <w:r>
        <w:rPr>
          <w:rStyle w:val="1111"/>
        </w:rPr>
        <w:t xml:space="preserve"> offers mercy to me to take the mercy he offers. But again, Is God about to humble me? is God about to break my heart, and to bring my heart down to him? let me joyn with God in this work of his, this is for a Christian to walk with God. It is said that </w:t>
      </w:r>
      <w:r>
        <w:rPr>
          <w:rStyle w:val="1111"/>
        </w:rPr>
        <w:t xml:space="preserve">Enoch,</w:t>
      </w:r>
      <w:r>
        <w:rPr>
          <w:rStyle w:val="1111"/>
        </w:rPr>
        <w:t xml:space="preserve"> and </w:t>
      </w:r>
      <w:r>
        <w:rPr>
          <w:rStyle w:val="1111"/>
        </w:rPr>
        <w:t xml:space="preserve">Noah</w:t>
      </w:r>
      <w:r>
        <w:rPr>
          <w:rStyle w:val="1111"/>
        </w:rPr>
        <w:t xml:space="preserve"> walked with God; walked with God, what's that? That is, To observe what is the work of God that God is now about, and to joyn with God in that w</w:t>
      </w:r>
      <w:r>
        <w:rPr>
          <w:rStyle w:val="1111"/>
        </w:rPr>
        <w:t xml:space="preserve">ork of his; so that according as God turns this way or that way the heart should turn with Grd, and have sutable workings unto the workings of God towards him. Now then, I am discontented and murmuring because I am afflicted; Therefore thou art afflicted </w:t>
      </w:r>
      <w:r/>
    </w:p>
    <w:p>
      <w:pPr>
        <w:pStyle w:val="1132"/>
        <w:pBdr/>
        <w:spacing/>
        <w:ind/>
        <w:rPr/>
      </w:pPr>
      <w:r/>
      <w:bookmarkStart w:id="333" w:name="anchor-341"/>
      <w:r/>
      <w:bookmarkEnd w:id="333"/>
      <w:r>
        <w:rPr>
          <w:rStyle w:val="1111"/>
        </w:rPr>
        <w:t xml:space="preserve">Page</w:t>
      </w:r>
      <w:r>
        <w:rPr>
          <w:rStyle w:val="1111"/>
        </w:rPr>
        <w:t xml:space="preserve"> 162</w:t>
      </w:r>
      <w:r/>
    </w:p>
    <w:p>
      <w:pPr>
        <w:pStyle w:val="1132"/>
        <w:pBdr/>
        <w:spacing/>
        <w:ind/>
        <w:rPr/>
      </w:pPr>
      <w:r/>
      <w:bookmarkStart w:id="334" w:name="anchor-342"/>
      <w:r/>
      <w:bookmarkEnd w:id="334"/>
      <w:r>
        <w:rPr>
          <w:rStyle w:val="1111"/>
        </w:rPr>
        <w:t xml:space="preserve">because God would humble thee, and the gr</w:t>
      </w:r>
      <w:r>
        <w:rPr>
          <w:rStyle w:val="1111"/>
        </w:rPr>
        <w:t xml:space="preserve">eat design that God hath in afflicting of thee, is to break and humble thy heart; and wilt thou now maintain a spirit quite opposite to the work of God? for thee to murmur and be discontented is to resist the work of God, God is doing thee good if thou cou</w:t>
      </w:r>
      <w:r>
        <w:rPr>
          <w:rStyle w:val="1111"/>
        </w:rPr>
        <w:t xml:space="preserve">ld'st see it, now if he be pleased to sanctifie thy affliction to break that hard heart of thine, and humble that proud spirit of thine, it would be the greatest mercy that ever thou had'st in all thy life, now wilt thou yet stand out against God? it's eve</w:t>
      </w:r>
      <w:r>
        <w:rPr>
          <w:rStyle w:val="1111"/>
        </w:rPr>
        <w:t xml:space="preserve">n as if thou shouldest say, well, the Lord is about to break me, and humble me, but he shall not; this is the language of thy murmuring and thy discontentednesse, though thou darest not say so, but though thou sayest not so in words, yet it is certainly t</w:t>
      </w:r>
      <w:r>
        <w:rPr>
          <w:rStyle w:val="1111"/>
        </w:rPr>
        <w:t xml:space="preserve">he language of the temper of thy spirit, Oh consider what an aggravation this is: I am discontented when God is about to work such a work upon me as is exceedingly for my good, but yet I stand out against him and resist him, and that's another aggravation.</w:t>
      </w:r>
      <w:r/>
    </w:p>
    <w:p>
      <w:pPr>
        <w:pStyle w:val="1132"/>
        <w:pBdr/>
        <w:spacing/>
        <w:ind/>
        <w:rPr/>
      </w:pPr>
      <w:r/>
      <w:bookmarkStart w:id="335" w:name="W163-163-article_2"/>
      <w:r/>
      <w:bookmarkEnd w:id="335"/>
      <w:r>
        <w:rPr>
          <w:rStyle w:val="1111"/>
        </w:rPr>
        <w:t xml:space="preserve">A tenth Aggravation of the sin of murmuring and discontent is this, </w:t>
      </w:r>
      <w:r>
        <w:rPr>
          <w:rStyle w:val="1111"/>
        </w:rPr>
        <w:t xml:space="preserve">The more palpable and remarkable the hand of God appears to bring about an affliction, the greater is the sin of murmuring and discontent under an affliction.</w:t>
      </w:r>
      <w:r>
        <w:rPr>
          <w:rStyle w:val="1111"/>
        </w:rPr>
        <w:t xml:space="preserve"> </w:t>
      </w:r>
      <w:r>
        <w:rPr>
          <w:rStyle w:val="1111"/>
        </w:rPr>
        <w:t xml:space="preserve">It's a great evil any time to murmur and be discontent, but though it be a sin, when I see but an ordinary providence working for me not to submit to that, but when I see an extraordinary providence working that's a greater sin, that is, when I see the Lo</w:t>
      </w:r>
      <w:r>
        <w:rPr>
          <w:rStyle w:val="1111"/>
        </w:rPr>
        <w:t xml:space="preserve">rd in some remarkable way working about such an affliction beyond what any could have thought of, shall I resist such a remarkable hand of God, shall I stand out against God when I see God doth expresse his wil in such a remarkable manner that he would hav</w:t>
      </w:r>
      <w:r>
        <w:rPr>
          <w:rStyle w:val="1111"/>
        </w:rPr>
        <w:t xml:space="preserve">e me to be in such a condition? indeed before we see the will of God apparent we may desire to avoid an affliction, and may use means for it, but now when we see God expressing his will from heaven in a manner beyond ordinary and more remarkably, then cer</w:t>
      </w:r>
      <w:r>
        <w:rPr>
          <w:rStyle w:val="1111"/>
        </w:rPr>
        <w:t xml:space="preserve">tainly it is fit for us to fall down and submit to him, and not to oppose when God comes with a mighty stream against us, it's our best way to fall down before him and not to resist; for as it is an argument of a mans disobedience, when there is not only </w:t>
      </w:r>
      <w:r/>
    </w:p>
    <w:p>
      <w:pPr>
        <w:pStyle w:val="1132"/>
        <w:pBdr/>
        <w:spacing/>
        <w:ind/>
        <w:rPr/>
      </w:pPr>
      <w:r/>
      <w:bookmarkStart w:id="335" w:name="anchor-343"/>
      <w:r/>
      <w:bookmarkEnd w:id="335"/>
      <w:r>
        <w:rPr>
          <w:rStyle w:val="1111"/>
        </w:rPr>
        <w:t xml:space="preserve">Page</w:t>
      </w:r>
      <w:r>
        <w:rPr>
          <w:rStyle w:val="1111"/>
        </w:rPr>
        <w:t xml:space="preserve"> 163</w:t>
      </w:r>
      <w:r/>
    </w:p>
    <w:p>
      <w:pPr>
        <w:pStyle w:val="1132"/>
        <w:pBdr/>
        <w:spacing/>
        <w:ind/>
        <w:rPr/>
      </w:pPr>
      <w:r/>
      <w:bookmarkStart w:id="336" w:name="anchor-344"/>
      <w:r/>
      <w:bookmarkEnd w:id="336"/>
      <w:r>
        <w:rPr>
          <w:rStyle w:val="1111"/>
        </w:rPr>
        <w:t xml:space="preserve">a command against a sin but when God reveals his command in a</w:t>
      </w:r>
      <w:r>
        <w:rPr>
          <w:rStyle w:val="1111"/>
        </w:rPr>
        <w:t xml:space="preserve"> terrible way, the more solemn the command of God is, the greater is the sin in breaking that command; so the more remarkable the hand of God is in bringing an affliction upon us, the greater is the sin for us to murmur and be discontented. Then God expect</w:t>
      </w:r>
      <w:r>
        <w:rPr>
          <w:rStyle w:val="1111"/>
        </w:rPr>
        <w:t xml:space="preserve">s that we should fall down when he (as it were) speaks from Heaven to thee by name and saith, well, I wil have this spirit of thine down, do not you see that my hand is stretched out, my eyes are upon you, my thoughts are upon you, and I must have that pro</w:t>
      </w:r>
      <w:r>
        <w:rPr>
          <w:rStyle w:val="1111"/>
        </w:rPr>
        <w:t xml:space="preserve">ud spirit of thine down? Oh then it's fit for the creature to yeeld and submit unto him. When you speak in an ordinary manner to your servants, or children, you expect they should regard what you say, but when you make them stand still by you and you speak</w:t>
      </w:r>
      <w:r>
        <w:rPr>
          <w:rStyle w:val="1111"/>
        </w:rPr>
        <w:t xml:space="preserve"> to them in a more solemn way, then if they should disregard what you say, you are very impatient: So certainly God cannot take it well when ever he doth appeare from Heaven in such a remarkable way to bring an affliction, if then we do not submit to him.</w:t>
      </w:r>
      <w:r/>
    </w:p>
    <w:p>
      <w:pPr>
        <w:pStyle w:val="1132"/>
        <w:pBdr/>
        <w:spacing/>
        <w:ind/>
        <w:rPr/>
      </w:pPr>
      <w:r/>
      <w:bookmarkStart w:id="337" w:name="W164-164-article_2"/>
      <w:r/>
      <w:bookmarkEnd w:id="337"/>
      <w:r>
        <w:rPr>
          <w:rStyle w:val="1111"/>
        </w:rPr>
        <w:t xml:space="preserve">The eleventh aggravation of the sin of murmuring is this, </w:t>
      </w:r>
      <w:r>
        <w:rPr>
          <w:rStyle w:val="1111"/>
        </w:rPr>
        <w:t xml:space="preserve">To be discontented though God hath been exercising of us long under afflictions, yet still to remain discontented.</w:t>
      </w:r>
      <w:r>
        <w:rPr>
          <w:rStyle w:val="1111"/>
        </w:rPr>
        <w:t xml:space="preserve"> For a man or woman at first when an affliction befals them to have a murmuring heart then it's an evil, but to have a murmuring heart when God hath been a long time exercising them with affliction it's more evil. Though an heifer at first when the </w:t>
      </w:r>
      <w:r>
        <w:rPr>
          <w:rStyle w:val="1111"/>
        </w:rPr>
        <w:t xml:space="preserve">yoke is put upon him he wrigles up and down and will not be quiet, but if after many monthes or yeers it shall not draw quietly, the husbandman would rather feed it fat and prepare it for the butcher than be troubled any longer with it: So though the Lor</w:t>
      </w:r>
      <w:r>
        <w:rPr>
          <w:rStyle w:val="1111"/>
        </w:rPr>
        <w:t xml:space="preserve">d was content to passe by that discontented spirit of thine at first, yet God having a long time kept the yoke upon thee, thou hast bin under his afflicting hand (it may be) divers yeers; and yet thou remain discontent still; it were just with God that he </w:t>
      </w:r>
      <w:r>
        <w:rPr>
          <w:rStyle w:val="1111"/>
        </w:rPr>
        <w:t xml:space="preserve">should bear thy murmuring no longer, and that thy discontent under the affliction should be but a preparation to thy destruction. So you see when a man or woman hath been long exercised with afflictions and yet are discontent, that's an aggravation of the </w:t>
      </w:r>
      <w:r/>
    </w:p>
    <w:p>
      <w:pPr>
        <w:pStyle w:val="1132"/>
        <w:pBdr/>
        <w:spacing/>
        <w:ind/>
        <w:rPr/>
      </w:pPr>
      <w:r/>
      <w:bookmarkStart w:id="337" w:name="anchor-345"/>
      <w:r/>
      <w:bookmarkEnd w:id="337"/>
      <w:r>
        <w:rPr>
          <w:rStyle w:val="1111"/>
        </w:rPr>
        <w:t xml:space="preserve">Page</w:t>
      </w:r>
      <w:r>
        <w:rPr>
          <w:rStyle w:val="1111"/>
        </w:rPr>
        <w:t xml:space="preserve"> 164</w:t>
      </w:r>
      <w:r/>
    </w:p>
    <w:p>
      <w:pPr>
        <w:pStyle w:val="1132"/>
        <w:pBdr/>
        <w:spacing/>
        <w:ind/>
        <w:rPr/>
      </w:pPr>
      <w:r/>
      <w:bookmarkStart w:id="338" w:name="anchor-346"/>
      <w:r/>
      <w:bookmarkEnd w:id="338"/>
      <w:r>
        <w:rPr>
          <w:rStyle w:val="1111"/>
        </w:rPr>
        <w:t xml:space="preserve">sin: Mark that text in </w:t>
      </w:r>
      <w:r>
        <w:rPr>
          <w:rStyle w:val="1111"/>
        </w:rPr>
        <w:t xml:space="preserve">Heb.</w:t>
      </w:r>
      <w:r>
        <w:rPr>
          <w:rStyle w:val="1111"/>
        </w:rPr>
        <w:t xml:space="preserve"> 12.11. </w:t>
      </w:r>
      <w:r>
        <w:rPr>
          <w:rStyle w:val="1111"/>
        </w:rPr>
        <w:t xml:space="preserve">Now</w:t>
      </w:r>
      <w:r>
        <w:rPr>
          <w:rStyle w:val="1111"/>
        </w:rPr>
        <w:t xml:space="preserve"> (saith the Scripture) </w:t>
      </w:r>
      <w:r>
        <w:rPr>
          <w:rStyle w:val="1111"/>
        </w:rPr>
        <w:t xml:space="preserve">No chastening for the present is joyous, but grievous, nevertheless afterwards it yeeldeth the peacable fruit of righteousness unto them which are exercised thereby.</w:t>
      </w:r>
      <w:r>
        <w:rPr>
          <w:rStyle w:val="1111"/>
        </w:rPr>
        <w:t xml:space="preserve"> It's true, our afflictions are not joyous but grievous, though at first when our affliction comes it is very grievous, but yet (saith</w:t>
      </w:r>
      <w:r>
        <w:rPr>
          <w:rStyle w:val="1111"/>
        </w:rPr>
        <w:t xml:space="preserve"> the text) afterwards it yeeldeth the peacable fruit of righteousness to those that are exercised thereby; when thou hast been a long time in the School of afflictions, thou art a very dullard in Christs School if thou hast not learned this Contentment, </w:t>
      </w:r>
      <w:r>
        <w:rPr>
          <w:rStyle w:val="1111"/>
        </w:rPr>
        <w:t xml:space="preserve">I have learned</w:t>
      </w:r>
      <w:r>
        <w:rPr>
          <w:rStyle w:val="1111"/>
        </w:rPr>
        <w:t xml:space="preserve"> (saith Saint </w:t>
      </w:r>
      <w:r>
        <w:rPr>
          <w:rStyle w:val="1111"/>
        </w:rPr>
        <w:t xml:space="preserve">Paul) in every state therewith to be content: Paul</w:t>
      </w:r>
      <w:r>
        <w:rPr>
          <w:rStyle w:val="1111"/>
        </w:rPr>
        <w:t xml:space="preserve"> had learned this lesson quickly, thou hast been a learning many yeers, perhaps thou mayest say as </w:t>
      </w:r>
      <w:r>
        <w:rPr>
          <w:rStyle w:val="1111"/>
        </w:rPr>
        <w:t xml:space="preserve">Heman</w:t>
      </w:r>
      <w:r>
        <w:rPr>
          <w:rStyle w:val="1111"/>
        </w:rPr>
        <w:t xml:space="preserve"> did, </w:t>
      </w:r>
      <w:r>
        <w:rPr>
          <w:rStyle w:val="1111"/>
        </w:rPr>
        <w:t xml:space="preserve">That thou art afflicted from thy youth up,</w:t>
      </w:r>
      <w:r>
        <w:rPr>
          <w:rStyle w:val="1111"/>
        </w:rPr>
        <w:t xml:space="preserve"> in the 88. </w:t>
      </w:r>
      <w:r>
        <w:rPr>
          <w:rStyle w:val="1111"/>
        </w:rPr>
        <w:t xml:space="preserve">Psal.</w:t>
      </w:r>
      <w:r>
        <w:rPr>
          <w:rStyle w:val="1111"/>
        </w:rPr>
        <w:t xml:space="preserve"> Oh it's a very evil thing if being exercised long with afflictions you are not yet contented: The eye in the body of a man is as tender a part as any part that a mans body hath, but yet the eye is able to continue in and bear a great deal </w:t>
      </w:r>
      <w:r>
        <w:rPr>
          <w:rStyle w:val="1111"/>
        </w:rPr>
        <w:t xml:space="preserve">of cold, because it is more used to it; so those that are used to afflictions, those that God exercises much with afflictions, (though they have tender spirits otherwise) yet they should have learned contentednesse by this time. A new cart may creek and </w:t>
      </w:r>
      <w:r>
        <w:rPr>
          <w:rStyle w:val="1111"/>
        </w:rPr>
        <w:t xml:space="preserve">make a noise, but after the use of it a while it will not do so: So when thou wert first a Christian and newly come into the work of Christ, perhaps thou makest a noise and canst not bear affliction: but art thou an old Chistian and yet wilt thou be a mur</w:t>
      </w:r>
      <w:r>
        <w:rPr>
          <w:rStyle w:val="1111"/>
        </w:rPr>
        <w:t xml:space="preserve">muring Christian? Oh that's a shame for any that are ancient professors, that have been a long time in the School of Jesus Christ to have murmuring and discontented spirits. And thus you have had Eleven Aggravations of this sin of murmuring and discontent.</w:t>
      </w:r>
      <w:r/>
    </w:p>
    <w:p>
      <w:pPr>
        <w:pStyle w:val="1132"/>
        <w:pBdr/>
        <w:spacing/>
        <w:ind/>
        <w:rPr/>
      </w:pPr>
      <w:r/>
      <w:bookmarkStart w:id="339" w:name="W165-165-article_2"/>
      <w:r/>
      <w:bookmarkEnd w:id="339"/>
      <w:r>
        <w:rPr>
          <w:rStyle w:val="1111"/>
        </w:rPr>
        <w:t xml:space="preserve">But now my brethren because this dis</w:t>
      </w:r>
      <w:r>
        <w:rPr>
          <w:rStyle w:val="1111"/>
        </w:rPr>
        <w:t xml:space="preserve">contented humour is a very tough humour, and it is very hard to work upon, there's none that are discontented but will have something to say for their discontent, I shall therefore desire to take away what every discontented heart hath to say for himself.</w:t>
      </w:r>
      <w:r/>
    </w:p>
    <w:p>
      <w:pPr>
        <w:pStyle w:val="1132"/>
        <w:pBdr/>
        <w:spacing/>
        <w:ind/>
        <w:rPr/>
      </w:pPr>
      <w:r/>
      <w:bookmarkStart w:id="339" w:name="anchor-347"/>
      <w:r/>
      <w:bookmarkEnd w:id="339"/>
      <w:r>
        <w:rPr>
          <w:rStyle w:val="1111"/>
        </w:rPr>
        <w:t xml:space="preserve">Page</w:t>
      </w:r>
      <w:r>
        <w:rPr>
          <w:rStyle w:val="1111"/>
        </w:rPr>
        <w:t xml:space="preserve"> 165</w:t>
      </w:r>
      <w:r/>
    </w:p>
    <w:p>
      <w:pPr>
        <w:pStyle w:val="1147"/>
        <w:pBdr/>
        <w:spacing/>
        <w:ind/>
        <w:rPr/>
      </w:pPr>
      <w:r/>
      <w:bookmarkStart w:id="340" w:name="anchor-348"/>
      <w:r/>
      <w:bookmarkEnd w:id="340"/>
      <w:r>
        <w:rPr>
          <w:rStyle w:val="1149"/>
        </w:rPr>
        <w:t xml:space="preserve">The Pleas of a discontented heart.</w:t>
      </w:r>
      <w:r/>
    </w:p>
    <w:p>
      <w:pPr>
        <w:pStyle w:val="1132"/>
        <w:pBdr/>
        <w:spacing/>
        <w:ind/>
        <w:rPr/>
      </w:pPr>
      <w:r/>
      <w:bookmarkStart w:id="341" w:name="W166-166-article_2"/>
      <w:r/>
      <w:bookmarkEnd w:id="341"/>
      <w:r>
        <w:rPr>
          <w:rStyle w:val="1111"/>
        </w:rPr>
        <w:t xml:space="preserve">In the first place, </w:t>
      </w:r>
      <w:r>
        <w:rPr>
          <w:rStyle w:val="1111"/>
        </w:rPr>
        <w:t xml:space="preserve">Saith one that is discontented, It is not discontentment, it</w:t>
      </w:r>
      <w:r>
        <w:rPr>
          <w:rStyle w:val="1111"/>
        </w:rPr>
        <w:t xml:space="preserve"> is the sence of my condition, I hope you would have me sensible of my condition: perhaps when God takes away a friend or some other comfort they are inordinatly sorrowful, and wringing their hands as if they were undone, and let any one but speak to them,</w:t>
      </w:r>
      <w:r>
        <w:rPr>
          <w:rStyle w:val="1111"/>
        </w:rPr>
        <w:t xml:space="preserve"> (say they) </w:t>
      </w:r>
      <w:r>
        <w:rPr>
          <w:rStyle w:val="1111"/>
        </w:rPr>
        <w:t xml:space="preserve">Would you not have me sensible of my affliction? And thus many would hide their sinful murmuring under Gods hand with this pretence, that it is but sensibleness of their affliction.</w:t>
      </w:r>
      <w:r/>
    </w:p>
    <w:p>
      <w:pPr>
        <w:pStyle w:val="1132"/>
        <w:pBdr/>
        <w:spacing/>
        <w:ind/>
        <w:rPr/>
      </w:pPr>
      <w:r/>
      <w:bookmarkStart w:id="341" w:name="W166-166-article_3"/>
      <w:r/>
      <w:bookmarkEnd w:id="341"/>
      <w:r>
        <w:rPr>
          <w:rStyle w:val="1111"/>
        </w:rPr>
        <w:t xml:space="preserve">To that I answer, First, there is no sence of any affliction that will hinder the sense</w:t>
      </w:r>
      <w:r>
        <w:rPr>
          <w:rStyle w:val="1111"/>
        </w:rPr>
        <w:t xml:space="preserve"> of Gods mercies, nay the more we are sensible of our afflictions if it be in a gracious manner, the more sensible we will be of Gods mercy, but thou art so sensible of thy affliction as it takes away the sense of all thy mercies; Oh this is sinful discon</w:t>
      </w:r>
      <w:r>
        <w:rPr>
          <w:rStyle w:val="1111"/>
        </w:rPr>
        <w:t xml:space="preserve">tent, this is not to be sensible of thy condition as God would have thee, but it is to be sensible in a wicked way, you go beyond your bounds: By this rule you may come to know when your sorrows and troubles for your afflictions goes beyond the bounds, we</w:t>
      </w:r>
      <w:r>
        <w:rPr>
          <w:rStyle w:val="1111"/>
        </w:rPr>
        <w:t xml:space="preserve"> may be sorrowful when God afflicts, but Oh! that I might know when my sorrow goes beyond the bounds of it; truly thou mayest know it by this, doth the sence of thy afflictions take away the sense of thy mercies? If it doth then it goes beyond the bounds.</w:t>
      </w:r>
      <w:r/>
    </w:p>
    <w:p>
      <w:pPr>
        <w:pStyle w:val="1132"/>
        <w:pBdr/>
        <w:spacing/>
        <w:ind/>
        <w:rPr/>
      </w:pPr>
      <w:r/>
      <w:bookmarkStart w:id="341" w:name="W166-166-article_4"/>
      <w:r/>
      <w:bookmarkEnd w:id="341"/>
      <w:r>
        <w:rPr>
          <w:rStyle w:val="1111"/>
        </w:rPr>
        <w:t xml:space="preserve">Secondly, If it were but a bare sence of an affliction it would not hinder thee in the duties of thy condition, the right sence of our afflictions will never h</w:t>
      </w:r>
      <w:r>
        <w:rPr>
          <w:rStyle w:val="1111"/>
        </w:rPr>
        <w:t xml:space="preserve">inder us in the performance of the duties of our condition, but thou art so sensible of thy affliction as thou art made unfit for the performance of the duties of the condition that God hath put thee in, surely it's more then meer sence of thy affliction.</w:t>
      </w:r>
      <w:r/>
    </w:p>
    <w:p>
      <w:pPr>
        <w:pStyle w:val="1132"/>
        <w:pBdr/>
        <w:spacing/>
        <w:ind/>
        <w:rPr/>
      </w:pPr>
      <w:r/>
      <w:bookmarkStart w:id="341" w:name="W166-166-article_5"/>
      <w:r/>
      <w:bookmarkEnd w:id="341"/>
      <w:r>
        <w:rPr>
          <w:rStyle w:val="1111"/>
        </w:rPr>
        <w:t xml:space="preserve">Thirdly, If it were but meer sence of thy affliction, yet then thou couldest in this thy condition blesse God for the mer</w:t>
      </w:r>
      <w:r>
        <w:rPr>
          <w:rStyle w:val="1111"/>
        </w:rPr>
        <w:t xml:space="preserve">cies that others have, but thy discontentednesse usually breeds envie at it, when any one is discontented with their condition, they have an envious spirit at the conditions of those that are delivered from what afflictions they bear, certainly then it's </w:t>
      </w:r>
      <w:r/>
    </w:p>
    <w:p>
      <w:pPr>
        <w:pStyle w:val="1132"/>
        <w:pBdr/>
        <w:spacing/>
        <w:ind/>
        <w:rPr/>
      </w:pPr>
      <w:r/>
      <w:bookmarkStart w:id="341" w:name="anchor-349"/>
      <w:r/>
      <w:bookmarkEnd w:id="341"/>
      <w:r>
        <w:rPr>
          <w:rStyle w:val="1111"/>
        </w:rPr>
        <w:t xml:space="preserve">Page</w:t>
      </w:r>
      <w:r>
        <w:rPr>
          <w:rStyle w:val="1111"/>
        </w:rPr>
        <w:t xml:space="preserve"> 166</w:t>
      </w:r>
      <w:r/>
    </w:p>
    <w:p>
      <w:pPr>
        <w:pStyle w:val="1132"/>
        <w:pBdr/>
        <w:spacing/>
        <w:ind/>
        <w:rPr/>
      </w:pPr>
      <w:r/>
      <w:bookmarkStart w:id="342" w:name="anchor-350"/>
      <w:r/>
      <w:bookmarkEnd w:id="342"/>
      <w:r>
        <w:rPr>
          <w:rStyle w:val="1111"/>
        </w:rPr>
        <w:t xml:space="preserve">turn'd to be sowre and naught, when thou art so sensible of thy afflictions, and unsensible of mercies as thou art unfit for the duties of thy condition, and envious at others that are not afflicted as thou art.</w:t>
      </w:r>
      <w:r/>
    </w:p>
    <w:p>
      <w:pPr>
        <w:pStyle w:val="1147"/>
        <w:pBdr/>
        <w:spacing/>
        <w:ind/>
        <w:rPr/>
      </w:pPr>
      <w:r/>
      <w:bookmarkStart w:id="343" w:name="W167-167-article_2"/>
      <w:r/>
      <w:bookmarkEnd w:id="343"/>
      <w:r>
        <w:rPr>
          <w:rStyle w:val="1149"/>
        </w:rPr>
        <w:t xml:space="preserve">The Second Plea.</w:t>
      </w:r>
      <w:r/>
    </w:p>
    <w:p>
      <w:pPr>
        <w:pStyle w:val="1132"/>
        <w:pBdr/>
        <w:spacing/>
        <w:ind/>
        <w:rPr/>
      </w:pPr>
      <w:r/>
      <w:bookmarkStart w:id="343" w:name="W167-167-article_3"/>
      <w:r/>
      <w:bookmarkEnd w:id="343"/>
      <w:r>
        <w:rPr>
          <w:rStyle w:val="1111"/>
        </w:rPr>
        <w:t xml:space="preserve">But wil a discontented heart say, </w:t>
      </w:r>
      <w:r>
        <w:rPr>
          <w:rStyle w:val="1111"/>
        </w:rPr>
        <w:t xml:space="preserve">I am not so much troubled with my afflictions, but it is for my sin rather than my affliction, and I hope yo</w:t>
      </w:r>
      <w:r>
        <w:rPr>
          <w:rStyle w:val="1111"/>
        </w:rPr>
        <w:t xml:space="preserve">u wil give leave that we should be troubled and discontented with our sin, and were it not for sin that I see in my self I should not be so discontented as I am, Oh! it is sin that is heavy upon me, and it's that that troubles me more than my afflictions.</w:t>
      </w:r>
      <w:r/>
    </w:p>
    <w:p>
      <w:pPr>
        <w:pStyle w:val="1132"/>
        <w:pBdr/>
        <w:spacing/>
        <w:ind/>
        <w:rPr/>
      </w:pPr>
      <w:r/>
      <w:bookmarkStart w:id="343" w:name="W167-167-article_4"/>
      <w:r/>
      <w:bookmarkEnd w:id="343"/>
      <w:r>
        <w:rPr>
          <w:rStyle w:val="1111"/>
        </w:rPr>
        <w:t xml:space="preserve">Deceive not thine own heart, there is a very great deceit in this, th</w:t>
      </w:r>
      <w:r>
        <w:rPr>
          <w:rStyle w:val="1111"/>
        </w:rPr>
        <w:t xml:space="preserve">ere's many people that when Gods hand is out against them they will say, they are troubled for their sin, but the truth is, it's the affliction that doth trouble them rather than their sin, their heart doth exceedingly deceive them in this very thing: For,</w:t>
      </w:r>
      <w:r/>
    </w:p>
    <w:p>
      <w:pPr>
        <w:pStyle w:val="1132"/>
        <w:pBdr/>
        <w:spacing/>
        <w:ind/>
        <w:rPr/>
      </w:pPr>
      <w:r/>
      <w:bookmarkStart w:id="343" w:name="W167-167-article_5"/>
      <w:r/>
      <w:bookmarkEnd w:id="343"/>
      <w:r>
        <w:rPr>
          <w:rStyle w:val="1111"/>
        </w:rPr>
        <w:t xml:space="preserve">First, They were never troubled for their sin before this Affliction came; but you will say, It's true, I was not before, for my prosperity blinded me, but now God hath opened mine eyes by afflictions: Hath he so?</w:t>
      </w:r>
      <w:r/>
    </w:p>
    <w:p>
      <w:pPr>
        <w:pStyle w:val="1132"/>
        <w:pBdr/>
        <w:spacing/>
        <w:ind/>
        <w:rPr/>
      </w:pPr>
      <w:r/>
      <w:bookmarkStart w:id="343" w:name="W167-167-article_6"/>
      <w:r/>
      <w:bookmarkEnd w:id="343"/>
      <w:r>
        <w:rPr>
          <w:rStyle w:val="1111"/>
        </w:rPr>
        <w:t xml:space="preserve">Secondly, Then thy great care will be rather for the removing of thy sin, than thy affliction, art thou more solicitous about the taking away thy sin, than the taking away of thine affliction?</w:t>
      </w:r>
      <w:r/>
    </w:p>
    <w:p>
      <w:pPr>
        <w:pStyle w:val="1132"/>
        <w:pBdr/>
        <w:spacing/>
        <w:ind/>
        <w:rPr/>
      </w:pPr>
      <w:r/>
      <w:bookmarkStart w:id="343" w:name="W167-167-article_7"/>
      <w:r/>
      <w:bookmarkEnd w:id="343"/>
      <w:r>
        <w:rPr>
          <w:rStyle w:val="1111"/>
        </w:rPr>
        <w:t xml:space="preserve">Thirdly, If it be thy sin that troubles thee, if God should take away thy afflictions, yet except thy sin be taken away, and thy heart be better, this would not content thee, th</w:t>
      </w:r>
      <w:r>
        <w:rPr>
          <w:rStyle w:val="1111"/>
        </w:rPr>
        <w:t xml:space="preserve">ou couldest not be satisfied: but we see it ordinarily, that if God removes their afflictions there's no more trouble for their sin. Oh! many do bely themselves in this, in saying, that they are so troubled for their sin, and especially those that are so t</w:t>
      </w:r>
      <w:r>
        <w:rPr>
          <w:rStyle w:val="1111"/>
        </w:rPr>
        <w:t xml:space="preserve">roubled that they are in danger to miscarry, and to make away themselves, there's not one in ten thousand that are in such a condition as this is, but it is afflictions rather than sin that puts them to it; indeed you lay all upon this, as if it were the </w:t>
      </w:r>
      <w:r/>
    </w:p>
    <w:p>
      <w:pPr>
        <w:pStyle w:val="1132"/>
        <w:pBdr/>
        <w:spacing/>
        <w:ind/>
        <w:rPr/>
      </w:pPr>
      <w:r/>
      <w:bookmarkStart w:id="343" w:name="anchor-351"/>
      <w:r/>
      <w:bookmarkEnd w:id="343"/>
      <w:r>
        <w:rPr>
          <w:rStyle w:val="1111"/>
        </w:rPr>
        <w:t xml:space="preserve">Page</w:t>
      </w:r>
      <w:r>
        <w:rPr>
          <w:rStyle w:val="1111"/>
        </w:rPr>
        <w:t xml:space="preserve"> 167</w:t>
      </w:r>
      <w:r/>
    </w:p>
    <w:p>
      <w:pPr>
        <w:pStyle w:val="1132"/>
        <w:pBdr/>
        <w:spacing/>
        <w:ind/>
        <w:rPr/>
      </w:pPr>
      <w:r/>
      <w:bookmarkStart w:id="344" w:name="anchor-352"/>
      <w:r/>
      <w:bookmarkEnd w:id="344"/>
      <w:r>
        <w:rPr>
          <w:rStyle w:val="1111"/>
        </w:rPr>
        <w:t xml:space="preserve">work of the word or the spirit of bondage: I remember I</w:t>
      </w:r>
      <w:r>
        <w:rPr>
          <w:rStyle w:val="1111"/>
        </w:rPr>
        <w:t xml:space="preserve"> heard not long since of a Divine that being judicious, and used to such kind of things, there came a man to him mightily troubled for his sin, and he could not tell what to do, he was ready to despaire, the Divine looks upon him, saith he, are you not in</w:t>
      </w:r>
      <w:r>
        <w:rPr>
          <w:rStyle w:val="1111"/>
        </w:rPr>
        <w:t xml:space="preserve"> debt? he confest that he was; and at length the Minister began to find it out, that that was his trouble rather than his sin, and so was a means to help him that way, that his Creditors should not come upon him, and then the man was pretty quiet, and wou</w:t>
      </w:r>
      <w:r>
        <w:rPr>
          <w:rStyle w:val="1111"/>
        </w:rPr>
        <w:t xml:space="preserve">ld not make away himself any longer, for it is a usual thing, that if any thing befals a man that doth crosse him, Oh then it's their sin that doth trouble them. Sometimes it is thus with servants, if their Governors crosse them, then they are vext and fre</w:t>
      </w:r>
      <w:r>
        <w:rPr>
          <w:rStyle w:val="1111"/>
        </w:rPr>
        <w:t xml:space="preserve">•</w:t>
      </w:r>
      <w:r>
        <w:rPr>
          <w:rStyle w:val="1111"/>
        </w:rPr>
        <w:t xml:space="preserve">•</w:t>
      </w:r>
      <w:r>
        <w:rPr>
          <w:rStyle w:val="1111"/>
        </w:rPr>
        <w:t xml:space="preserve">, and come to deale with them, Oh then they will say they are sorrowful for their sin: but we must take heed of dallying with God▪ that</w:t>
      </w:r>
      <w:r>
        <w:rPr>
          <w:rStyle w:val="1111"/>
        </w:rPr>
        <w:t xml:space="preserve"> is the Seer and Searcher of the secrets of all hearts, many of you go sullen and dumpish up and down your families, and then you say it's your sin that lies upon you, when God knows it's otherwise, it's because you cannot have your wils as you would have.</w:t>
      </w:r>
      <w:r/>
    </w:p>
    <w:p>
      <w:pPr>
        <w:pStyle w:val="1132"/>
        <w:pBdr/>
        <w:spacing/>
        <w:ind/>
        <w:rPr/>
      </w:pPr>
      <w:r/>
      <w:bookmarkStart w:id="345" w:name="W168-168-article_2"/>
      <w:r/>
      <w:bookmarkEnd w:id="345"/>
      <w:r>
        <w:rPr>
          <w:rStyle w:val="1111"/>
        </w:rPr>
        <w:t xml:space="preserve">Fourthly, If thou beest troubled for thy sin, then it will be thy great care not to sin in </w:t>
      </w:r>
      <w:r>
        <w:rPr>
          <w:rStyle w:val="1111"/>
        </w:rPr>
        <w:t xml:space="preserve">thy trouble; not by thy trouble to increase thy sin, but thou art troubled in such a way as the truth is thou doest increase thy sin in thy trouble, and since thou sayest thou wert troubled for thy sin thou hast committed more sin than thou didest before.</w:t>
      </w:r>
      <w:r/>
    </w:p>
    <w:p>
      <w:pPr>
        <w:pStyle w:val="1132"/>
        <w:pBdr/>
        <w:spacing/>
        <w:ind/>
        <w:rPr/>
      </w:pPr>
      <w:r/>
      <w:bookmarkStart w:id="345" w:name="W168-168-article_3"/>
      <w:r/>
      <w:bookmarkEnd w:id="345"/>
      <w:r>
        <w:rPr>
          <w:rStyle w:val="1111"/>
        </w:rPr>
        <w:t xml:space="preserve">And then lastly, if it be thy sin that troubles thee, then thou hast the more need to submit to Gods hand; </w:t>
      </w:r>
      <w:r>
        <w:rPr>
          <w:rStyle w:val="1111"/>
        </w:rPr>
        <w:t xml:space="preserve">and accept of the punishment of thine iniquity,</w:t>
      </w:r>
      <w:r>
        <w:rPr>
          <w:rStyle w:val="1111"/>
        </w:rPr>
        <w:t xml:space="preserve"> as it is in </w:t>
      </w:r>
      <w:r>
        <w:rPr>
          <w:rStyle w:val="1111"/>
        </w:rPr>
        <w:t xml:space="preserve">Levit.</w:t>
      </w:r>
      <w:r>
        <w:rPr>
          <w:rStyle w:val="1111"/>
        </w:rPr>
        <w:t xml:space="preserve"> 26.41. There's no such consideration to take away murmuring, as to look upon my sin ae the cause of my affliction.</w:t>
      </w:r>
      <w:r/>
    </w:p>
    <w:p>
      <w:pPr>
        <w:pStyle w:val="1147"/>
        <w:pBdr/>
        <w:spacing/>
        <w:ind/>
        <w:rPr/>
      </w:pPr>
      <w:r/>
      <w:bookmarkStart w:id="345" w:name="W168-168-article_4"/>
      <w:r/>
      <w:bookmarkEnd w:id="345"/>
      <w:r>
        <w:rPr>
          <w:rStyle w:val="1149"/>
        </w:rPr>
        <w:t xml:space="preserve">The Third Plea.</w:t>
      </w:r>
      <w:r/>
    </w:p>
    <w:p>
      <w:pPr>
        <w:pStyle w:val="1132"/>
        <w:pBdr/>
        <w:spacing/>
        <w:ind/>
        <w:rPr/>
      </w:pPr>
      <w:r/>
      <w:bookmarkStart w:id="345" w:name="W168-168-article_5"/>
      <w:r/>
      <w:bookmarkEnd w:id="345"/>
      <w:r>
        <w:rPr>
          <w:rStyle w:val="1111"/>
        </w:rPr>
        <w:t xml:space="preserve">Oh saith another, I find my Affliction is such that God withdraws himself from me in mine Affliction, that is that that troubles me, and can any body be quiet then, can any body be satisfied with such a condition </w:t>
      </w:r>
      <w:r/>
    </w:p>
    <w:p>
      <w:pPr>
        <w:pStyle w:val="1132"/>
        <w:pBdr/>
        <w:spacing/>
        <w:ind/>
        <w:rPr/>
      </w:pPr>
      <w:r/>
      <w:bookmarkStart w:id="345" w:name="anchor-353"/>
      <w:r/>
      <w:bookmarkEnd w:id="345"/>
      <w:r>
        <w:rPr>
          <w:rStyle w:val="1111"/>
        </w:rPr>
        <w:t xml:space="preserve">Page</w:t>
      </w:r>
      <w:r>
        <w:rPr>
          <w:rStyle w:val="1111"/>
        </w:rPr>
        <w:t xml:space="preserve"> 168</w:t>
      </w:r>
      <w:r/>
    </w:p>
    <w:p>
      <w:pPr>
        <w:pStyle w:val="1132"/>
        <w:pBdr/>
        <w:spacing/>
        <w:ind/>
        <w:rPr/>
      </w:pPr>
      <w:r/>
      <w:bookmarkStart w:id="346" w:name="anchor-354"/>
      <w:r/>
      <w:bookmarkEnd w:id="346"/>
      <w:r>
        <w:rPr>
          <w:rStyle w:val="1111"/>
        </w:rPr>
        <w:t xml:space="preserve">when the Lord shall withdraw himself? Were my Affliction never so great, yet if I find n</w:t>
      </w:r>
      <w:r>
        <w:rPr>
          <w:rStyle w:val="1111"/>
        </w:rPr>
        <w:t xml:space="preserve">ot God withdrawing himself from me I hope I could be content with any Affliction, but I cannot find the presence of God with me in this Affliction, as some times I have found; and it is that that troubles me, and makes me to be in such a condition as I am.</w:t>
      </w:r>
      <w:r/>
    </w:p>
    <w:p>
      <w:pPr>
        <w:pStyle w:val="1132"/>
        <w:pBdr/>
        <w:spacing/>
        <w:ind/>
        <w:rPr/>
      </w:pPr>
      <w:r/>
      <w:bookmarkStart w:id="347" w:name="W169-169-article_2"/>
      <w:r/>
      <w:bookmarkEnd w:id="347"/>
      <w:r>
        <w:rPr>
          <w:rStyle w:val="1111"/>
        </w:rPr>
        <w:t xml:space="preserve">Now to</w:t>
      </w:r>
      <w:r>
        <w:rPr>
          <w:rStyle w:val="1111"/>
        </w:rPr>
        <w:t xml:space="preserve"> that I answer thus, First, it is a very evil thing for men and women upon every Affliction to conclude that God is departed from them, it may be when it comes to be examined there is no other reason why thou thinkest that God is withdrawn and departed, b</w:t>
      </w:r>
      <w:r>
        <w:rPr>
          <w:rStyle w:val="1111"/>
        </w:rPr>
        <w:t xml:space="preserve">ut because he doth afflict thee, now for thee to make such a conclusion, that every time God laies an Affliction upon thee he is departed; this is a sinful distemper of thy heart, and is very dishonourable to God, and grievous to his Spirit. In the 17. of </w:t>
      </w:r>
      <w:r>
        <w:rPr>
          <w:rStyle w:val="1111"/>
        </w:rPr>
        <w:t xml:space="preserve">Exod.</w:t>
      </w:r>
      <w:r>
        <w:rPr>
          <w:rStyle w:val="1111"/>
        </w:rPr>
        <w:t xml:space="preserve"> 7. verse, you may see how God was displeased there with such a kind of distemper as this is, </w:t>
      </w:r>
      <w:r>
        <w:rPr>
          <w:rStyle w:val="1111"/>
        </w:rPr>
        <w:t xml:space="preserve">And he called the name of the place</w:t>
      </w:r>
      <w:r>
        <w:rPr>
          <w:rStyle w:val="1111"/>
        </w:rPr>
        <w:t xml:space="preserve"> Massah </w:t>
      </w:r>
      <w:r>
        <w:rPr>
          <w:rStyle w:val="1111"/>
        </w:rPr>
        <w:t xml:space="preserve">and</w:t>
      </w:r>
      <w:r>
        <w:rPr>
          <w:rStyle w:val="1111"/>
        </w:rPr>
        <w:t xml:space="preserve"> Meribah </w:t>
      </w:r>
      <w:r>
        <w:rPr>
          <w:rStyle w:val="1111"/>
        </w:rPr>
        <w:t xml:space="preserve">because of the chiding of the Children of Israel, and because they tempted the Lord, saying, Is the Lord amongst us or not?</w:t>
      </w:r>
      <w:r>
        <w:rPr>
          <w:rStyle w:val="1111"/>
        </w:rPr>
        <w:t xml:space="preserve"> Mark, they did murmur because they were brought into Afflictions, but see what the Text saith, therefore the place was called </w:t>
      </w:r>
      <w:r>
        <w:rPr>
          <w:rStyle w:val="1111"/>
        </w:rPr>
        <w:t xml:space="preserve">Massah</w:t>
      </w:r>
      <w:r>
        <w:rPr>
          <w:rStyle w:val="1111"/>
        </w:rPr>
        <w:t xml:space="preserve"> and </w:t>
      </w:r>
      <w:r>
        <w:rPr>
          <w:rStyle w:val="1111"/>
        </w:rPr>
        <w:t xml:space="preserve">Meribah,</w:t>
      </w:r>
      <w:r>
        <w:rPr>
          <w:rStyle w:val="1111"/>
        </w:rPr>
        <w:t xml:space="preserve"> because they tempted the Lord, saying, Is the Lord amonst us or not? This was to tempt God, sometimes we are afraid God is departed from </w:t>
      </w:r>
      <w:r>
        <w:rPr>
          <w:rStyle w:val="1111"/>
        </w:rPr>
        <w:t xml:space="preserve">us, and it was meerly because we are afflicted, I beseech you observe that Scripture, God cals it a tempting of him when he afflicts any, for them to conclude and say that God is departed from them. If a child should cry out of his Father, and say that his</w:t>
      </w:r>
      <w:r>
        <w:rPr>
          <w:rStyle w:val="1111"/>
        </w:rPr>
        <w:t xml:space="preserve"> Father is turned to be an enemy to him, because he doth correct him, this would be taken ill, I beseech you consider of this one place, it may be of very great use to you, that you may not be ready to think that God is departed because you are afflicted.</w:t>
      </w:r>
      <w:r/>
    </w:p>
    <w:p>
      <w:pPr>
        <w:pStyle w:val="1132"/>
        <w:pBdr/>
        <w:spacing/>
        <w:ind/>
        <w:rPr/>
      </w:pPr>
      <w:r/>
      <w:bookmarkStart w:id="347" w:name="W169-169-article_3"/>
      <w:r/>
      <w:bookmarkEnd w:id="347"/>
      <w:r>
        <w:rPr>
          <w:rStyle w:val="1111"/>
        </w:rPr>
        <w:t xml:space="preserve">Secondly, If God be departed, the greatest sign of Gods departing is because you are so disquiet, you make your disquiet be the fruit of Gods departing, and if it comes to be examine</w:t>
      </w:r>
      <w:r>
        <w:rPr>
          <w:rStyle w:val="1111"/>
        </w:rPr>
        <w:t xml:space="preserve">d your disquiet is the cause of Gods departing from you, if you could but cure your disquiet, if you could but quiet your own hearts and get them into a better frame of contentedness under Gods hand in afflicting of you, then you would find Gods presence </w:t>
      </w:r>
      <w:r/>
    </w:p>
    <w:p>
      <w:pPr>
        <w:pStyle w:val="1132"/>
        <w:pBdr/>
        <w:spacing/>
        <w:ind/>
        <w:rPr/>
      </w:pPr>
      <w:r/>
      <w:bookmarkStart w:id="347" w:name="anchor-355"/>
      <w:r/>
      <w:bookmarkEnd w:id="347"/>
      <w:r>
        <w:rPr>
          <w:rStyle w:val="1111"/>
        </w:rPr>
        <w:t xml:space="preserve">Page</w:t>
      </w:r>
      <w:r>
        <w:rPr>
          <w:rStyle w:val="1111"/>
        </w:rPr>
        <w:t xml:space="preserve"> 169</w:t>
      </w:r>
      <w:r/>
    </w:p>
    <w:p>
      <w:pPr>
        <w:pStyle w:val="1132"/>
        <w:pBdr/>
        <w:spacing/>
        <w:ind/>
        <w:rPr/>
      </w:pPr>
      <w:r/>
      <w:bookmarkStart w:id="348" w:name="anchor-356"/>
      <w:r/>
      <w:bookmarkEnd w:id="348"/>
      <w:r>
        <w:rPr>
          <w:rStyle w:val="1111"/>
        </w:rPr>
        <w:t xml:space="preserve">with you, will you be thus disquiet till God comes again to you? your disquie</w:t>
      </w:r>
      <w:r>
        <w:rPr>
          <w:rStyle w:val="1111"/>
        </w:rPr>
        <w:t xml:space="preserve">t drives him from you, and you can never expect Gods coming to manifest himself comfortably to your souls, till you have gotten your hearts quiet under your afflictions; and therefore here you see how crosly you reason, you reason, I am disquiet because G</w:t>
      </w:r>
      <w:r>
        <w:rPr>
          <w:rStyle w:val="1111"/>
        </w:rPr>
        <w:t xml:space="preserve">od is gone, when the truth is God is gone because thou art disquiet; reason but the other way, Oh my disquiet hath driven God from me, and therefore as ever I would have the presence of God to come again to me, let my heart be quiet under the hand of God.</w:t>
      </w:r>
      <w:r/>
    </w:p>
    <w:p>
      <w:pPr>
        <w:pStyle w:val="1132"/>
        <w:pBdr/>
        <w:spacing/>
        <w:ind/>
        <w:rPr/>
      </w:pPr>
      <w:r/>
      <w:bookmarkStart w:id="349" w:name="W170-170-article_2"/>
      <w:r/>
      <w:bookmarkEnd w:id="349"/>
      <w:r>
        <w:rPr>
          <w:rStyle w:val="1111"/>
        </w:rPr>
        <w:t xml:space="preserve">Thirdly, Doest thou find God departing from thee in thine affliction? wilt thou therefore depart from God too? is this thy help? Can'st thou help thy self that way? Because God is g</w:t>
      </w:r>
      <w:r>
        <w:rPr>
          <w:rStyle w:val="1111"/>
        </w:rPr>
        <w:t xml:space="preserve">one wilt thou go too? Do I indeed feel God departing from me? It may be it is so, it may be God for thy tryal is departed a little from thee, and is it so indeed? what unwise course do I take? I commit further sin and so I go further off from God, what a </w:t>
      </w:r>
      <w:r>
        <w:rPr>
          <w:rStyle w:val="1111"/>
        </w:rPr>
        <w:t xml:space="preserve">case am I in? God goes from me, and I from God: If the child sees the mother going from it, it's not for the child to say, my mother is gon yonder &amp; I wil go the other way, no, but the child goes crying after the mother; and so should the soul say, I see t</w:t>
      </w:r>
      <w:r>
        <w:rPr>
          <w:rStyle w:val="1111"/>
        </w:rPr>
        <w:t xml:space="preserve">he Lord is withdrawing his presence from me, and now it is best for me to make after the Lord with all my might, and I am sure this murmuring humour is not a making after God, but by this I go further and further off from God, and what a distance is there</w:t>
      </w:r>
      <w:r>
        <w:rPr>
          <w:rStyle w:val="1111"/>
        </w:rPr>
        <w:t xml:space="preserve"> like to be between God and me within a little while? These are some of the reasonings and pleas of a murmuring and discontented heart: there are many others that we shall meet withal, and indeavour to speak to your hearts in them, that so this tough humou</w:t>
      </w:r>
      <w:r>
        <w:rPr>
          <w:rStyle w:val="1111"/>
        </w:rPr>
        <w:t xml:space="preserve">r of discontent may (as it were) be cut with the Word and softened with the Word, that so it may passe away: for that's the way of Phisitians when they meet with a body that hath any tough humour then they give that that hath a peircing quality, when ther</w:t>
      </w:r>
      <w:r>
        <w:rPr>
          <w:rStyle w:val="1111"/>
        </w:rPr>
        <w:t xml:space="preserve">e is a tough humour that stops the water that it cannot passe, they give that that hath a peircing quality that may make passage for it; and so thou hast need of such things that are piercing to make way through this tough humour that is in the spirits of </w:t>
      </w:r>
      <w:r/>
    </w:p>
    <w:p>
      <w:pPr>
        <w:pStyle w:val="1132"/>
        <w:pBdr/>
        <w:spacing/>
        <w:ind/>
        <w:rPr/>
      </w:pPr>
      <w:r/>
      <w:bookmarkStart w:id="349" w:name="anchor-357"/>
      <w:r/>
      <w:bookmarkEnd w:id="349"/>
      <w:r>
        <w:rPr>
          <w:rStyle w:val="1111"/>
        </w:rPr>
        <w:t xml:space="preserve">Page</w:t>
      </w:r>
      <w:r>
        <w:rPr>
          <w:rStyle w:val="1111"/>
        </w:rPr>
        <w:t xml:space="preserve"> 170</w:t>
      </w:r>
      <w:r/>
    </w:p>
    <w:p>
      <w:pPr>
        <w:pStyle w:val="1132"/>
        <w:pBdr/>
        <w:spacing/>
        <w:ind/>
        <w:rPr/>
      </w:pPr>
      <w:r/>
      <w:bookmarkStart w:id="350" w:name="anchor-358"/>
      <w:r/>
      <w:bookmarkEnd w:id="350"/>
      <w:r>
        <w:rPr>
          <w:rStyle w:val="1111"/>
        </w:rPr>
        <w:t xml:space="preserve">men and women whereby they come to live very uncomfortably to themselves and others, and very dishonourable unto God.</w:t>
      </w:r>
      <w:r/>
    </w:p>
    <w:p>
      <w:pPr>
        <w:pStyle w:val="1141"/>
        <w:pBdr/>
        <w:spacing/>
        <w:ind/>
        <w:rPr/>
      </w:pPr>
      <w:r/>
      <w:bookmarkStart w:id="351" w:name="W171-171-article_2"/>
      <w:r/>
      <w:bookmarkEnd w:id="351"/>
      <w:r>
        <w:rPr>
          <w:rStyle w:val="1143"/>
        </w:rPr>
        <w:t xml:space="preserve">SERMON X.</w:t>
      </w:r>
      <w:r/>
    </w:p>
    <w:p>
      <w:pPr>
        <w:pStyle w:val="1138"/>
        <w:pBdr/>
        <w:spacing/>
        <w:ind/>
        <w:rPr/>
      </w:pPr>
      <w:r/>
      <w:bookmarkStart w:id="351" w:name="W171-171-article_3"/>
      <w:r/>
      <w:bookmarkEnd w:id="351"/>
      <w:r>
        <w:rPr>
          <w:rStyle w:val="1139"/>
        </w:rPr>
        <w:t xml:space="preserve">PHILIPPIANS. 4.11.</w:t>
      </w:r>
      <w:r/>
    </w:p>
    <w:p>
      <w:pPr>
        <w:pStyle w:val="1138"/>
        <w:pBdr/>
        <w:spacing/>
        <w:ind/>
        <w:rPr/>
      </w:pPr>
      <w:r/>
      <w:bookmarkStart w:id="351" w:name="W171-171-article_4"/>
      <w:r/>
      <w:bookmarkEnd w:id="351"/>
      <w:r>
        <w:rPr>
          <w:rStyle w:val="1139"/>
        </w:rPr>
        <w:t xml:space="preserve">For I have learned in whatsoever state I am, therewith to be content.</w:t>
      </w:r>
      <w:r/>
    </w:p>
    <w:p>
      <w:pPr>
        <w:pStyle w:val="1132"/>
        <w:pBdr/>
        <w:spacing/>
        <w:ind/>
        <w:rPr/>
      </w:pPr>
      <w:r/>
      <w:bookmarkStart w:id="351" w:name="W171-171-article_5"/>
      <w:r/>
      <w:bookmarkEnd w:id="351"/>
      <w:r>
        <w:rPr>
          <w:rStyle w:val="1111"/>
        </w:rPr>
        <w:t xml:space="preserve">N</w:t>
      </w:r>
      <w:r>
        <w:rPr>
          <w:rStyle w:val="1111"/>
        </w:rPr>
        <w:t xml:space="preserve">OW there are many Pleas and reasonings yet remain, for there's a great deal of do with a discontented murmuring heart. And I remember I find that the same </w:t>
      </w:r>
      <w:r>
        <w:rPr>
          <w:rStyle w:val="1111"/>
        </w:rPr>
        <w:t xml:space="preserve">Hebrew</w:t>
      </w:r>
      <w:r>
        <w:rPr>
          <w:rStyle w:val="1111"/>
        </w:rPr>
        <w:t xml:space="preserve"> word that signifies [</w:t>
      </w:r>
      <w:r>
        <w:rPr>
          <w:rStyle w:val="1111"/>
        </w:rPr>
        <w:t xml:space="preserve">to lodge, to abide</w:t>
      </w:r>
      <w:r>
        <w:rPr>
          <w:rStyle w:val="1111"/>
        </w:rPr>
        <w:t xml:space="preserve">] it signifies to </w:t>
      </w:r>
      <w:r>
        <w:rPr>
          <w:rStyle w:val="1111"/>
        </w:rPr>
        <w:t xml:space="preserve">murmur,</w:t>
      </w:r>
      <w:r>
        <w:rPr>
          <w:rStyle w:val="1111"/>
        </w:rPr>
        <w:t xml:space="preserve"> they use one </w:t>
      </w:r>
      <w:r>
        <w:rPr>
          <w:rStyle w:val="1111"/>
        </w:rPr>
        <w:t xml:space="preserve">word for both, for murmuring is a distemper that doth lodge in men, where it gets in once it lodgeth abideth and continues, and therefore that we may unlodge it and get it out, we will labour to shew what are the further reasonings of a discontented heart.</w:t>
      </w:r>
      <w:r/>
    </w:p>
    <w:p>
      <w:pPr>
        <w:pStyle w:val="1147"/>
        <w:pBdr/>
        <w:spacing/>
        <w:ind/>
        <w:rPr/>
      </w:pPr>
      <w:r/>
      <w:bookmarkStart w:id="351" w:name="W171-171-article_6"/>
      <w:r/>
      <w:bookmarkEnd w:id="351"/>
      <w:r>
        <w:rPr>
          <w:rStyle w:val="1149"/>
        </w:rPr>
        <w:t xml:space="preserve">The Fourth Plea.</w:t>
      </w:r>
      <w:r/>
    </w:p>
    <w:p>
      <w:pPr>
        <w:pStyle w:val="1132"/>
        <w:pBdr/>
        <w:spacing/>
        <w:ind/>
        <w:rPr/>
      </w:pPr>
      <w:r/>
      <w:bookmarkStart w:id="351" w:name="W171-171-article_7"/>
      <w:r/>
      <w:bookmarkEnd w:id="351"/>
      <w:r>
        <w:rPr>
          <w:rStyle w:val="1111"/>
        </w:rPr>
        <w:t xml:space="preserve">Me thinks I could be content with Gods hand</w:t>
      </w:r>
      <w:r>
        <w:rPr>
          <w:rStyle w:val="1111"/>
        </w:rPr>
        <w:t xml:space="preserve"> (saith one) </w:t>
      </w:r>
      <w:r>
        <w:rPr>
          <w:rStyle w:val="1111"/>
        </w:rPr>
        <w:t xml:space="preserve">so far as I see the hand of God in a thing I can be content: but when men deal so unreasonably and unj</w:t>
      </w:r>
      <w:r>
        <w:rPr>
          <w:rStyle w:val="1111"/>
        </w:rPr>
        <w:t xml:space="preserve">ustly with me I know not how to bear it, I can bear it that I should be in Gods hands, but not in the hands of men: my friends or acquaintance when they deal so unrighteously with me, Oh this goes very hard unto me, that I know not how to bear it from men.</w:t>
      </w:r>
      <w:r/>
    </w:p>
    <w:p>
      <w:pPr>
        <w:pStyle w:val="1132"/>
        <w:pBdr/>
        <w:spacing/>
        <w:ind/>
        <w:rPr/>
      </w:pPr>
      <w:r/>
      <w:bookmarkStart w:id="351" w:name="W171-171-article_8"/>
      <w:r/>
      <w:bookmarkEnd w:id="351"/>
      <w:r>
        <w:rPr>
          <w:rStyle w:val="1111"/>
        </w:rPr>
        <w:t xml:space="preserve">For the taking away of this reasoning, first, Though they be men that bring this crosse upon you, yet they are Gods Instruments, God hath a hand in it, and they can go no further </w:t>
      </w:r>
      <w:r/>
    </w:p>
    <w:p>
      <w:pPr>
        <w:pStyle w:val="1132"/>
        <w:pBdr/>
        <w:spacing/>
        <w:ind/>
        <w:rPr/>
      </w:pPr>
      <w:r/>
      <w:bookmarkStart w:id="351" w:name="anchor-359"/>
      <w:r/>
      <w:bookmarkEnd w:id="351"/>
      <w:r>
        <w:rPr>
          <w:rStyle w:val="1111"/>
        </w:rPr>
        <w:t xml:space="preserve">Page</w:t>
      </w:r>
      <w:r>
        <w:rPr>
          <w:rStyle w:val="1111"/>
        </w:rPr>
        <w:t xml:space="preserve"> 171</w:t>
      </w:r>
      <w:r/>
    </w:p>
    <w:p>
      <w:pPr>
        <w:pStyle w:val="1132"/>
        <w:pBdr/>
        <w:spacing/>
        <w:ind/>
        <w:rPr/>
      </w:pPr>
      <w:r/>
      <w:bookmarkStart w:id="352" w:name="anchor-360"/>
      <w:r/>
      <w:bookmarkEnd w:id="352"/>
      <w:r>
        <w:rPr>
          <w:rStyle w:val="1111"/>
        </w:rPr>
        <w:t xml:space="preserve">then God would have them go. This was that that quieted </w:t>
      </w:r>
      <w:r>
        <w:rPr>
          <w:rStyle w:val="1111"/>
        </w:rPr>
        <w:t xml:space="preserve">David</w:t>
      </w:r>
      <w:r>
        <w:rPr>
          <w:rStyle w:val="1111"/>
        </w:rPr>
        <w:t xml:space="preserve"> when </w:t>
      </w:r>
      <w:r>
        <w:rPr>
          <w:rStyle w:val="1111"/>
        </w:rPr>
        <w:t xml:space="preserve">Shimei</w:t>
      </w:r>
      <w:r>
        <w:rPr>
          <w:rStyle w:val="1111"/>
        </w:rPr>
        <w:t xml:space="preserve"> curst him, (saith he) God hath a hand in it, though </w:t>
      </w:r>
      <w:r>
        <w:rPr>
          <w:rStyle w:val="1111"/>
        </w:rPr>
        <w:t xml:space="preserve">Shimei</w:t>
      </w:r>
      <w:r>
        <w:rPr>
          <w:rStyle w:val="1111"/>
        </w:rPr>
        <w:t xml:space="preserve"> be a base wicked man yet I look beyond him to God. So, is there any of your friends that deal injuriously with you, and crosse with you, look up to God and see that man but as an instrument in Gods hands.</w:t>
      </w:r>
      <w:r/>
    </w:p>
    <w:p>
      <w:pPr>
        <w:pStyle w:val="1132"/>
        <w:pBdr/>
        <w:spacing/>
        <w:ind/>
        <w:rPr/>
      </w:pPr>
      <w:r/>
      <w:bookmarkStart w:id="353" w:name="W172-172-article_2"/>
      <w:r/>
      <w:bookmarkEnd w:id="353"/>
      <w:r>
        <w:rPr>
          <w:rStyle w:val="1111"/>
        </w:rPr>
        <w:t xml:space="preserve">Secondly, If this be your trouble that men do so wrong you, you are rather to turn your hearts to pity them than to murmur or be discontented: For the truth is, if you be wronged </w:t>
      </w:r>
      <w:r>
        <w:rPr>
          <w:rStyle w:val="1111"/>
        </w:rPr>
        <w:t xml:space="preserve">by other men, you have the better of it, for it is better to bear wrong than to do wrong a great deal, if they wrong you your heart cannot submit; you are in a better condition than they, because it's better to bear than do wrong. I remember it is said of </w:t>
      </w:r>
      <w:r>
        <w:rPr>
          <w:rStyle w:val="1111"/>
        </w:rPr>
        <w:t xml:space="preserve">Socrates</w:t>
      </w:r>
      <w:r>
        <w:rPr>
          <w:rStyle w:val="1111"/>
        </w:rPr>
        <w:t xml:space="preserve"> that being very patient when wrong was </w:t>
      </w:r>
      <w:r>
        <w:rPr>
          <w:rStyle w:val="1111"/>
        </w:rPr>
        <w:t xml:space="preserve">done to him, they asked him how he came to be so, saith he, If I meet with a man in the street that is a diseased man, shall I be vexed &amp; fretted with him because he is diseased? those that wrong me I look upon them as diseased men and therefore pity them.</w:t>
      </w:r>
      <w:r/>
    </w:p>
    <w:p>
      <w:pPr>
        <w:pStyle w:val="1132"/>
        <w:pBdr/>
        <w:spacing/>
        <w:ind/>
        <w:rPr/>
      </w:pPr>
      <w:r/>
      <w:bookmarkStart w:id="353" w:name="W172-172-article_3"/>
      <w:r/>
      <w:bookmarkEnd w:id="353"/>
      <w:r>
        <w:rPr>
          <w:rStyle w:val="1111"/>
        </w:rPr>
        <w:t xml:space="preserve">Thirdly, Though you meet with hard dealings from men; yet you meet mith nothing but kind good and righteous dealings from God: when you meet with unrighteous dealings from them, set one against the other. And that's for the answer to the fourth Plea.</w:t>
      </w:r>
      <w:r/>
    </w:p>
    <w:p>
      <w:pPr>
        <w:pStyle w:val="1147"/>
        <w:pBdr/>
        <w:spacing/>
        <w:ind/>
        <w:rPr/>
      </w:pPr>
      <w:r/>
      <w:bookmarkStart w:id="353" w:name="W172-172-article_4"/>
      <w:r/>
      <w:bookmarkEnd w:id="353"/>
      <w:r>
        <w:rPr>
          <w:rStyle w:val="1149"/>
        </w:rPr>
        <w:t xml:space="preserve">A Fifth Plea.</w:t>
      </w:r>
      <w:r/>
    </w:p>
    <w:p>
      <w:pPr>
        <w:pStyle w:val="1132"/>
        <w:pBdr/>
        <w:spacing/>
        <w:ind/>
        <w:rPr/>
      </w:pPr>
      <w:r/>
      <w:bookmarkStart w:id="353" w:name="W172-172-article_5"/>
      <w:r/>
      <w:bookmarkEnd w:id="353"/>
      <w:r>
        <w:rPr>
          <w:rStyle w:val="1111"/>
        </w:rPr>
        <w:t xml:space="preserve">Oh but that afflicti</w:t>
      </w:r>
      <w:r>
        <w:rPr>
          <w:rStyle w:val="1111"/>
        </w:rPr>
        <w:t xml:space="preserve">on that comes upon me is an affliction that I never lookt for, I never thought to have met with such an affliction, and that is that I know not how to bear, that is that which makes my heart so disquiet because it was altogether unlookt for and unexpected.</w:t>
      </w:r>
      <w:r/>
    </w:p>
    <w:p>
      <w:pPr>
        <w:pStyle w:val="1132"/>
        <w:pBdr/>
        <w:spacing/>
        <w:ind/>
        <w:rPr/>
      </w:pPr>
      <w:r/>
      <w:bookmarkStart w:id="353" w:name="W172-172-article_6"/>
      <w:r/>
      <w:bookmarkEnd w:id="353"/>
      <w:r>
        <w:rPr>
          <w:rStyle w:val="1111"/>
        </w:rPr>
        <w:t xml:space="preserve">For the answer of this, first, it is thy weaknesse and folly that thou didest not look for it and expect it, In </w:t>
      </w:r>
      <w:r>
        <w:rPr>
          <w:rStyle w:val="1111"/>
        </w:rPr>
        <w:t xml:space="preserve">Acts,</w:t>
      </w:r>
      <w:r>
        <w:rPr>
          <w:rStyle w:val="1111"/>
        </w:rPr>
        <w:t xml:space="preserve"> 20.22, 23. see what Saint </w:t>
      </w:r>
      <w:r>
        <w:rPr>
          <w:rStyle w:val="1111"/>
        </w:rPr>
        <w:t xml:space="preserve">Paul</w:t>
      </w:r>
      <w:r>
        <w:rPr>
          <w:rStyle w:val="1111"/>
        </w:rPr>
        <w:t xml:space="preserve"> saith concerning himself, </w:t>
      </w:r>
      <w:r>
        <w:rPr>
          <w:rStyle w:val="1111"/>
        </w:rPr>
        <w:t xml:space="preserve">And now behold, I go bound in the spirit unto</w:t>
      </w:r>
      <w:r>
        <w:rPr>
          <w:rStyle w:val="1111"/>
        </w:rPr>
        <w:t xml:space="preserve"> Jerusalem, </w:t>
      </w:r>
      <w:r>
        <w:rPr>
          <w:rStyle w:val="1111"/>
        </w:rPr>
        <w:t xml:space="preserve">not knowing the things that shall befal me there, save that the Holy-Ghost witnesseth in every City saying, that bonds and afflictions abide me.</w:t>
      </w:r>
      <w:r>
        <w:rPr>
          <w:rStyle w:val="1111"/>
        </w:rPr>
        <w:t xml:space="preserve"> It's true saith he, I know not the particular affliction that may befal me, but this I know that the Spirit of God witnesseth that bonds and afflictions </w:t>
      </w:r>
      <w:r/>
    </w:p>
    <w:p>
      <w:pPr>
        <w:pStyle w:val="1132"/>
        <w:pBdr/>
        <w:spacing/>
        <w:ind/>
        <w:rPr/>
      </w:pPr>
      <w:r/>
      <w:bookmarkStart w:id="353" w:name="anchor-361"/>
      <w:r/>
      <w:bookmarkEnd w:id="353"/>
      <w:r>
        <w:rPr>
          <w:rStyle w:val="1111"/>
        </w:rPr>
        <w:t xml:space="preserve">Page</w:t>
      </w:r>
      <w:r>
        <w:rPr>
          <w:rStyle w:val="1111"/>
        </w:rPr>
        <w:t xml:space="preserve"> 172</w:t>
      </w:r>
      <w:r/>
    </w:p>
    <w:p>
      <w:pPr>
        <w:pStyle w:val="1132"/>
        <w:pBdr/>
        <w:spacing/>
        <w:ind/>
        <w:rPr/>
      </w:pPr>
      <w:r/>
      <w:bookmarkStart w:id="354" w:name="anchor-362"/>
      <w:r/>
      <w:bookmarkEnd w:id="354"/>
      <w:r>
        <w:rPr>
          <w:rStyle w:val="1111"/>
        </w:rPr>
        <w:t xml:space="preserve">shall abide me every where, I look for nothing else but bonds and afflictions wheresoever go; so a Christian should do, he should look for afflictions wheresoever he is, in all conditions he should look to meet with</w:t>
      </w:r>
      <w:r>
        <w:rPr>
          <w:rStyle w:val="1111"/>
        </w:rPr>
        <w:t xml:space="preserve"> afflictions, and therefore if any affliction should befall him, though indeed he could not fore-see the particular evil, yet he should think, this is no more than I lookt for in the general. Therefore no affliction should come unexpectedly to a Christian.</w:t>
      </w:r>
      <w:r/>
    </w:p>
    <w:p>
      <w:pPr>
        <w:pStyle w:val="1132"/>
        <w:pBdr/>
        <w:spacing/>
        <w:ind/>
        <w:rPr/>
      </w:pPr>
      <w:r/>
      <w:bookmarkStart w:id="355" w:name="W173-173-article_2"/>
      <w:r/>
      <w:bookmarkEnd w:id="355"/>
      <w:r>
        <w:rPr>
          <w:rStyle w:val="1111"/>
        </w:rPr>
        <w:t xml:space="preserve">A second answer I </w:t>
      </w:r>
      <w:r>
        <w:rPr>
          <w:rStyle w:val="1111"/>
        </w:rPr>
        <w:t xml:space="preserve">would give is this, Is it unexpected? then the lesse provision thou madest for it before it came, the more careful shouldest thou be to sanctifie Gods Name in it now it is come: it is in this case of afflictions as in mercies, many times mercy comes unexpe</w:t>
      </w:r>
      <w:r>
        <w:rPr>
          <w:rStyle w:val="1111"/>
        </w:rPr>
        <w:t xml:space="preserve">cted (and that might be a third answer) to you, set one against the other, I have many mercies that I never lookt for as well as afflictions that I never lookt for, why should not one rejoyce me as well as the other disturbs me? As it is in mercies, when t</w:t>
      </w:r>
      <w:r>
        <w:rPr>
          <w:rStyle w:val="1111"/>
        </w:rPr>
        <w:t xml:space="preserve">hey come unexpected, the lesse preparation there was in me for receiving mercy, the more need I have to be careful, now to give God the glory of the mercy, &amp; to sanctifie Gods Name in the enjoyment of the mercy; Oh so it should be with us now, we have ha</w:t>
      </w:r>
      <w:r>
        <w:rPr>
          <w:rStyle w:val="1111"/>
        </w:rPr>
        <w:t xml:space="preserve">d mercies this summer that we never expected and therefore we were not prepared for them, now we should be so much the more careful to give God the glory of them: so when afflictions come that we did not expect, then it seems we laid not in for them befor</w:t>
      </w:r>
      <w:r>
        <w:rPr>
          <w:rStyle w:val="1111"/>
        </w:rPr>
        <w:t xml:space="preserve">e hand, we had need be the more careful to sanctifie Gods Name in them, we should have spent some pains before to prepare for afflictions and we did not, then take so much the more pains to sanctifie God in this affliction now. And that's a fift reasoning.</w:t>
      </w:r>
      <w:r/>
    </w:p>
    <w:p>
      <w:pPr>
        <w:pStyle w:val="1147"/>
        <w:pBdr/>
        <w:spacing/>
        <w:ind/>
        <w:rPr/>
      </w:pPr>
      <w:r/>
      <w:bookmarkStart w:id="355" w:name="W173-173-article_3"/>
      <w:r/>
      <w:bookmarkEnd w:id="355"/>
      <w:r>
        <w:rPr>
          <w:rStyle w:val="1149"/>
        </w:rPr>
        <w:t xml:space="preserve">The Sixth Plea.</w:t>
      </w:r>
      <w:r/>
    </w:p>
    <w:p>
      <w:pPr>
        <w:pStyle w:val="1132"/>
        <w:pBdr/>
        <w:spacing/>
        <w:ind/>
        <w:rPr/>
      </w:pPr>
      <w:r/>
      <w:bookmarkStart w:id="355" w:name="W173-173-article_4"/>
      <w:r/>
      <w:bookmarkEnd w:id="355"/>
      <w:r>
        <w:rPr>
          <w:rStyle w:val="1111"/>
        </w:rPr>
        <w:t xml:space="preserve">Oh! but it is ve</w:t>
      </w:r>
      <w:r>
        <w:rPr>
          <w:rStyle w:val="1111"/>
        </w:rPr>
        <w:t xml:space="preserve">ry great, mine affliction it is exceeding great saith one, and how ever you say, we must be contented, it's true, you may say so that feel not such great afflictions, but if you felt my affliction that I feel you would think it hard to bear and be content.</w:t>
      </w:r>
      <w:r/>
    </w:p>
    <w:p>
      <w:pPr>
        <w:pStyle w:val="1132"/>
        <w:pBdr/>
        <w:spacing/>
        <w:ind/>
        <w:rPr/>
      </w:pPr>
      <w:r/>
      <w:bookmarkStart w:id="355" w:name="W173-173-article_5"/>
      <w:r/>
      <w:bookmarkEnd w:id="355"/>
      <w:r>
        <w:rPr>
          <w:rStyle w:val="1111"/>
        </w:rPr>
        <w:t xml:space="preserve">To that I answer, Let it be as great an affliction as it will, it </w:t>
      </w:r>
      <w:r>
        <w:rPr>
          <w:rStyle w:val="1111"/>
        </w:rPr>
        <w:t xml:space="preserve">••</w:t>
      </w:r>
      <w:r>
        <w:rPr>
          <w:rStyle w:val="1111"/>
        </w:rPr>
        <w:t xml:space="preserve">••</w:t>
      </w:r>
      <w:r>
        <w:rPr>
          <w:rStyle w:val="1111"/>
        </w:rPr>
        <w:t xml:space="preserve"> not so great as thy sin, </w:t>
      </w:r>
      <w:r>
        <w:rPr>
          <w:rStyle w:val="1111"/>
        </w:rPr>
        <w:t xml:space="preserve">He hath punished thee lesse than thy sins.</w:t>
      </w:r>
      <w:r/>
    </w:p>
    <w:p>
      <w:pPr>
        <w:pStyle w:val="1132"/>
        <w:pBdr/>
        <w:spacing/>
        <w:ind/>
        <w:rPr/>
      </w:pPr>
      <w:r/>
      <w:bookmarkStart w:id="355" w:name="anchor-363"/>
      <w:r/>
      <w:bookmarkEnd w:id="355"/>
      <w:r>
        <w:rPr>
          <w:rStyle w:val="1111"/>
        </w:rPr>
        <w:t xml:space="preserve">Page</w:t>
      </w:r>
      <w:r>
        <w:rPr>
          <w:rStyle w:val="1111"/>
        </w:rPr>
        <w:t xml:space="preserve"> 173</w:t>
      </w:r>
      <w:r/>
    </w:p>
    <w:p>
      <w:pPr>
        <w:pStyle w:val="1132"/>
        <w:pBdr/>
        <w:spacing/>
        <w:ind/>
        <w:rPr/>
      </w:pPr>
      <w:r/>
      <w:bookmarkStart w:id="356" w:name="anchor-364"/>
      <w:r/>
      <w:bookmarkEnd w:id="356"/>
      <w:r>
        <w:rPr>
          <w:rStyle w:val="1111"/>
        </w:rPr>
        <w:t xml:space="preserve">Secondly, It might have bin a great deal more, thou mightest have bin in Hell: And it is (as I remember) </w:t>
      </w:r>
      <w:r>
        <w:rPr>
          <w:rStyle w:val="1111"/>
        </w:rPr>
        <w:t xml:space="preserve">Bernards</w:t>
      </w:r>
      <w:r>
        <w:rPr>
          <w:rStyle w:val="1111"/>
        </w:rPr>
        <w:t xml:space="preserve"> speech, (saith he) </w:t>
      </w:r>
      <w:r>
        <w:rPr>
          <w:rStyle w:val="1111"/>
        </w:rPr>
        <w:t xml:space="preserve">It is an easier matter to be opprest than perish.</w:t>
      </w:r>
      <w:r>
        <w:rPr>
          <w:rStyle w:val="1111"/>
        </w:rPr>
        <w:t xml:space="preserve"> Thou mightest have been in Hell, and therefore the greatness of the thing should not make thee murmur, grant it be great.</w:t>
      </w:r>
      <w:r/>
    </w:p>
    <w:p>
      <w:pPr>
        <w:pStyle w:val="1132"/>
        <w:pBdr/>
        <w:spacing/>
        <w:ind/>
        <w:rPr/>
      </w:pPr>
      <w:r/>
      <w:bookmarkStart w:id="357" w:name="W174-174-article_2"/>
      <w:r/>
      <w:bookmarkEnd w:id="357"/>
      <w:r>
        <w:rPr>
          <w:rStyle w:val="1111"/>
        </w:rPr>
        <w:t xml:space="preserve">Thirdly, It may be it's the greater because thy hea</w:t>
      </w:r>
      <w:r>
        <w:rPr>
          <w:rStyle w:val="1111"/>
        </w:rPr>
        <w:t xml:space="preserve">rt doth so murmur: for shackles upon a mans legs, if his legs be sore it will pain him the more, if the shoulder be sore the burden is the greater; it is because thy heart is so unsound that thy affliction is great unto thee. And that's the sixt reasoning.</w:t>
      </w:r>
      <w:r/>
    </w:p>
    <w:p>
      <w:pPr>
        <w:pStyle w:val="1147"/>
        <w:pBdr/>
        <w:spacing/>
        <w:ind/>
        <w:rPr/>
      </w:pPr>
      <w:r/>
      <w:bookmarkStart w:id="357" w:name="W174-174-article_3"/>
      <w:r/>
      <w:bookmarkEnd w:id="357"/>
      <w:r>
        <w:rPr>
          <w:rStyle w:val="1149"/>
        </w:rPr>
        <w:t xml:space="preserve">A Seventh Plea.</w:t>
      </w:r>
      <w:r/>
    </w:p>
    <w:p>
      <w:pPr>
        <w:pStyle w:val="1132"/>
        <w:pBdr/>
        <w:spacing/>
        <w:ind/>
        <w:rPr/>
      </w:pPr>
      <w:r/>
      <w:bookmarkStart w:id="357" w:name="W174-174-article_4"/>
      <w:r/>
      <w:bookmarkEnd w:id="357"/>
      <w:r>
        <w:rPr>
          <w:rStyle w:val="1111"/>
        </w:rPr>
        <w:t xml:space="preserve">But howsoever you may lessen my affliction, yet I am sure it is far greater than the afflictions of others.</w:t>
      </w:r>
      <w:r/>
    </w:p>
    <w:p>
      <w:pPr>
        <w:pStyle w:val="1132"/>
        <w:pBdr/>
        <w:spacing/>
        <w:ind/>
        <w:rPr/>
      </w:pPr>
      <w:r/>
      <w:bookmarkStart w:id="357" w:name="W174-174-article_5"/>
      <w:r/>
      <w:bookmarkEnd w:id="357"/>
      <w:r>
        <w:rPr>
          <w:rStyle w:val="1111"/>
        </w:rPr>
        <w:t xml:space="preserve">First, It may be it is thy discontent that makes it greater, when (indeed) it is not so in its self.</w:t>
      </w:r>
      <w:r/>
    </w:p>
    <w:p>
      <w:pPr>
        <w:pStyle w:val="1132"/>
        <w:pBdr/>
        <w:spacing/>
        <w:ind/>
        <w:rPr/>
      </w:pPr>
      <w:r/>
      <w:bookmarkStart w:id="357" w:name="W174-174-article_6"/>
      <w:r/>
      <w:bookmarkEnd w:id="357"/>
      <w:r>
        <w:rPr>
          <w:rStyle w:val="1111"/>
        </w:rPr>
        <w:t xml:space="preserve">Secondly, If it were greater than others: why is thy eye evil because the eye of God is good? why shouldest thou be discontented the more because God is gracious to others?</w:t>
      </w:r>
      <w:r/>
    </w:p>
    <w:p>
      <w:pPr>
        <w:pStyle w:val="1132"/>
        <w:pBdr/>
        <w:spacing/>
        <w:ind/>
        <w:rPr/>
      </w:pPr>
      <w:r/>
      <w:bookmarkStart w:id="357" w:name="W174-174-article_7"/>
      <w:r/>
      <w:bookmarkEnd w:id="357"/>
      <w:r>
        <w:rPr>
          <w:rStyle w:val="1111"/>
        </w:rPr>
        <w:t xml:space="preserve">Thirdly, Is thy affliction greater than others? then in this thou hast an opportunity to </w:t>
      </w:r>
      <w:r>
        <w:rPr>
          <w:rStyle w:val="1111"/>
        </w:rPr>
        <w:t xml:space="preserve">honour God more than others; so thou shouldest consider, Doth God afflict me more than other men? God gives me an opportunitie in this to honour him in this affliction more than other men? to exercise more grace than other men, let me labour to do it then.</w:t>
      </w:r>
      <w:r/>
    </w:p>
    <w:p>
      <w:pPr>
        <w:pStyle w:val="1132"/>
        <w:pBdr/>
        <w:spacing/>
        <w:ind/>
        <w:rPr/>
      </w:pPr>
      <w:r/>
      <w:bookmarkStart w:id="357" w:name="W174-174-article_8"/>
      <w:r/>
      <w:bookmarkEnd w:id="357"/>
      <w:r>
        <w:rPr>
          <w:rStyle w:val="1111"/>
        </w:rPr>
        <w:t xml:space="preserve">Fourthly, If all afflictions were laid upon a heap together: It is an notable expression of </w:t>
      </w:r>
      <w:r>
        <w:rPr>
          <w:rStyle w:val="1111"/>
        </w:rPr>
        <w:t xml:space="preserve">Solon</w:t>
      </w:r>
      <w:r>
        <w:rPr>
          <w:rStyle w:val="1111"/>
        </w:rPr>
        <w:t xml:space="preserve"> that wise Heathen (saith he,) Suppose all the afflictions that are in the world were laid upon a heap, and every man should come and take a proportion of those </w:t>
      </w:r>
      <w:r>
        <w:rPr>
          <w:rStyle w:val="1111"/>
        </w:rPr>
        <w:t xml:space="preserve">afflictions, every one equally, there is scarse any man but would rather say, let me have the afflictions that I had before or else he were like to come to a greater share, a greater affliction if so be he should equally share with all the world: Now for y</w:t>
      </w:r>
      <w:r>
        <w:rPr>
          <w:rStyle w:val="1111"/>
        </w:rPr>
        <w:t xml:space="preserve">ou that are poor, (that are not in extremity of poverty) if all the riches in the world were laid together, and you should have an equal share, you would be poorer; but take all afflictions and sorrows whatsoever, if all the sorrows in the world were laid </w:t>
      </w:r>
      <w:r/>
    </w:p>
    <w:p>
      <w:pPr>
        <w:pStyle w:val="1132"/>
        <w:pBdr/>
        <w:spacing/>
        <w:ind/>
        <w:rPr/>
      </w:pPr>
      <w:r/>
      <w:bookmarkStart w:id="357" w:name="anchor-365"/>
      <w:r/>
      <w:bookmarkEnd w:id="357"/>
      <w:r>
        <w:rPr>
          <w:rStyle w:val="1111"/>
        </w:rPr>
        <w:t xml:space="preserve">Page</w:t>
      </w:r>
      <w:r>
        <w:rPr>
          <w:rStyle w:val="1111"/>
        </w:rPr>
        <w:t xml:space="preserve"> 174</w:t>
      </w:r>
      <w:r/>
    </w:p>
    <w:p>
      <w:pPr>
        <w:pStyle w:val="1132"/>
        <w:pBdr/>
        <w:spacing/>
        <w:ind/>
        <w:rPr/>
      </w:pPr>
      <w:r/>
      <w:bookmarkStart w:id="358" w:name="anchor-366"/>
      <w:r/>
      <w:bookmarkEnd w:id="358"/>
      <w:r>
        <w:rPr>
          <w:rStyle w:val="1111"/>
        </w:rPr>
        <w:t xml:space="preserve">together in a heap, and you had but an equal share of them, your portion would be rather more than it is now for the present: And therefore do not complain, that it is more than others, so as to murmur because of that.</w:t>
      </w:r>
      <w:r/>
    </w:p>
    <w:p>
      <w:pPr>
        <w:pStyle w:val="1147"/>
        <w:pBdr/>
        <w:spacing/>
        <w:ind/>
        <w:rPr/>
      </w:pPr>
      <w:r/>
      <w:bookmarkStart w:id="359" w:name="W175-175-article_2"/>
      <w:r/>
      <w:bookmarkEnd w:id="359"/>
      <w:r>
        <w:rPr>
          <w:rStyle w:val="1149"/>
        </w:rPr>
        <w:t xml:space="preserve">An Eighth Plea.</w:t>
      </w:r>
      <w:r/>
    </w:p>
    <w:p>
      <w:pPr>
        <w:pStyle w:val="1132"/>
        <w:pBdr/>
        <w:spacing/>
        <w:ind/>
        <w:rPr/>
      </w:pPr>
      <w:r/>
      <w:bookmarkStart w:id="359" w:name="W175-175-article_3"/>
      <w:r/>
      <w:bookmarkEnd w:id="359"/>
      <w:r>
        <w:rPr>
          <w:rStyle w:val="1111"/>
        </w:rPr>
        <w:t xml:space="preserve">Another reasoning that murmuring hearts have is this, </w:t>
      </w:r>
      <w:r>
        <w:rPr>
          <w:rStyle w:val="1111"/>
        </w:rPr>
        <w:t xml:space="preserve">They think that if the affliction were any other than it is, then they would be more contented.</w:t>
      </w:r>
      <w:r/>
    </w:p>
    <w:p>
      <w:pPr>
        <w:pStyle w:val="1132"/>
        <w:pBdr/>
        <w:spacing/>
        <w:ind/>
        <w:rPr/>
      </w:pPr>
      <w:r/>
      <w:bookmarkStart w:id="359" w:name="W175-175-article_4"/>
      <w:r/>
      <w:bookmarkEnd w:id="359"/>
      <w:r>
        <w:rPr>
          <w:rStyle w:val="1111"/>
        </w:rPr>
        <w:t xml:space="preserve">First, You must know that we are not to choose our own rod that God shall beat us with.</w:t>
      </w:r>
      <w:r/>
    </w:p>
    <w:p>
      <w:pPr>
        <w:pStyle w:val="1132"/>
        <w:pBdr/>
        <w:spacing/>
        <w:ind/>
        <w:rPr/>
      </w:pPr>
      <w:r/>
      <w:bookmarkStart w:id="359" w:name="W175-175-article_5"/>
      <w:r/>
      <w:bookmarkEnd w:id="359"/>
      <w:r>
        <w:rPr>
          <w:rStyle w:val="1111"/>
        </w:rPr>
        <w:t xml:space="preserve">Secondly, It may be if it were any other than it is, it were not so fit for thee as</w:t>
      </w:r>
      <w:r>
        <w:rPr>
          <w:rStyle w:val="1111"/>
        </w:rPr>
        <w:t xml:space="preserve"> this is, it may be therefore God chooses it because it is the most crosse to thee, as seeing it most sutable for the purging out of that humour that is in thee. If a patient comes to take phisick and finds himself sick by it, shall he say, Oh! if it were </w:t>
      </w:r>
      <w:r>
        <w:rPr>
          <w:rStyle w:val="1111"/>
        </w:rPr>
        <w:t xml:space="preserve">any other potion I could bear it, it may be if it were any other than it is it would not fit thy disease; yea if it did not work as it doth it would not fit thy disease: so when thou saiest of an affliction, if it were any other than it is thou couldest be</w:t>
      </w:r>
      <w:r>
        <w:rPr>
          <w:rStyle w:val="1111"/>
        </w:rPr>
        <w:t xml:space="preserve">ar it, do but answer thy self with this, it may be if it were any other than it is it would not be fit for me, it would not hit right to that sinful humour that there is in my soul, and therefore God sees this to be the fittest and the most sutable for me.</w:t>
      </w:r>
      <w:r/>
    </w:p>
    <w:p>
      <w:pPr>
        <w:pStyle w:val="1132"/>
        <w:pBdr/>
        <w:spacing/>
        <w:ind/>
        <w:rPr/>
      </w:pPr>
      <w:r/>
      <w:bookmarkStart w:id="359" w:name="W175-175-article_6"/>
      <w:r/>
      <w:bookmarkEnd w:id="359"/>
      <w:r>
        <w:rPr>
          <w:rStyle w:val="1111"/>
        </w:rPr>
        <w:t xml:space="preserve">Thirdly, Know that this is the excellency of grace in a Christian to be fitted for any condition, not only to say, if it were this or that, but if it be any. As now, a Marriner if he hath skil</w:t>
      </w:r>
      <w:r>
        <w:rPr>
          <w:rStyle w:val="1111"/>
        </w:rPr>
        <w:t xml:space="preserve"> he would not say, if it were any other wind but this, if the wind did blow in any point but this, I could tell how to mannage my ship, I could shew skil in other points but not in this; would not Marriners laugh at such a one? it would be a shame for him</w:t>
      </w:r>
      <w:r>
        <w:rPr>
          <w:rStyle w:val="1111"/>
        </w:rPr>
        <w:t xml:space="preserve"> to say that he hath skill in any other points but this: So it should be a shame for a Christian to say that he hath skill in any other affliction but this: a Christian should be able to mannage his ship if the wind blow any way; to guide his soul any way.</w:t>
      </w:r>
      <w:r/>
    </w:p>
    <w:p>
      <w:pPr>
        <w:pStyle w:val="1132"/>
        <w:pBdr/>
        <w:spacing/>
        <w:ind/>
        <w:rPr/>
      </w:pPr>
      <w:r/>
      <w:bookmarkStart w:id="359" w:name="W175-175-article_7"/>
      <w:r/>
      <w:bookmarkEnd w:id="359"/>
      <w:r>
        <w:rPr>
          <w:rStyle w:val="1111"/>
        </w:rPr>
        <w:t xml:space="preserve">The fourth and last answer is this, Know that the Lord hath </w:t>
      </w:r>
      <w:r/>
    </w:p>
    <w:p>
      <w:pPr>
        <w:pStyle w:val="1132"/>
        <w:pBdr/>
        <w:spacing/>
        <w:ind/>
        <w:rPr/>
      </w:pPr>
      <w:r/>
      <w:bookmarkStart w:id="359" w:name="anchor-367"/>
      <w:r/>
      <w:bookmarkEnd w:id="359"/>
      <w:r>
        <w:rPr>
          <w:rStyle w:val="1111"/>
        </w:rPr>
        <w:t xml:space="preserve">Page</w:t>
      </w:r>
      <w:r>
        <w:rPr>
          <w:rStyle w:val="1111"/>
        </w:rPr>
        <w:t xml:space="preserve"> 175</w:t>
      </w:r>
      <w:r/>
    </w:p>
    <w:p>
      <w:pPr>
        <w:pStyle w:val="1132"/>
        <w:pBdr/>
        <w:spacing/>
        <w:ind/>
        <w:rPr/>
      </w:pPr>
      <w:r/>
      <w:bookmarkStart w:id="360" w:name="anchor-368"/>
      <w:r/>
      <w:bookmarkEnd w:id="360"/>
      <w:r>
        <w:rPr>
          <w:rStyle w:val="1111"/>
        </w:rPr>
        <w:t xml:space="preserve">rewards and crowns for all graces, and for the honouring them in all conditi</w:t>
      </w:r>
      <w:r>
        <w:rPr>
          <w:rStyle w:val="1111"/>
        </w:rPr>
        <w:t xml:space="preserve">ons. It may be in such a way as thou thinkest thou couldest honour God, God hath a crown for that, and God hath another crown to set upon the heads of those that honour him in such a way as this is, yea he hath several sorts of crowns (as I may so say) in </w:t>
      </w:r>
      <w:r>
        <w:rPr>
          <w:rStyle w:val="1111"/>
        </w:rPr>
        <w:t xml:space="preserve">Heaven, and those crowns he must put upon some bodies head, and therefore he exercises thee in variety of conditions, that so thou mightst have the several rewards and crowns that God hath to reward and crown those that are faithful in several conditions.</w:t>
      </w:r>
      <w:r/>
    </w:p>
    <w:p>
      <w:pPr>
        <w:pStyle w:val="1147"/>
        <w:pBdr/>
        <w:spacing/>
        <w:ind/>
        <w:rPr/>
      </w:pPr>
      <w:r/>
      <w:bookmarkStart w:id="361" w:name="W176-176-article_2"/>
      <w:r/>
      <w:bookmarkEnd w:id="361"/>
      <w:r>
        <w:rPr>
          <w:rStyle w:val="1149"/>
        </w:rPr>
        <w:t xml:space="preserve">A Ninth Plea.</w:t>
      </w:r>
      <w:r/>
    </w:p>
    <w:p>
      <w:pPr>
        <w:pStyle w:val="1132"/>
        <w:pBdr/>
        <w:spacing/>
        <w:ind/>
        <w:rPr/>
      </w:pPr>
      <w:r/>
      <w:bookmarkStart w:id="361" w:name="W176-176-article_3"/>
      <w:r/>
      <w:bookmarkEnd w:id="361"/>
      <w:r>
        <w:rPr>
          <w:rStyle w:val="1111"/>
        </w:rPr>
        <w:t xml:space="preserve">Oh but the condition that God hath put me in makes me to be unservicable, and this troubles me; it's true, if it were only an affliction and trouble to my self it were not so much, but I am put into s</w:t>
      </w:r>
      <w:r>
        <w:rPr>
          <w:rStyle w:val="1111"/>
        </w:rPr>
        <w:t xml:space="preserve">uch a condition by this affliction as I am unservicable, and am like to do God no further service, God puts me into a mean estate, and what good can I do? and how burdensome is my life to me because I can do no service for God! and this is grievous to me.</w:t>
      </w:r>
      <w:r/>
    </w:p>
    <w:p>
      <w:pPr>
        <w:pStyle w:val="1132"/>
        <w:pBdr/>
        <w:spacing/>
        <w:ind/>
        <w:rPr/>
      </w:pPr>
      <w:r/>
      <w:bookmarkStart w:id="361" w:name="W176-176-article_4"/>
      <w:r/>
      <w:bookmarkEnd w:id="361"/>
      <w:r>
        <w:rPr>
          <w:rStyle w:val="1111"/>
        </w:rPr>
        <w:t xml:space="preserve">Indeed if it he true that this is thy great greife, it is a good sign, If</w:t>
      </w:r>
      <w:r>
        <w:rPr>
          <w:rStyle w:val="1111"/>
        </w:rPr>
        <w:t xml:space="preserve"> thou canst say as in the presence of God, above all afflictions here in this world to be laid aside &amp; not to be imployed in the service of God, I account that the greatest Affliction: I had rather bear any trouble in the world so I might do more service</w:t>
      </w:r>
      <w:r>
        <w:rPr>
          <w:rStyle w:val="1111"/>
        </w:rPr>
        <w:t xml:space="preserve">, then to be freed from trouble and to be laid aside and do little service: Canst thou say so? It is a good sign of grace for a man to account afflictions to be great because he can do the Lord but little service. Few men account that no affliction at all.</w:t>
      </w:r>
      <w:r/>
    </w:p>
    <w:p>
      <w:pPr>
        <w:pStyle w:val="1132"/>
        <w:pBdr/>
        <w:spacing/>
        <w:ind/>
        <w:rPr/>
      </w:pPr>
      <w:r/>
      <w:bookmarkStart w:id="361" w:name="W176-176-article_5"/>
      <w:r/>
      <w:bookmarkEnd w:id="361"/>
      <w:r>
        <w:rPr>
          <w:rStyle w:val="1111"/>
        </w:rPr>
        <w:t xml:space="preserve">But yet there may be a temptation in this. To murmur at Gods dispose when your calling is low and mean and you can do little service, this is many times a temptation to those that are poor, those that are serva</w:t>
      </w:r>
      <w:r>
        <w:rPr>
          <w:rStyle w:val="1111"/>
        </w:rPr>
        <w:t xml:space="preserve">nts and those that are of weak parts and are fain to work hard to provide bread for their families, it's many times a greivous burden to them to think, such men the Lord uses in publick service, and I live in an obscure way, and to what purpose is my life?</w:t>
      </w:r>
      <w:r/>
    </w:p>
    <w:p>
      <w:pPr>
        <w:pStyle w:val="1132"/>
        <w:pBdr/>
        <w:spacing/>
        <w:ind/>
        <w:rPr/>
      </w:pPr>
      <w:r/>
      <w:bookmarkStart w:id="361" w:name="anchor-369"/>
      <w:r/>
      <w:bookmarkEnd w:id="361"/>
      <w:r>
        <w:rPr>
          <w:rStyle w:val="1111"/>
        </w:rPr>
        <w:t xml:space="preserve">Page</w:t>
      </w:r>
      <w:r>
        <w:rPr>
          <w:rStyle w:val="1111"/>
        </w:rPr>
        <w:t xml:space="preserve"> 176</w:t>
      </w:r>
      <w:r/>
    </w:p>
    <w:p>
      <w:pPr>
        <w:pStyle w:val="1132"/>
        <w:pBdr/>
        <w:spacing/>
        <w:ind/>
        <w:rPr/>
      </w:pPr>
      <w:r/>
      <w:bookmarkStart w:id="362" w:name="anchor-370"/>
      <w:r/>
      <w:bookmarkEnd w:id="362"/>
      <w:r>
        <w:rPr>
          <w:rStyle w:val="1111"/>
        </w:rPr>
        <w:t xml:space="preserve">First, To help against this temptation that thou mayest not murmur against this condition, Do but consider though thy condition be low and mean, yet thou art in the Body, thou art a m</w:t>
      </w:r>
      <w:r>
        <w:rPr>
          <w:rStyle w:val="1111"/>
        </w:rPr>
        <w:t xml:space="preserve">ember of the Body though thou beest but a mean member, the toe and the finger hath it's use in the body, though it be not the eye, though it be not the head, or the heart yet it hath it's use in the body. And it is an excellent expression that I remember </w:t>
      </w:r>
      <w:r>
        <w:rPr>
          <w:rStyle w:val="1111"/>
        </w:rPr>
        <w:t xml:space="preserve">Austin</w:t>
      </w:r>
      <w:r>
        <w:rPr>
          <w:rStyle w:val="1111"/>
        </w:rPr>
        <w:t xml:space="preserve"> hath about this, (saith he) It is better to be the meanest member in the Body, than to be the highest </w:t>
      </w:r>
      <w:r>
        <w:rPr>
          <w:rStyle w:val="1111"/>
        </w:rPr>
        <w:t xml:space="preserve">member and more excellent and cut off from the Body, it is better to be a little sprig in the tree joyned to the Root, than to be an arme cut off from the Root. Now other men that have but common gifts in the world, that are not members of Jesus Christ, </w:t>
      </w:r>
      <w:r>
        <w:rPr>
          <w:rStyle w:val="1111"/>
        </w:rPr>
        <w:t xml:space="preserve">(indeed) they seem to have more excellency than those that are godly, that are in a mean condition, mean parts, mean callings, but they are not of the Body, they are not joyn'd to the Root, and therefore their condition is worse. As a great arme of a tree </w:t>
      </w:r>
      <w:r>
        <w:rPr>
          <w:rStyle w:val="1111"/>
        </w:rPr>
        <w:t xml:space="preserve">when it is cut off it hath a great many leaves upon it, and it seems a great deal more glorious than those little sprigs that are upon the tree, but that little sprig is in a better condition, why? Because joyned to the tree and hath sap from the Root and</w:t>
      </w:r>
      <w:r>
        <w:rPr>
          <w:rStyle w:val="1111"/>
        </w:rPr>
        <w:t xml:space="preserve"> flourisheth, but the other will wither and die within a while: So it is with the men of the world, they be but like great boughs cut off from the tree, though they have excellent parts, and have great estates and pomp and glory in the world, they have no </w:t>
      </w:r>
      <w:r>
        <w:rPr>
          <w:rStyle w:val="1111"/>
        </w:rPr>
        <w:t xml:space="preserve">union with Jesus Christ the Root: But now others that live in a poor condition, a poor tradesman, a poor servant, a poor labouring-man that labours for his family everyday, yet he being godly, (saith he) though I have but little for the present, little gl</w:t>
      </w:r>
      <w:r>
        <w:rPr>
          <w:rStyle w:val="1111"/>
        </w:rPr>
        <w:t xml:space="preserve">ory, little credit, little comfort yet I am joyned to the Body, and there I have supply and that that will feed me with comfort, blessing, and mercy to all eternity: So all that are in a poor condition in this world if they be godly, do but think of that; </w:t>
      </w:r>
      <w:r>
        <w:rPr>
          <w:rStyle w:val="1111"/>
        </w:rPr>
        <w:t xml:space="preserve">though thou beest mean yet thou art in the Body, and joyned to the Root, thou art joyned to the principal of comfort, good, blessing, and mercy that will hold out to eternity, when thousand thousands of glorious pompious men in the world shall wither and </w:t>
      </w:r>
      <w:r/>
    </w:p>
    <w:p>
      <w:pPr>
        <w:pStyle w:val="1132"/>
        <w:pBdr/>
        <w:spacing/>
        <w:ind/>
        <w:rPr/>
      </w:pPr>
      <w:r/>
      <w:bookmarkStart w:id="363" w:name="anchor-371"/>
      <w:r/>
      <w:bookmarkEnd w:id="363"/>
      <w:r>
        <w:rPr>
          <w:rStyle w:val="1111"/>
        </w:rPr>
        <w:t xml:space="preserve">Page</w:t>
      </w:r>
      <w:r>
        <w:rPr>
          <w:rStyle w:val="1111"/>
        </w:rPr>
        <w:t xml:space="preserve"> 177</w:t>
      </w:r>
      <w:r/>
    </w:p>
    <w:p>
      <w:pPr>
        <w:pStyle w:val="1132"/>
        <w:pBdr/>
        <w:spacing/>
        <w:ind/>
        <w:rPr/>
      </w:pPr>
      <w:r/>
      <w:bookmarkStart w:id="364" w:name="anchor-372"/>
      <w:r/>
      <w:bookmarkEnd w:id="364"/>
      <w:r>
        <w:rPr>
          <w:rStyle w:val="1111"/>
        </w:rPr>
        <w:t xml:space="preserve">perish everlastingly, and therefore be not troubled at thy mean condition.</w:t>
      </w:r>
      <w:r/>
    </w:p>
    <w:p>
      <w:pPr>
        <w:pStyle w:val="1132"/>
        <w:pBdr/>
        <w:spacing/>
        <w:ind/>
        <w:rPr/>
      </w:pPr>
      <w:r/>
      <w:bookmarkStart w:id="365" w:name="W178-178-article_2"/>
      <w:r/>
      <w:bookmarkEnd w:id="365"/>
      <w:r>
        <w:rPr>
          <w:rStyle w:val="1111"/>
        </w:rPr>
        <w:t xml:space="preserve">Secondly, Though thou hast but a mean calling in this world, and so art not regarded </w:t>
      </w:r>
      <w:r>
        <w:rPr>
          <w:rStyle w:val="1111"/>
        </w:rPr>
        <w:t xml:space="preserve">as a man of use in the world, yet if thou beest a Christian God hath called thee to a higher calling, thy general calling it is a high calling, though thy particular calling be but low and mean: And for that you have a place in the Chapter before my text, </w:t>
      </w:r>
      <w:r>
        <w:rPr>
          <w:rStyle w:val="1111"/>
        </w:rPr>
        <w:t xml:space="preserve">Phil.</w:t>
      </w:r>
      <w:r>
        <w:rPr>
          <w:rStyle w:val="1111"/>
        </w:rPr>
        <w:t xml:space="preserve"> 3.14. </w:t>
      </w:r>
      <w:r>
        <w:rPr>
          <w:rStyle w:val="1111"/>
        </w:rPr>
        <w:t xml:space="preserve">I press towards the mark</w:t>
      </w:r>
      <w:r>
        <w:rPr>
          <w:rStyle w:val="1111"/>
        </w:rPr>
        <w:t xml:space="preserve"> (saith the Apostle) </w:t>
      </w:r>
      <w:r>
        <w:rPr>
          <w:rStyle w:val="1111"/>
        </w:rPr>
        <w:t xml:space="preserve">for the price of the high calling of God in Christ Jesus</w:t>
      </w:r>
      <w:r>
        <w:rPr>
          <w:rStyle w:val="1111"/>
        </w:rPr>
        <w:t xml:space="preserve">: So that every Christian hath a high calling of God in Christ Jesus, God hath called him to the highest thing that he hath call'd any creature to that he hath made, the Angels in Heaven have not a high</w:t>
      </w:r>
      <w:r>
        <w:rPr>
          <w:rStyle w:val="1111"/>
        </w:rPr>
        <w:t xml:space="preserve">er calling than thou hast. Thou that perhaps spendest thy time in a poor businesse, in the meanest calling, if thou beest a dung-raker, to rake channels, or cleanse places of filth or any other thing in the world that is the meanest that can be conceived o</w:t>
      </w:r>
      <w:r>
        <w:rPr>
          <w:rStyle w:val="1111"/>
        </w:rPr>
        <w:t xml:space="preserve">f, thy general calling as a Christian doth advance thee higher than any particular calling can advance any man in the world; others indeed that are cal'd to mannage the Affairs of the State, they are in a high calling, or Ministers they are in a high calli</w:t>
      </w:r>
      <w:r>
        <w:rPr>
          <w:rStyle w:val="1111"/>
        </w:rPr>
        <w:t xml:space="preserve">ng, but thine in some respect is higher. A poor servant that must be scraping all day about poor mean things, many times may have such a temptation as this is, Oh what a poor condition hath God disposed me to! will God have regard to such a one that is in</w:t>
      </w:r>
      <w:r>
        <w:rPr>
          <w:rStyle w:val="1111"/>
        </w:rPr>
        <w:t xml:space="preserve"> such a poor low place as I am? Oh yes, Christ hath regard to the meanest member, as a man hath as true regard to the toe if it be in pain, and will tender that as truly and verily as any other member; so Christ hath regard to his lowest and meanest ones.</w:t>
      </w:r>
      <w:r/>
    </w:p>
    <w:p>
      <w:pPr>
        <w:pStyle w:val="1132"/>
        <w:pBdr/>
        <w:spacing/>
        <w:ind/>
        <w:rPr/>
      </w:pPr>
      <w:r/>
      <w:bookmarkStart w:id="365" w:name="W178-178-article_3"/>
      <w:r/>
      <w:bookmarkEnd w:id="365"/>
      <w:r>
        <w:rPr>
          <w:rStyle w:val="1111"/>
        </w:rPr>
        <w:t xml:space="preserve">Thirdly, thou art in a high calling though thy outward calling be low in respect of men, yet in respect of God thou art in the same calling with the Angels in Heaven, and in some degree cal'd to that that is higher, for the Scripture </w:t>
      </w:r>
      <w:r>
        <w:rPr>
          <w:rStyle w:val="1111"/>
        </w:rPr>
        <w:t xml:space="preserve">saith, that the Angels come to understand the mysterie of the Gospel by the Church; thou that art a Christian in that general calling of thine, thou art joyned with Principalities and Powers, and with Angels, in the greatest work that God hath called any </w:t>
      </w:r>
      <w:r/>
    </w:p>
    <w:p>
      <w:pPr>
        <w:pStyle w:val="1132"/>
        <w:pBdr/>
        <w:spacing/>
        <w:ind/>
        <w:rPr/>
      </w:pPr>
      <w:r/>
      <w:bookmarkStart w:id="365" w:name="anchor-373"/>
      <w:r/>
      <w:bookmarkEnd w:id="365"/>
      <w:r>
        <w:rPr>
          <w:rStyle w:val="1111"/>
        </w:rPr>
        <w:t xml:space="preserve">Page</w:t>
      </w:r>
      <w:r>
        <w:rPr>
          <w:rStyle w:val="1111"/>
        </w:rPr>
        <w:t xml:space="preserve"> 178</w:t>
      </w:r>
      <w:r/>
    </w:p>
    <w:p>
      <w:pPr>
        <w:pStyle w:val="1132"/>
        <w:pBdr/>
        <w:spacing/>
        <w:ind/>
        <w:rPr/>
      </w:pPr>
      <w:r/>
      <w:bookmarkStart w:id="366" w:name="anchor-374"/>
      <w:r/>
      <w:bookmarkEnd w:id="366"/>
      <w:r>
        <w:rPr>
          <w:rStyle w:val="1111"/>
        </w:rPr>
        <w:t xml:space="preserve">creature to, and therefore let that comfort thee in this.</w:t>
      </w:r>
      <w:r/>
    </w:p>
    <w:p>
      <w:pPr>
        <w:pStyle w:val="1132"/>
        <w:pBdr/>
        <w:spacing/>
        <w:ind/>
        <w:rPr/>
      </w:pPr>
      <w:r/>
      <w:bookmarkStart w:id="367" w:name="W179-179-article_2"/>
      <w:r/>
      <w:bookmarkEnd w:id="367"/>
      <w:r>
        <w:rPr>
          <w:rStyle w:val="1111"/>
        </w:rPr>
        <w:t xml:space="preserve">Fourthly, Thy calling is low and mean, yet be not disconten</w:t>
      </w:r>
      <w:r>
        <w:rPr>
          <w:rStyle w:val="1111"/>
        </w:rPr>
        <w:t xml:space="preserve">ted with that, for thou hast a principle within thee (if thou beest a godly man or woman) of Grace that doth raise thy lowest actions to be higher in Gods esteem, than all the brave glorious actions that are done in the world; the principle of faith doth i</w:t>
      </w:r>
      <w:r>
        <w:rPr>
          <w:rStyle w:val="1111"/>
        </w:rPr>
        <w:t xml:space="preserve">t, for any man or woman to go on in obedience to God in a way of faith in the calling that God hath set them, (I say doing this through a principle of faith) it doth raise this action, and makes it a more glorious action than all the glorious victories of </w:t>
      </w:r>
      <w:r>
        <w:rPr>
          <w:rStyle w:val="1111"/>
        </w:rPr>
        <w:t xml:space="preserve">Alexander</w:t>
      </w:r>
      <w:r>
        <w:rPr>
          <w:rStyle w:val="1111"/>
        </w:rPr>
        <w:t xml:space="preserve"> and </w:t>
      </w:r>
      <w:r>
        <w:rPr>
          <w:rStyle w:val="1111"/>
        </w:rPr>
        <w:t xml:space="preserve">Caesar,</w:t>
      </w:r>
      <w:r>
        <w:rPr>
          <w:rStyle w:val="1111"/>
        </w:rPr>
        <w:t xml:space="preserve"> than all their Triumphs and glorious pomp that they had in all their conquests; it was not so glorious as for thee to do the lowest action out of faith. For, as </w:t>
      </w:r>
      <w:r>
        <w:rPr>
          <w:rStyle w:val="1111"/>
        </w:rPr>
        <w:t xml:space="preserve">Luther</w:t>
      </w:r>
      <w:r>
        <w:rPr>
          <w:rStyle w:val="1111"/>
        </w:rPr>
        <w:t xml:space="preserve"> speaks of a poor Milk-maid, and yet being a Beleever, and doth it in faith, he compares that action to all the glorious actions of </w:t>
      </w:r>
      <w:r>
        <w:rPr>
          <w:rStyle w:val="1111"/>
        </w:rPr>
        <w:t xml:space="preserve">Caesar,</w:t>
      </w:r>
      <w:r>
        <w:rPr>
          <w:rStyle w:val="1111"/>
        </w:rPr>
        <w:t xml:space="preserve"> and makes that a great deal more eminent and glorious in the eyes of God, therefore faith raises thy works that are but mean, raises them to be very glorious.</w:t>
      </w:r>
      <w:r/>
    </w:p>
    <w:p>
      <w:pPr>
        <w:pStyle w:val="1132"/>
        <w:pBdr/>
        <w:spacing/>
        <w:ind/>
        <w:rPr/>
      </w:pPr>
      <w:r/>
      <w:bookmarkStart w:id="367" w:name="W179-179-article_3"/>
      <w:r/>
      <w:bookmarkEnd w:id="367"/>
      <w:r>
        <w:rPr>
          <w:rStyle w:val="1111"/>
        </w:rPr>
        <w:t xml:space="preserve">Yea, and the truth is, there is more obedience to submit to God in a low calling, than to submit to him in a higher calling, for it's cleer obedience, meer obedience that makes thee go on in a lo</w:t>
      </w:r>
      <w:r>
        <w:rPr>
          <w:rStyle w:val="1111"/>
        </w:rPr>
        <w:t xml:space="preserve">w calling, but there may be much self-love that makes men go on in a higher calling, for there's riches, credit and account in the world, and rewards comes in by that, which doth not in the other, to go on quietly in a low calling is more obedience to God.</w:t>
      </w:r>
      <w:r/>
    </w:p>
    <w:p>
      <w:pPr>
        <w:pStyle w:val="1132"/>
        <w:pBdr/>
        <w:spacing/>
        <w:ind/>
        <w:rPr/>
      </w:pPr>
      <w:r/>
      <w:bookmarkStart w:id="367" w:name="W179-179-article_4"/>
      <w:r/>
      <w:bookmarkEnd w:id="367"/>
      <w:r>
        <w:rPr>
          <w:rStyle w:val="1111"/>
        </w:rPr>
        <w:t xml:space="preserve">Fifthly, Know further in the last place, there is like to be more reward: For the Lord when he comes to reward, he doth not come to examine what the work hath been that men and women have been exercised in, but what their faithfulnesse hath been, </w:t>
      </w:r>
      <w:r>
        <w:rPr>
          <w:rStyle w:val="1111"/>
        </w:rPr>
        <w:t xml:space="preserve">Well done good and faithful servant</w:t>
      </w:r>
      <w:r>
        <w:rPr>
          <w:rStyle w:val="1111"/>
        </w:rPr>
        <w:t xml:space="preserve"> saith the Lord, he doth not say, wel done good servant for thou hast bin faithful to me in publick works, ruling Cities and States, and Affairs in Kingdoms, and therefore thou shalt be rewarded, no, but </w:t>
      </w:r>
      <w:r>
        <w:rPr>
          <w:rStyle w:val="1111"/>
        </w:rPr>
        <w:t xml:space="preserve">Well done good and faithful servant</w:t>
      </w:r>
      <w:r>
        <w:rPr>
          <w:rStyle w:val="1111"/>
        </w:rPr>
        <w:t xml:space="preserve">; now thou mayest be </w:t>
      </w:r>
      <w:r>
        <w:rPr>
          <w:rStyle w:val="1111"/>
        </w:rPr>
        <w:t xml:space="preserve">faithfull</w:t>
      </w:r>
      <w:r>
        <w:rPr>
          <w:rStyle w:val="1111"/>
        </w:rPr>
        <w:t xml:space="preserve"> in little as well as others are in more, by going on and working thy daies labour, when thou gettest but a couple of shillings </w:t>
      </w:r>
      <w:r/>
    </w:p>
    <w:p>
      <w:pPr>
        <w:pStyle w:val="1132"/>
        <w:pBdr/>
        <w:spacing/>
        <w:ind/>
        <w:rPr/>
      </w:pPr>
      <w:r/>
      <w:bookmarkStart w:id="367" w:name="anchor-375"/>
      <w:r/>
      <w:bookmarkEnd w:id="367"/>
      <w:r>
        <w:rPr>
          <w:rStyle w:val="1111"/>
        </w:rPr>
        <w:t xml:space="preserve">Page</w:t>
      </w:r>
      <w:r>
        <w:rPr>
          <w:rStyle w:val="1111"/>
        </w:rPr>
        <w:t xml:space="preserve"> 179</w:t>
      </w:r>
      <w:r/>
    </w:p>
    <w:p>
      <w:pPr>
        <w:pStyle w:val="1132"/>
        <w:pBdr/>
        <w:spacing/>
        <w:ind/>
        <w:rPr/>
      </w:pPr>
      <w:r/>
      <w:bookmarkStart w:id="368" w:name="anchor-376"/>
      <w:r/>
      <w:bookmarkEnd w:id="368"/>
      <w:r>
        <w:rPr>
          <w:rStyle w:val="1111"/>
        </w:rPr>
        <w:t xml:space="preserve">to maintain thy family, thou mayest be as faithful in this as those are that rules a Kingdom; now God looks to a mans faithfulnesse, and thou mayest have as great a reward </w:t>
      </w:r>
      <w:r>
        <w:rPr>
          <w:rStyle w:val="1111"/>
        </w:rPr>
        <w:t xml:space="preserve">for thy faithfulnesse that art a poor servant in the Kitchin all the day, as another that sits upon the Throne all day, and as great a Crown of glory thou mayest have at the day of judgement, as a King that sits upon the Throne, that hath ruled for God upo</w:t>
      </w:r>
      <w:r>
        <w:rPr>
          <w:rStyle w:val="1111"/>
        </w:rPr>
        <w:t xml:space="preserve">n his Throne; yea, thy faithfulnesse may be rewarded by God with as great glory, as a King that hath swaid his Scepter for God; because I say the Lord doth not so much look at the work that is done, as at the faithfulnesse of our hearts in doing it, then w</w:t>
      </w:r>
      <w:r>
        <w:rPr>
          <w:rStyle w:val="1111"/>
        </w:rPr>
        <w:t xml:space="preserve">hy should not every one of us go on comfortably and cheerfully in our low condition, for why may not I be faithful as well as another? it's true, I cannot come to be as rich a man and as honourable as others; but I may be as faithful as any other man, th</w:t>
      </w:r>
      <w:r>
        <w:rPr>
          <w:rStyle w:val="1111"/>
        </w:rPr>
        <w:t xml:space="preserve">at every one of you may conclude with your selves: what doth let but that you that are the poorest and meanest may be as faithful as the greatest, yea you may have as glorious a crown in Heaven, and therefore go on comfortably and chearfully in your way.</w:t>
      </w:r>
      <w:r/>
    </w:p>
    <w:p>
      <w:pPr>
        <w:pStyle w:val="1147"/>
        <w:pBdr/>
        <w:spacing/>
        <w:ind/>
        <w:rPr/>
      </w:pPr>
      <w:r/>
      <w:bookmarkStart w:id="369" w:name="W180-180-article_2"/>
      <w:r/>
      <w:bookmarkEnd w:id="369"/>
      <w:r>
        <w:rPr>
          <w:rStyle w:val="1149"/>
        </w:rPr>
        <w:t xml:space="preserve">A Tenth Plea.</w:t>
      </w:r>
      <w:r/>
    </w:p>
    <w:p>
      <w:pPr>
        <w:pStyle w:val="1132"/>
        <w:pBdr/>
        <w:spacing/>
        <w:ind/>
        <w:rPr/>
      </w:pPr>
      <w:r/>
      <w:bookmarkStart w:id="369" w:name="W180-180-article_3"/>
      <w:r/>
      <w:bookmarkEnd w:id="369"/>
      <w:r>
        <w:rPr>
          <w:rStyle w:val="1111"/>
        </w:rPr>
        <w:t xml:space="preserve">There's another reasoning that some may have and that is this. </w:t>
      </w:r>
      <w:r>
        <w:rPr>
          <w:rStyle w:val="1111"/>
        </w:rPr>
        <w:t xml:space="preserve">Oh I could bear much affliction in some other way but this is very grievous to me, the unsetledness of my condition, though my </w:t>
      </w:r>
      <w:r>
        <w:rPr>
          <w:rStyle w:val="1111"/>
        </w:rPr>
        <w:t xml:space="preserve">condition were but low yet if it were in a setled way I could be content, but it is so unconstant, and so unsetled, that I can never know what to trust to, but am tost up and down in the world in an unsetled condition, and this is hard to be content with.</w:t>
      </w:r>
      <w:r/>
    </w:p>
    <w:p>
      <w:pPr>
        <w:pStyle w:val="1132"/>
        <w:pBdr/>
        <w:spacing/>
        <w:ind/>
        <w:rPr/>
      </w:pPr>
      <w:r/>
      <w:bookmarkStart w:id="369" w:name="W180-180-article_4"/>
      <w:r/>
      <w:bookmarkEnd w:id="369"/>
      <w:r>
        <w:rPr>
          <w:rStyle w:val="1111"/>
        </w:rPr>
        <w:t xml:space="preserve">Now to that I answer, First, that the Psalmist saith, </w:t>
      </w:r>
      <w:r>
        <w:rPr>
          <w:rStyle w:val="1111"/>
        </w:rPr>
        <w:t xml:space="preserve">That every man in his setled estate is vanity,</w:t>
      </w:r>
      <w:r>
        <w:rPr>
          <w:rStyle w:val="1111"/>
        </w:rPr>
        <w:t xml:space="preserve"> in </w:t>
      </w:r>
      <w:r>
        <w:rPr>
          <w:rStyle w:val="1111"/>
        </w:rPr>
        <w:t xml:space="preserve">Psalme,</w:t>
      </w:r>
      <w:r>
        <w:rPr>
          <w:rStyle w:val="1111"/>
        </w:rPr>
        <w:t xml:space="preserve"> 36.5. your books have it, Every man at his </w:t>
      </w:r>
      <w:r>
        <w:rPr>
          <w:rStyle w:val="1111"/>
        </w:rPr>
        <w:t xml:space="preserve">best estate</w:t>
      </w:r>
      <w:r>
        <w:rPr>
          <w:rStyle w:val="1111"/>
        </w:rPr>
        <w:t xml:space="preserve"> is vanity, the word is his </w:t>
      </w:r>
      <w:r>
        <w:rPr>
          <w:rStyle w:val="1111"/>
        </w:rPr>
        <w:t xml:space="preserve">setled estate</w:t>
      </w:r>
      <w:r>
        <w:rPr>
          <w:rStyle w:val="1111"/>
        </w:rPr>
        <w:t xml:space="preserve">; you think if you were but setled, Oh then you could be content, but the truth is, man in his setled estate is vanity.</w:t>
      </w:r>
      <w:r/>
    </w:p>
    <w:p>
      <w:pPr>
        <w:pStyle w:val="1132"/>
        <w:pBdr/>
        <w:spacing/>
        <w:ind/>
        <w:rPr/>
      </w:pPr>
      <w:r/>
      <w:bookmarkStart w:id="369" w:name="W180-180-article_5"/>
      <w:r/>
      <w:bookmarkEnd w:id="369"/>
      <w:r>
        <w:rPr>
          <w:rStyle w:val="1111"/>
        </w:rPr>
        <w:t xml:space="preserve">Secondly, I answer thus, that perhaps God sees it is better for thee to live in a continual dependance upon him, and not to </w:t>
      </w:r>
      <w:r/>
    </w:p>
    <w:p>
      <w:pPr>
        <w:pStyle w:val="1132"/>
        <w:pBdr/>
        <w:spacing/>
        <w:ind/>
        <w:rPr/>
      </w:pPr>
      <w:r/>
      <w:bookmarkStart w:id="369" w:name="anchor-377"/>
      <w:r/>
      <w:bookmarkEnd w:id="369"/>
      <w:r>
        <w:rPr>
          <w:rStyle w:val="1111"/>
        </w:rPr>
        <w:t xml:space="preserve">Page</w:t>
      </w:r>
      <w:r>
        <w:rPr>
          <w:rStyle w:val="1111"/>
        </w:rPr>
        <w:t xml:space="preserve"> 180</w:t>
      </w:r>
      <w:r/>
    </w:p>
    <w:p>
      <w:pPr>
        <w:pStyle w:val="1132"/>
        <w:pBdr/>
        <w:spacing/>
        <w:ind/>
        <w:rPr/>
      </w:pPr>
      <w:r/>
      <w:bookmarkStart w:id="370" w:name="anchor-378"/>
      <w:r/>
      <w:bookmarkEnd w:id="370"/>
      <w:r>
        <w:rPr>
          <w:rStyle w:val="1111"/>
        </w:rPr>
        <w:t xml:space="preserve">know what thy condition shal be</w:t>
      </w:r>
      <w:r>
        <w:rPr>
          <w:rStyle w:val="1111"/>
        </w:rPr>
        <w:t xml:space="preserve"> one the morrow, then for thee to have a more setled condition in respect of the comforts of the creature; do but remember that we spake of before, that Christ doth not teach you to pray, Lord, give me enough that wil serve me for two or three years, but, </w:t>
      </w:r>
      <w:r>
        <w:rPr>
          <w:rStyle w:val="1111"/>
        </w:rPr>
        <w:t xml:space="preserve">this day our dayly bread</w:t>
      </w:r>
      <w:r>
        <w:rPr>
          <w:rStyle w:val="1111"/>
        </w:rPr>
        <w:t xml:space="preserve">; to teach us we must live upon God in a dependent condition every day for daily bread. Here was the difference that is observable between the Land of </w:t>
      </w:r>
      <w:r>
        <w:rPr>
          <w:rStyle w:val="1111"/>
        </w:rPr>
        <w:t xml:space="preserve">Canaan</w:t>
      </w:r>
      <w:r>
        <w:rPr>
          <w:rStyle w:val="1111"/>
        </w:rPr>
        <w:t xml:space="preserve"> and </w:t>
      </w:r>
      <w:r>
        <w:rPr>
          <w:rStyle w:val="1111"/>
        </w:rPr>
        <w:t xml:space="preserve">Egypt,</w:t>
      </w:r>
      <w:r>
        <w:rPr>
          <w:rStyle w:val="1111"/>
        </w:rPr>
        <w:t xml:space="preserve"> the land of </w:t>
      </w:r>
      <w:r>
        <w:rPr>
          <w:rStyle w:val="1111"/>
        </w:rPr>
        <w:t xml:space="preserve">Canaan</w:t>
      </w:r>
      <w:r>
        <w:rPr>
          <w:rStyle w:val="1111"/>
        </w:rPr>
        <w:t xml:space="preserve"> that depended upon God for the watering of it with showers from Heaven, but </w:t>
      </w:r>
      <w:r>
        <w:rPr>
          <w:rStyle w:val="1111"/>
        </w:rPr>
        <w:t xml:space="preserve">Egypt</w:t>
      </w:r>
      <w:r>
        <w:rPr>
          <w:rStyle w:val="1111"/>
        </w:rPr>
        <w:t xml:space="preserve"> had a constant way of watering the country, that did not so much depend upon Heaven for water, but upon the river </w:t>
      </w:r>
      <w:r>
        <w:rPr>
          <w:rStyle w:val="1111"/>
        </w:rPr>
        <w:t xml:space="preserve">Nylus,</w:t>
      </w:r>
      <w:r>
        <w:rPr>
          <w:rStyle w:val="1111"/>
        </w:rPr>
        <w:t xml:space="preserve"> which did at some certain time overflow the country: and they knowing that the watering of their country did depend upon that river and not upon Heaven they grew more proud: And therefore the Scripture, to express </w:t>
      </w:r>
      <w:r>
        <w:rPr>
          <w:rStyle w:val="1111"/>
        </w:rPr>
        <w:t xml:space="preserve">Pharoah's</w:t>
      </w:r>
      <w:r>
        <w:rPr>
          <w:rStyle w:val="1111"/>
        </w:rPr>
        <w:t xml:space="preserve"> pride, brings him in saying, </w:t>
      </w:r>
      <w:r>
        <w:rPr>
          <w:rStyle w:val="1111"/>
        </w:rPr>
        <w:t xml:space="preserve">The River is mine</w:t>
      </w:r>
      <w:r>
        <w:rPr>
          <w:rStyle w:val="1111"/>
        </w:rPr>
        <w:t xml:space="preserve">: he could order the river as he pleased, for it was his: </w:t>
      </w:r>
      <w:r>
        <w:rPr>
          <w:rStyle w:val="1111"/>
        </w:rPr>
        <w:t xml:space="preserve">Canaan,</w:t>
      </w:r>
      <w:r>
        <w:rPr>
          <w:rStyle w:val="1111"/>
        </w:rPr>
        <w:t xml:space="preserve"> which was a country which was to de</w:t>
      </w:r>
      <w:r>
        <w:rPr>
          <w:rStyle w:val="1111"/>
        </w:rPr>
        <w:t xml:space="preserve">pend upon God, though they had rain at one time, yet they knew not whether they should have it at another time, and liv'd alwaies in a dependance upon God not knowing what should become of them: Now God thought this to be a better land for his people than </w:t>
      </w:r>
      <w:r>
        <w:rPr>
          <w:rStyle w:val="1111"/>
        </w:rPr>
        <w:t xml:space="preserve">Egypt,</w:t>
      </w:r>
      <w:r>
        <w:rPr>
          <w:rStyle w:val="1111"/>
        </w:rPr>
        <w:t xml:space="preserve"> and this is given as one reason among others for it, because the Lord lookt upon this, as more sutable to the state of his people that were to live by faith, to be continually depending upon </w:t>
      </w:r>
      <w:r>
        <w:rPr>
          <w:rStyle w:val="1111"/>
        </w:rPr>
        <w:t xml:space="preserve">Heaven, upon Himself, and not to have a constant setled way in the creature for their outward dependance: and we find it by experience, that when those that are godly live in the greatest dependance upon God, and have no setled comings-in from the crea</w:t>
      </w:r>
      <w:r>
        <w:rPr>
          <w:rStyle w:val="1111"/>
        </w:rPr>
        <w:t xml:space="preserve">ture, they do exercise faith more, and are in a better condition for their souls than before. Oh! many times it fals out that the worse thy outward estate is the better thy soul is, and the better thy outward estate is the worse thy soul is. We reade in </w:t>
      </w:r>
      <w:r>
        <w:rPr>
          <w:rStyle w:val="1111"/>
        </w:rPr>
        <w:t xml:space="preserve">Ezra,</w:t>
      </w:r>
      <w:r>
        <w:rPr>
          <w:rStyle w:val="1111"/>
        </w:rPr>
        <w:t xml:space="preserve"> 4.13. the objection that the enemies had against the people of </w:t>
      </w:r>
      <w:r>
        <w:rPr>
          <w:rStyle w:val="1111"/>
        </w:rPr>
        <w:t xml:space="preserve">Israels</w:t>
      </w:r>
      <w:r>
        <w:rPr>
          <w:rStyle w:val="1111"/>
        </w:rPr>
        <w:t xml:space="preserve"> building of the wall of the Citie: their writing to </w:t>
      </w:r>
      <w:r>
        <w:rPr>
          <w:rStyle w:val="1111"/>
        </w:rPr>
        <w:t xml:space="preserve">Artaxerxes</w:t>
      </w:r>
      <w:r>
        <w:rPr>
          <w:rStyle w:val="1111"/>
        </w:rPr>
        <w:t xml:space="preserve"> against them, saith, </w:t>
      </w:r>
      <w:r>
        <w:rPr>
          <w:rStyle w:val="1111"/>
        </w:rPr>
        <w:t xml:space="preserve">Be it known unto the King, that if the City be builded, and the wals set up again, then they wil not pay toll, tribute, and custome, and so thou shalt endamage the revenue of the </w:t>
      </w:r>
      <w:r/>
    </w:p>
    <w:p>
      <w:pPr>
        <w:pStyle w:val="1132"/>
        <w:pBdr/>
        <w:spacing/>
        <w:ind/>
        <w:rPr/>
      </w:pPr>
      <w:r/>
      <w:bookmarkStart w:id="371" w:name="anchor-379"/>
      <w:r/>
      <w:bookmarkEnd w:id="371"/>
      <w:r>
        <w:rPr>
          <w:rStyle w:val="1111"/>
        </w:rPr>
        <w:t xml:space="preserve">Page</w:t>
      </w:r>
      <w:r>
        <w:rPr>
          <w:rStyle w:val="1111"/>
        </w:rPr>
        <w:t xml:space="preserve"> 189</w:t>
      </w:r>
      <w:r/>
    </w:p>
    <w:p>
      <w:pPr>
        <w:pStyle w:val="1132"/>
        <w:pBdr/>
        <w:spacing/>
        <w:ind/>
        <w:rPr/>
      </w:pPr>
      <w:r/>
      <w:bookmarkStart w:id="372" w:name="anchor-380"/>
      <w:r/>
      <w:bookmarkEnd w:id="372"/>
      <w:r>
        <w:rPr>
          <w:rStyle w:val="1111"/>
        </w:rPr>
        <w:t xml:space="preserve">Kings.</w:t>
      </w:r>
      <w:r>
        <w:rPr>
          <w:rStyle w:val="1111"/>
        </w:rPr>
        <w:t xml:space="preserve"> If the wall be built (say thy) then they will refuse to pay toll, tribute and custome to the King: that is thus, so long as they live in such a condition, where they have dependance wholly upon the King, and lie at</w:t>
      </w:r>
      <w:r>
        <w:rPr>
          <w:rStyle w:val="1111"/>
        </w:rPr>
        <w:t xml:space="preserve"> the Kings mercy, that is, they are in no City that hath walls built, but the King may come upon them when he will, so long they will pay custom to the King, but if once they come to build a wall, and can defend themselves, and have not their dependance u</w:t>
      </w:r>
      <w:r>
        <w:rPr>
          <w:rStyle w:val="1111"/>
        </w:rPr>
        <w:t xml:space="preserve">pon the King as before, then they will deny paying toll, tribute, and custom. So it is thus for all the world between God and mens souls, when a soul lives in way of meer dependance upon God, that sensibly he sees God hath him at advantage every moment, Oh</w:t>
      </w:r>
      <w:r>
        <w:rPr>
          <w:rStyle w:val="1111"/>
        </w:rPr>
        <w:t xml:space="preserve"> then such a soul will pay toll and custome, that soul exercises faith, and begs every day his dayly bread; but if God hedges that man about with an estate, with prosperity, perhaps he hath an inheritance befallen him, perhaps he hath a constant office tha</w:t>
      </w:r>
      <w:r>
        <w:rPr>
          <w:rStyle w:val="1111"/>
        </w:rPr>
        <w:t xml:space="preserve">t brings in so much yeerly to him duly paid, this man is not so sensible now of his dependance upon God, he begins now to pay lesse toll and custom to God than before, God hath lesse service from this man now than before. God sees it better for his people</w:t>
      </w:r>
      <w:r>
        <w:rPr>
          <w:rStyle w:val="1111"/>
        </w:rPr>
        <w:t xml:space="preserve"> to live in a depending condition: we are very loth in respect of God to be dependant, we would be all independants this way, we would be of our selves, and have no dependance upon the Lord, but God sees it better for us to live in a depending condition.</w:t>
      </w:r>
      <w:r/>
    </w:p>
    <w:p>
      <w:pPr>
        <w:pStyle w:val="1132"/>
        <w:pBdr/>
        <w:spacing/>
        <w:ind/>
        <w:rPr/>
      </w:pPr>
      <w:r/>
      <w:bookmarkStart w:id="373" w:name="W182-182-article_2"/>
      <w:r/>
      <w:bookmarkEnd w:id="373"/>
      <w:r>
        <w:rPr>
          <w:rStyle w:val="1111"/>
        </w:rPr>
        <w:t xml:space="preserve">Further, This may be thy comfort, though for outward things thou art mightily unsetled, yet for the great things of thy soul and eternal estate, there thou art setled, there thou hast a setled way, a constant way of fetching supply, </w:t>
      </w:r>
      <w:r>
        <w:rPr>
          <w:rStyle w:val="1111"/>
        </w:rPr>
        <w:t xml:space="preserve">Of his fulnesse we receive grace for grace,</w:t>
      </w:r>
      <w:r>
        <w:rPr>
          <w:rStyle w:val="1111"/>
        </w:rPr>
        <w:t xml:space="preserve"> thou hast t</w:t>
      </w:r>
      <w:r>
        <w:rPr>
          <w:rStyle w:val="1111"/>
        </w:rPr>
        <w:t xml:space="preserve">here abundance of treasure to go to, and fetch all that thou standest in need of; and observe it, that now thy condition is more setled in the covenant of grace than it was in the covenant of works; in the covenant of works there God gave man a stock to </w:t>
      </w:r>
      <w:r>
        <w:rPr>
          <w:rStyle w:val="1111"/>
        </w:rPr>
        <w:t xml:space="preserve">trade with, but he put it in his own hand, so that he might trade, and get or lose; but now in the Covenant of grace God makes sure, the stock is kept in the hand of Christ, and we must go to him for supply continually, for Christ keeps the stock; perhaps </w:t>
      </w:r>
      <w:r/>
    </w:p>
    <w:p>
      <w:pPr>
        <w:pStyle w:val="1132"/>
        <w:pBdr/>
        <w:spacing/>
        <w:ind/>
        <w:rPr/>
      </w:pPr>
      <w:r/>
      <w:bookmarkStart w:id="373" w:name="anchor-381"/>
      <w:r/>
      <w:bookmarkEnd w:id="373"/>
      <w:r>
        <w:rPr>
          <w:rStyle w:val="1111"/>
        </w:rPr>
        <w:t xml:space="preserve">Page</w:t>
      </w:r>
      <w:r>
        <w:rPr>
          <w:rStyle w:val="1111"/>
        </w:rPr>
        <w:t xml:space="preserve"> 182</w:t>
      </w:r>
      <w:r/>
    </w:p>
    <w:p>
      <w:pPr>
        <w:pStyle w:val="1132"/>
        <w:pBdr/>
        <w:spacing/>
        <w:ind/>
        <w:rPr/>
      </w:pPr>
      <w:r/>
      <w:bookmarkStart w:id="374" w:name="anchor-382"/>
      <w:r/>
      <w:bookmarkEnd w:id="374"/>
      <w:r>
        <w:rPr>
          <w:rStyle w:val="1111"/>
        </w:rPr>
        <w:t xml:space="preserve">we may trifle away somwhat in our trading, but God takes that care still we stall never spend the stock: As a man when his Son breaks, havin</w:t>
      </w:r>
      <w:r>
        <w:rPr>
          <w:rStyle w:val="1111"/>
        </w:rPr>
        <w:t xml:space="preserve">g squandered away his stock that he gave him before, afterwards he puts his stock into a friends hand, and saith he, you shall keep the stock and it shall not be at his dispose; so we are in a more setled condition in respect of our eternal estate then </w:t>
      </w:r>
      <w:r>
        <w:rPr>
          <w:rStyle w:val="1111"/>
        </w:rPr>
        <w:t xml:space="preserve">Adam</w:t>
      </w:r>
      <w:r>
        <w:rPr>
          <w:rStyle w:val="1111"/>
        </w:rPr>
        <w:t xml:space="preserve"> was in innocencie; therefore let that comfort us in all our unsetled conditions in the matters of the world.</w:t>
      </w:r>
      <w:r/>
    </w:p>
    <w:p>
      <w:pPr>
        <w:pStyle w:val="1147"/>
        <w:pBdr/>
        <w:spacing/>
        <w:ind/>
        <w:rPr/>
      </w:pPr>
      <w:r/>
      <w:bookmarkStart w:id="375" w:name="W183-183-article_2"/>
      <w:r/>
      <w:bookmarkEnd w:id="375"/>
      <w:r>
        <w:rPr>
          <w:rStyle w:val="1149"/>
        </w:rPr>
        <w:t xml:space="preserve">A Eleventh Plea.</w:t>
      </w:r>
      <w:r/>
    </w:p>
    <w:p>
      <w:pPr>
        <w:pStyle w:val="1132"/>
        <w:pBdr/>
        <w:spacing/>
        <w:ind/>
        <w:rPr/>
      </w:pPr>
      <w:r/>
      <w:bookmarkStart w:id="375" w:name="W183-183-article_3"/>
      <w:r/>
      <w:bookmarkEnd w:id="375"/>
      <w:r>
        <w:rPr>
          <w:rStyle w:val="1111"/>
        </w:rPr>
        <w:t xml:space="preserve">But yet there's another reasoning that many murmuring hearts think to feed their humour withal, (say they) </w:t>
      </w:r>
      <w:r>
        <w:rPr>
          <w:rStyle w:val="1111"/>
        </w:rPr>
        <w:t xml:space="preserve">If I never had bin in a better condition then I could bear this affliction, if God had alwaies kept me i</w:t>
      </w:r>
      <w:r>
        <w:rPr>
          <w:rStyle w:val="1111"/>
        </w:rPr>
        <w:t xml:space="preserve">n so low a condition I could be content, Oh but there was a time that I prospered more, and I had things at more full hand, and therefore now it is harder to me to be brought low; as in these times, perhaps a man that had five or six hundred a yeer, but n</w:t>
      </w:r>
      <w:r>
        <w:rPr>
          <w:rStyle w:val="1111"/>
        </w:rPr>
        <w:t xml:space="preserve">ow hath had nothing for a great while, if that man had not bin born to so much, or never had prospered in any higher degree than now he is in, this affliction had bin less, perhaps he hath some mony and friends to live upon, but if he had never bin in a b</w:t>
      </w:r>
      <w:r>
        <w:rPr>
          <w:rStyle w:val="1111"/>
        </w:rPr>
        <w:t xml:space="preserve">etter condition he would not have accounted it so great a matter to have been without it now. This many times is our greatest wound, that once we were in a better condition; and this is the most unreasonable thing for us to murmur upon this ground of any.</w:t>
      </w:r>
      <w:r/>
    </w:p>
    <w:p>
      <w:pPr>
        <w:pStyle w:val="1132"/>
        <w:pBdr/>
        <w:spacing/>
        <w:ind/>
        <w:rPr/>
      </w:pPr>
      <w:r/>
      <w:bookmarkStart w:id="375" w:name="W183-183-article_4"/>
      <w:r/>
      <w:bookmarkEnd w:id="375"/>
      <w:r>
        <w:rPr>
          <w:rStyle w:val="1111"/>
        </w:rPr>
        <w:t xml:space="preserve">For first, Is thy eye evil because God hath been good to thee heretofore? </w:t>
      </w:r>
      <w:r>
        <w:rPr>
          <w:rStyle w:val="1111"/>
        </w:rPr>
        <w:t xml:space="preserve">It's an ill thing for us to have our eye evil because God is good to others, but to look upon our condition with an evil eye now, because God was once good to us; hath God done thee any wrong because he was formerly more good to thee than he was to others?</w:t>
      </w:r>
      <w:r/>
    </w:p>
    <w:p>
      <w:pPr>
        <w:pStyle w:val="1132"/>
        <w:pBdr/>
        <w:spacing/>
        <w:ind/>
        <w:rPr/>
      </w:pPr>
      <w:r/>
      <w:bookmarkStart w:id="375" w:name="W183-183-article_5"/>
      <w:r/>
      <w:bookmarkEnd w:id="375"/>
      <w:r>
        <w:rPr>
          <w:rStyle w:val="1111"/>
        </w:rPr>
        <w:t xml:space="preserve">Secondly, Thou didst heretofore more prosper, did God heretofore give thee more prosperity? it was to prepare thee for afflictions, we should look at all our outward prosperity as a pr</w:t>
      </w:r>
      <w:r>
        <w:rPr>
          <w:rStyle w:val="1111"/>
        </w:rPr>
        <w:t xml:space="preserve">eparation to afflictions, if thou hadst done so then it would not have bin so difficult for thee to have indured affliction now; when thou hadst a great estate, yet if thou hadst made use of this mercy of God to prepare thee for thy afflicted estate, then </w:t>
      </w:r>
      <w:r/>
    </w:p>
    <w:p>
      <w:pPr>
        <w:pStyle w:val="1132"/>
        <w:pBdr/>
        <w:spacing/>
        <w:ind/>
        <w:rPr/>
      </w:pPr>
      <w:r/>
      <w:bookmarkStart w:id="375" w:name="anchor-383"/>
      <w:r/>
      <w:bookmarkEnd w:id="375"/>
      <w:r>
        <w:rPr>
          <w:rStyle w:val="1111"/>
        </w:rPr>
        <w:t xml:space="preserve">Page</w:t>
      </w:r>
      <w:r>
        <w:rPr>
          <w:rStyle w:val="1111"/>
        </w:rPr>
        <w:t xml:space="preserve"> 183</w:t>
      </w:r>
      <w:r/>
    </w:p>
    <w:p>
      <w:pPr>
        <w:pStyle w:val="1132"/>
        <w:pBdr/>
        <w:spacing/>
        <w:ind/>
        <w:rPr/>
      </w:pPr>
      <w:r/>
      <w:bookmarkStart w:id="376" w:name="anchor-384"/>
      <w:r/>
      <w:bookmarkEnd w:id="376"/>
      <w:r>
        <w:rPr>
          <w:rStyle w:val="1111"/>
        </w:rPr>
        <w:t xml:space="preserve">the change of thy estate would not be so greivous. That every Christian should do: have I an estate now? I should prepare for poverty, have I health now? I should prepare for sickness, h</w:t>
      </w:r>
      <w:r>
        <w:rPr>
          <w:rStyle w:val="1111"/>
        </w:rPr>
        <w:t xml:space="preserve">ave I liberty? let me prepare my self for imprisonment? what know I what God may call me to? have I comfort and peace now in my conscience, doth God shine upon me? while I have this let me prepare for Gods withdrawing from me: am I delivered from temptati</w:t>
      </w:r>
      <w:r>
        <w:rPr>
          <w:rStyle w:val="1111"/>
        </w:rPr>
        <w:t xml:space="preserve">ons? let me prepare now for the time of temptations; If thou wouldest do so, the change of thy condition would not be so greivous to thee: Marriners that are in a calme will prepare for storms, would they say, if we never had calms we would bear storms? b</w:t>
      </w:r>
      <w:r>
        <w:rPr>
          <w:rStyle w:val="1111"/>
        </w:rPr>
        <w:t xml:space="preserve">ut now we have had calms so many yeers or weeks together, this is greivous: In thy calme thou art to prepare for storms, and the storme would be lesse, thou shouldest reason quite contrary and say, Now I am in an afflicted condition, Oh but blessed be God </w:t>
      </w:r>
      <w:r>
        <w:rPr>
          <w:rStyle w:val="1111"/>
        </w:rPr>
        <w:t xml:space="preserve">I was in a comfortable condition,</w:t>
      </w:r>
      <w:r>
        <w:rPr>
          <w:rStyle w:val="1111"/>
        </w:rPr>
        <w:t xml:space="preserve"> and blessed be God that he </w:t>
      </w:r>
      <w:r>
        <w:rPr>
          <w:rStyle w:val="1111"/>
        </w:rPr>
        <w:t xml:space="preserve">was a forehand with me in the waies of his mercy, this one consideration may help murmuring hearts. Dost thou murmur because once thou wert better? know God was beforehand with thee in the waies of mercy, thou shouldest rather think thus, I have lived for </w:t>
      </w:r>
      <w:r>
        <w:rPr>
          <w:rStyle w:val="1111"/>
        </w:rPr>
        <w:t xml:space="preserve">these many yeers (forty yeers perhaps or more) in a comfortable condition, I have liv'd in health, and peace, and plenty, what though the remaining part of my time have some sorrow and affliction? The Lord hath granted to me a comfortable sunshine all the</w:t>
      </w:r>
      <w:r>
        <w:rPr>
          <w:rStyle w:val="1111"/>
        </w:rPr>
        <w:t xml:space="preserve"> day long till towards evening, and what if at seven or eight a clock at night it begins to rain? let me thank God I have had so fair weather all day. You that are going a voyage, if you have a comfortable wind, and very fair for many months together, what</w:t>
      </w:r>
      <w:r>
        <w:rPr>
          <w:rStyle w:val="1111"/>
        </w:rPr>
        <w:t xml:space="preserve"> if you have a little storm when you are within sight of land, will you murmur and repine? Oh no, but rather blesse God that you have had such a comfortable voyage so long: Oh this consideration would help us all; If it were so that now God should say, we</w:t>
      </w:r>
      <w:r>
        <w:rPr>
          <w:rStyle w:val="1111"/>
        </w:rPr>
        <w:t xml:space="preserve">ll, you shall never see comfortable day more for outward things in this world, Oh then you have cause to fall down and blesse Gods Name that you have had so many comfortable daies: Now you reason quite contrary, whereas you should blesse God that you have </w:t>
      </w:r>
      <w:r/>
    </w:p>
    <w:p>
      <w:pPr>
        <w:pStyle w:val="1132"/>
        <w:pBdr/>
        <w:spacing/>
        <w:ind/>
        <w:rPr/>
      </w:pPr>
      <w:r/>
      <w:bookmarkStart w:id="377" w:name="anchor-385"/>
      <w:r/>
      <w:bookmarkEnd w:id="377"/>
      <w:r>
        <w:rPr>
          <w:rStyle w:val="1111"/>
        </w:rPr>
        <w:t xml:space="preserve">Page</w:t>
      </w:r>
      <w:r>
        <w:rPr>
          <w:rStyle w:val="1111"/>
        </w:rPr>
        <w:t xml:space="preserve"> 184</w:t>
      </w:r>
      <w:r/>
    </w:p>
    <w:p>
      <w:pPr>
        <w:pStyle w:val="1132"/>
        <w:pBdr/>
        <w:spacing/>
        <w:ind/>
        <w:rPr/>
      </w:pPr>
      <w:r/>
      <w:bookmarkStart w:id="378" w:name="anchor-386"/>
      <w:r/>
      <w:bookmarkEnd w:id="378"/>
      <w:r>
        <w:rPr>
          <w:rStyle w:val="1111"/>
        </w:rPr>
        <w:t xml:space="preserve">had so much comfort, you make what you have had before to be an aggravation of your afflictions now, and so murmur and are discontented. That which God gave you before, upon what terms did you hold it? did you hold it so as you have in your writings, </w:t>
      </w:r>
      <w:r>
        <w:rPr>
          <w:rStyle w:val="1111"/>
        </w:rPr>
        <w:t xml:space="preserve">To have and to hold for ever,</w:t>
      </w:r>
      <w:r>
        <w:rPr>
          <w:rStyle w:val="1111"/>
        </w:rPr>
        <w:t xml:space="preserve"> God gives no such thing, God gives to no man (I say) any thing but grace to run upon that tenour, there's no such thing in all Gods writings for any outward comforts, </w:t>
      </w:r>
      <w:r>
        <w:rPr>
          <w:rStyle w:val="1111"/>
        </w:rPr>
        <w:t xml:space="preserve">To have and to hold for you and your heirs</w:t>
      </w:r>
      <w:r>
        <w:rPr>
          <w:rStyle w:val="1111"/>
        </w:rPr>
        <w:t xml:space="preserve">; indeed for grace he doth give it to your selves, </w:t>
      </w:r>
      <w:r>
        <w:rPr>
          <w:rStyle w:val="1111"/>
        </w:rPr>
        <w:t xml:space="preserve">to have and to hold for ever,</w:t>
      </w:r>
      <w:r>
        <w:rPr>
          <w:rStyle w:val="1111"/>
        </w:rPr>
        <w:t xml:space="preserve"> though not fo</w:t>
      </w:r>
      <w:r>
        <w:rPr>
          <w:rStyle w:val="1111"/>
        </w:rPr>
        <w:t xml:space="preserve">r every one that comes out of your loines to have and to hold for ever; God doth not give any outward thing so upon no such tenour as that is; if God gives me an understanding of himself, and faith, and humility, and love, and patience, and such graces of</w:t>
      </w:r>
      <w:r>
        <w:rPr>
          <w:rStyle w:val="1111"/>
        </w:rPr>
        <w:t xml:space="preserve"> his Spirit he gives them me for ever, If he gives me Himself and his Christ, and his promise, and his Covenant, he gives me them for ever, what am I therefore that the Sun should alwaies shine upon me, that I must have fair weather all my daies? that whi</w:t>
      </w:r>
      <w:r>
        <w:rPr>
          <w:rStyle w:val="1111"/>
        </w:rPr>
        <w:t xml:space="preserve">ch God gives to me he gave it to me as a pledge of his love, let me return it to him as a pledge of my obedience, there's all the reason in the world for it, all that a godly man receives from God he receives it as a pledge of Gods love to him, therefore w</w:t>
      </w:r>
      <w:r>
        <w:rPr>
          <w:rStyle w:val="1111"/>
        </w:rPr>
        <w:t xml:space="preserve">hen he comes into an afflicted condition, saith God, Return to me as a pledge for your obedience that that you had from me as a pledge of my love; we should cheerfully come in to God and blesse God that we have any thing to render unto him as a pledg of o</w:t>
      </w:r>
      <w:r>
        <w:rPr>
          <w:rStyle w:val="1111"/>
        </w:rPr>
        <w:t xml:space="preserve">ur obedience, and say, Oh it is thy love O Lord that hath given us any thing, that doth enable us to render a pledge of our obedience to thee. When God cals for thy estate or any comforts that thou hast, God cals for it as a pledge of thy obedience to him.</w:t>
      </w:r>
      <w:r/>
    </w:p>
    <w:p>
      <w:pPr>
        <w:pStyle w:val="1147"/>
        <w:pBdr/>
        <w:spacing/>
        <w:ind/>
        <w:rPr/>
      </w:pPr>
      <w:r/>
      <w:bookmarkStart w:id="379" w:name="W185-185-article_2"/>
      <w:r/>
      <w:bookmarkEnd w:id="379"/>
      <w:r>
        <w:rPr>
          <w:rStyle w:val="1149"/>
        </w:rPr>
        <w:t xml:space="preserve">A Twelfth Plea.</w:t>
      </w:r>
      <w:r/>
    </w:p>
    <w:p>
      <w:pPr>
        <w:pStyle w:val="1132"/>
        <w:pBdr/>
        <w:spacing/>
        <w:ind/>
        <w:rPr/>
      </w:pPr>
      <w:r/>
      <w:bookmarkStart w:id="379" w:name="W185-185-article_3"/>
      <w:r/>
      <w:bookmarkEnd w:id="379"/>
      <w:r>
        <w:rPr>
          <w:rStyle w:val="1111"/>
        </w:rPr>
        <w:t xml:space="preserve">Another reasoning of a murmuring heart is this. </w:t>
      </w:r>
      <w:r>
        <w:rPr>
          <w:rStyle w:val="1111"/>
        </w:rPr>
        <w:t xml:space="preserve">Oh but after I have taken a great deal of pains for such a comfort, yet then I am crost in it, after a great deal of labour and pains that I have taken now to be crost, Oh this goes very hard.</w:t>
      </w:r>
      <w:r/>
    </w:p>
    <w:p>
      <w:pPr>
        <w:pStyle w:val="1132"/>
        <w:pBdr/>
        <w:spacing/>
        <w:ind/>
        <w:rPr/>
      </w:pPr>
      <w:r/>
      <w:bookmarkStart w:id="379" w:name="W185-185-article_4"/>
      <w:r/>
      <w:bookmarkEnd w:id="379"/>
      <w:r>
        <w:rPr>
          <w:rStyle w:val="1111"/>
        </w:rPr>
        <w:t xml:space="preserve">First I answer, The greater crosse, the more obedience and submission.</w:t>
      </w:r>
      <w:r/>
    </w:p>
    <w:p>
      <w:pPr>
        <w:pStyle w:val="1132"/>
        <w:pBdr/>
        <w:spacing/>
        <w:ind/>
        <w:rPr/>
      </w:pPr>
      <w:r/>
      <w:bookmarkStart w:id="379" w:name="anchor-387"/>
      <w:r/>
      <w:bookmarkEnd w:id="379"/>
      <w:r>
        <w:rPr>
          <w:rStyle w:val="1111"/>
        </w:rPr>
        <w:t xml:space="preserve">Page</w:t>
      </w:r>
      <w:r>
        <w:rPr>
          <w:rStyle w:val="1111"/>
        </w:rPr>
        <w:t xml:space="preserve"> 185</w:t>
      </w:r>
      <w:r/>
    </w:p>
    <w:p>
      <w:pPr>
        <w:pStyle w:val="1132"/>
        <w:pBdr/>
        <w:spacing/>
        <w:ind/>
        <w:rPr/>
      </w:pPr>
      <w:r/>
      <w:bookmarkStart w:id="380" w:name="anchor-388"/>
      <w:r/>
      <w:bookmarkEnd w:id="380"/>
      <w:r>
        <w:rPr>
          <w:rStyle w:val="1111"/>
        </w:rPr>
        <w:t xml:space="preserve">Secondly, When thou did'st take a great deal of pains, was it not with submission to God? Did'st thou take pains with resolution, that thou must have such a thing when thou labourest for it? Then know that thou labourest not</w:t>
      </w:r>
      <w:r>
        <w:rPr>
          <w:rStyle w:val="1111"/>
        </w:rPr>
        <w:t xml:space="preserve"> as a Christian, but if thou did'st labour and take pains, was it not with resignation to God, Lord I am taking pains in the way of my calling, but with submission, I depend wholly upon thee for successe and a blessing; And what was it that thou did'st aim</w:t>
      </w:r>
      <w:r>
        <w:rPr>
          <w:rStyle w:val="1111"/>
        </w:rPr>
        <w:t xml:space="preserve">e at in thy labour? was it not that thou mightest walk with God in the place that God had set thee? A Christian should do so in his outward calling, I am diligent in my outward calling, but it is, that I might obey God in it; it's true, I do it that I mig</w:t>
      </w:r>
      <w:r>
        <w:rPr>
          <w:rStyle w:val="1111"/>
        </w:rPr>
        <w:t xml:space="preserve">ht provide for my family, but the chief thing that I aime at is, That I might yeild obedience to God in the way that God hath set me: Now if God cals thee to another condition to obey him in though it be by suffering, thou wilt do it if thy heart be right.</w:t>
      </w:r>
      <w:r/>
    </w:p>
    <w:p>
      <w:pPr>
        <w:pStyle w:val="1132"/>
        <w:pBdr/>
        <w:spacing/>
        <w:ind/>
        <w:rPr/>
      </w:pPr>
      <w:r/>
      <w:bookmarkStart w:id="381" w:name="W186-186-article_2"/>
      <w:r/>
      <w:bookmarkEnd w:id="381"/>
      <w:r>
        <w:rPr>
          <w:rStyle w:val="1111"/>
        </w:rPr>
        <w:t xml:space="preserve">Thirdly, There will be the more testimony of thy love to God, if so be thou shalt now yeeld up thy self to God in that that cost thee dear, shall I offer that to God (saith </w:t>
      </w:r>
      <w:r>
        <w:rPr>
          <w:rStyle w:val="1111"/>
        </w:rPr>
        <w:t xml:space="preserve">David</w:t>
      </w:r>
      <w:r>
        <w:rPr>
          <w:rStyle w:val="1111"/>
        </w:rPr>
        <w:t xml:space="preserve">) that cost me nothing? thy outward comforts hath cost thee much, and t</w:t>
      </w:r>
      <w:r>
        <w:rPr>
          <w:rStyle w:val="1111"/>
        </w:rPr>
        <w:t xml:space="preserve">hou hast taken much pains to obtain them, and now if thou canst submit to God in the want of them, (I say) in this thy love is more shown that thou canst offer that to God that cost thee dear. Now these are the principal reasonings of a discontented heart.</w:t>
      </w:r>
      <w:r/>
    </w:p>
    <w:p>
      <w:pPr>
        <w:pStyle w:val="1147"/>
        <w:pBdr/>
        <w:spacing/>
        <w:ind/>
        <w:rPr/>
      </w:pPr>
      <w:r/>
      <w:bookmarkStart w:id="381" w:name="W186-186-article_3"/>
      <w:r/>
      <w:bookmarkEnd w:id="381"/>
      <w:r>
        <w:rPr>
          <w:rStyle w:val="1149"/>
        </w:rPr>
        <w:t xml:space="preserve">A Thirteenth Plea.</w:t>
      </w:r>
      <w:r/>
    </w:p>
    <w:p>
      <w:pPr>
        <w:pStyle w:val="1132"/>
        <w:pBdr/>
        <w:spacing/>
        <w:ind/>
        <w:rPr/>
      </w:pPr>
      <w:r/>
      <w:bookmarkStart w:id="381" w:name="W186-186-article_4"/>
      <w:r/>
      <w:bookmarkEnd w:id="381"/>
      <w:r>
        <w:rPr>
          <w:rStyle w:val="1111"/>
        </w:rPr>
        <w:t xml:space="preserve">There's one Plea more that may be nam'd, and that is this, saith some, </w:t>
      </w:r>
      <w:r>
        <w:rPr>
          <w:rStyle w:val="1111"/>
        </w:rPr>
        <w:t xml:space="preserve">Though I confess my affliction is somwhat hard, and I feel some trouble within me, yet I thank God I break not out in discontented waies to the dishonour of God, I keep in although I have much ado with my own heart.</w:t>
      </w:r>
      <w:r/>
    </w:p>
    <w:p>
      <w:pPr>
        <w:pStyle w:val="1132"/>
        <w:pBdr/>
        <w:spacing/>
        <w:ind/>
        <w:rPr/>
      </w:pPr>
      <w:r/>
      <w:bookmarkStart w:id="381" w:name="W186-186-article_5"/>
      <w:r/>
      <w:bookmarkEnd w:id="381"/>
      <w:r>
        <w:rPr>
          <w:rStyle w:val="1111"/>
        </w:rPr>
        <w:t xml:space="preserve">Oh! do not satisfie your selves with that, for the distempers of your hearts, and their sinful workings are as words before God. </w:t>
      </w:r>
      <w:r>
        <w:rPr>
          <w:rStyle w:val="1111"/>
        </w:rPr>
        <w:t xml:space="preserve">My soul be silent to God</w:t>
      </w:r>
      <w:r>
        <w:rPr>
          <w:rStyle w:val="1111"/>
        </w:rPr>
        <w:t xml:space="preserve">: That we spake of in the begining </w:t>
      </w:r>
      <w:r/>
    </w:p>
    <w:p>
      <w:pPr>
        <w:pStyle w:val="1132"/>
        <w:pBdr/>
        <w:spacing/>
        <w:ind/>
        <w:rPr/>
      </w:pPr>
      <w:r/>
      <w:bookmarkStart w:id="381" w:name="anchor-389"/>
      <w:r/>
      <w:bookmarkEnd w:id="381"/>
      <w:r>
        <w:rPr>
          <w:rStyle w:val="1111"/>
        </w:rPr>
        <w:t xml:space="preserve">Page</w:t>
      </w:r>
      <w:r>
        <w:rPr>
          <w:rStyle w:val="1111"/>
        </w:rPr>
        <w:t xml:space="preserve"> 186</w:t>
      </w:r>
      <w:r/>
    </w:p>
    <w:p>
      <w:pPr>
        <w:pStyle w:val="1132"/>
        <w:pBdr/>
        <w:spacing/>
        <w:ind/>
        <w:rPr/>
      </w:pPr>
      <w:r/>
      <w:bookmarkStart w:id="382" w:name="anchor-390"/>
      <w:r/>
      <w:bookmarkEnd w:id="382"/>
      <w:r>
        <w:rPr>
          <w:rStyle w:val="1111"/>
        </w:rPr>
        <w:t xml:space="preserve">of the opening of this Scripture, it is not enough for thy tongue to be sile</w:t>
      </w:r>
      <w:r>
        <w:rPr>
          <w:rStyle w:val="1111"/>
        </w:rPr>
        <w:t xml:space="preserve">nt; but thy soul must be silent, there may be a sullen discontentednesse of heart as well as a discontentednesse manifested in words: And if thou doest not mortifie that inward sullennesse, if thou beest afflicted a little more it wil break forth at last.</w:t>
      </w:r>
      <w:r/>
    </w:p>
    <w:p>
      <w:pPr>
        <w:pStyle w:val="1132"/>
        <w:pBdr/>
        <w:spacing/>
        <w:ind/>
        <w:rPr/>
      </w:pPr>
      <w:r/>
      <w:bookmarkStart w:id="383" w:name="W187-187-article_2"/>
      <w:r/>
      <w:bookmarkEnd w:id="383"/>
      <w:r>
        <w:rPr>
          <w:rStyle w:val="1111"/>
        </w:rPr>
        <w:t xml:space="preserve">And thus the Lord I hope hath met with the cheife reasonings and Pleas for our discontent in our conditions, I beseech you in the Name of God consider these things, and because they do concern your own hearts, you may so much the better</w:t>
      </w:r>
      <w:r>
        <w:rPr>
          <w:rStyle w:val="1111"/>
        </w:rPr>
        <w:t xml:space="preserve"> remember them. I had thought to have made a little enterance into the next head, and that is some way of helping you to this grace of Contentment. It is a most excellent grace, of admirable use as you have heard, and the contrary is very sinful and vile.</w:t>
      </w:r>
      <w:r/>
    </w:p>
    <w:p>
      <w:pPr>
        <w:pStyle w:val="1141"/>
        <w:pBdr/>
        <w:spacing/>
        <w:ind/>
        <w:rPr/>
      </w:pPr>
      <w:r/>
      <w:bookmarkStart w:id="383" w:name="W187-187-article_3"/>
      <w:r/>
      <w:bookmarkEnd w:id="383"/>
      <w:r>
        <w:rPr>
          <w:rStyle w:val="1143"/>
        </w:rPr>
        <w:t xml:space="preserve">SERMON XI.</w:t>
      </w:r>
      <w:r/>
    </w:p>
    <w:p>
      <w:pPr>
        <w:pStyle w:val="1138"/>
        <w:pBdr/>
        <w:spacing/>
        <w:ind/>
        <w:rPr/>
      </w:pPr>
      <w:r/>
      <w:bookmarkStart w:id="383" w:name="W187-187-article_4"/>
      <w:r/>
      <w:bookmarkEnd w:id="383"/>
      <w:r>
        <w:rPr>
          <w:rStyle w:val="1139"/>
        </w:rPr>
        <w:t xml:space="preserve">PHILIPPIANS. 4.11.</w:t>
      </w:r>
      <w:r/>
    </w:p>
    <w:p>
      <w:pPr>
        <w:pStyle w:val="1138"/>
        <w:pBdr/>
        <w:spacing/>
        <w:ind/>
        <w:rPr/>
      </w:pPr>
      <w:r/>
      <w:bookmarkStart w:id="383" w:name="W187-187-article_5"/>
      <w:r/>
      <w:bookmarkEnd w:id="383"/>
      <w:r>
        <w:rPr>
          <w:rStyle w:val="1139"/>
        </w:rPr>
        <w:t xml:space="preserve">For I have learned in whatsoever state I am, therewith to be content.</w:t>
      </w:r>
      <w:r/>
    </w:p>
    <w:p>
      <w:pPr>
        <w:pStyle w:val="1124"/>
        <w:pBdr/>
        <w:spacing/>
        <w:ind/>
        <w:rPr/>
      </w:pPr>
      <w:r/>
      <w:bookmarkStart w:id="383" w:name="anchor-391"/>
      <w:r/>
      <w:bookmarkEnd w:id="383"/>
      <w:r/>
      <w:hyperlink w:tooltip="#anchor-392" w:anchor="anchor-392" w:history="1">
        <w:r>
          <w:rPr>
            <w:rStyle w:val="1125"/>
          </w:rPr>
          <w:t xml:space="preserve">* 1.8</w:t>
        </w:r>
        <w:r>
          <w:rPr>
            <w:rStyle w:val="1111"/>
          </w:rPr>
          <w:t xml:space="preserve">N</w:t>
        </w:r>
        <w:r>
          <w:rPr>
            <w:rStyle w:val="1111"/>
          </w:rPr>
          <w:t xml:space="preserve">OW we are coming to the close of this point of </w:t>
        </w:r>
        <w:r>
          <w:rPr>
            <w:rStyle w:val="1111"/>
          </w:rPr>
          <w:t xml:space="preserve">Contentment</w:t>
        </w:r>
        <w:r>
          <w:rPr>
            <w:rStyle w:val="1111"/>
          </w:rPr>
          <w:t xml:space="preserve"> that Jesus Christ doth teach those that are in his School: we have opened the point unto you, and shewed you wherein the Art, and Skill, and Mystery of Christian Contentment lies; and divers things in the way of application rebuking the wan</w:t>
        </w:r>
        <w:r>
          <w:rPr>
            <w:rStyle w:val="1111"/>
          </w:rPr>
          <w:t xml:space="preserve">t of this and the last day I finished that point of shewing the several Reasonings of a murmuring and discontented heart. I shall now (as being desirous to make an end) leave what was said, and proceed to what remains. There are only these two things for </w:t>
        </w:r>
      </w:hyperlink>
      <w:r/>
      <w:r/>
    </w:p>
    <w:p>
      <w:pPr>
        <w:pStyle w:val="1132"/>
        <w:pBdr/>
        <w:spacing/>
        <w:ind/>
        <w:rPr/>
      </w:pPr>
      <w:r/>
      <w:bookmarkStart w:id="384" w:name="anchor-393"/>
      <w:r/>
      <w:bookmarkEnd w:id="384"/>
      <w:r>
        <w:rPr>
          <w:rStyle w:val="1111"/>
        </w:rPr>
        <w:t xml:space="preserve">Page</w:t>
      </w:r>
      <w:r>
        <w:rPr>
          <w:rStyle w:val="1111"/>
        </w:rPr>
        <w:t xml:space="preserve"> 187</w:t>
      </w:r>
      <w:r/>
    </w:p>
    <w:p>
      <w:pPr>
        <w:pStyle w:val="1132"/>
        <w:pBdr/>
        <w:spacing/>
        <w:ind/>
        <w:rPr/>
      </w:pPr>
      <w:r/>
      <w:bookmarkStart w:id="385" w:name="anchor-394"/>
      <w:r/>
      <w:bookmarkEnd w:id="385"/>
      <w:r>
        <w:rPr>
          <w:rStyle w:val="1111"/>
        </w:rPr>
        <w:t xml:space="preserve">the working of your hearts to this grace of Christian Contentment.</w:t>
      </w:r>
      <w:r/>
    </w:p>
    <w:p>
      <w:pPr>
        <w:pStyle w:val="1132"/>
        <w:pBdr/>
        <w:spacing/>
        <w:ind/>
        <w:rPr/>
      </w:pPr>
      <w:r/>
      <w:bookmarkStart w:id="386" w:name="W188-188-article_2"/>
      <w:r/>
      <w:bookmarkEnd w:id="386"/>
      <w:r>
        <w:rPr>
          <w:rStyle w:val="1111"/>
        </w:rPr>
        <w:t xml:space="preserve">First, The propounding of several Considerations for the contenting of the heart in any afflicted condition.</w:t>
      </w:r>
      <w:r/>
    </w:p>
    <w:p>
      <w:pPr>
        <w:pStyle w:val="1132"/>
        <w:pBdr/>
        <w:spacing/>
        <w:ind/>
        <w:rPr/>
      </w:pPr>
      <w:r/>
      <w:bookmarkStart w:id="386" w:name="W188-188-article_3"/>
      <w:r/>
      <w:bookmarkEnd w:id="386"/>
      <w:r>
        <w:rPr>
          <w:rStyle w:val="1111"/>
        </w:rPr>
        <w:t xml:space="preserve">Secondly, The propounding of Directions what should be done for the working of our hearts unto this,</w:t>
      </w:r>
      <w:r/>
    </w:p>
    <w:p>
      <w:pPr>
        <w:pStyle w:val="1147"/>
        <w:pBdr/>
        <w:spacing/>
        <w:ind/>
        <w:rPr/>
      </w:pPr>
      <w:r/>
      <w:bookmarkStart w:id="386" w:name="W188-188-article_4"/>
      <w:r/>
      <w:bookmarkEnd w:id="386"/>
      <w:r>
        <w:rPr>
          <w:rStyle w:val="1149"/>
        </w:rPr>
        <w:t xml:space="preserve">The First Consideration.</w:t>
      </w:r>
      <w:r/>
    </w:p>
    <w:p>
      <w:pPr>
        <w:pStyle w:val="1132"/>
        <w:pBdr/>
        <w:spacing/>
        <w:ind/>
        <w:rPr/>
      </w:pPr>
      <w:r/>
      <w:bookmarkStart w:id="386" w:name="W188-188-article_5"/>
      <w:r/>
      <w:bookmarkEnd w:id="386"/>
      <w:r>
        <w:rPr>
          <w:rStyle w:val="1111"/>
        </w:rPr>
        <w:t xml:space="preserve">We should consider (in all our wants and inclinations to discontent) </w:t>
      </w:r>
      <w:r>
        <w:rPr>
          <w:rStyle w:val="1111"/>
        </w:rPr>
        <w:t xml:space="preserve">The greatnesse of the mercies that we have, and the meanesse of the things that we want.</w:t>
      </w:r>
      <w:r>
        <w:rPr>
          <w:rStyle w:val="1111"/>
        </w:rPr>
        <w:t xml:space="preserve"> The things we want, (if we be godly) they are things of very small moment in comparison to the things we have, and the things we have are things of very great moment; for the most part that that peop</w:t>
      </w:r>
      <w:r>
        <w:rPr>
          <w:rStyle w:val="1111"/>
        </w:rPr>
        <w:t xml:space="preserve">le are discontent and murmur for the want of, it is because they have not such things as reprobates have, or may have; why should'st thou be troubled so much for the want of that that a man or woman may have &amp; yet be a reprobate, as that thy estate is not </w:t>
      </w:r>
      <w:r>
        <w:rPr>
          <w:rStyle w:val="1111"/>
        </w:rPr>
        <w:t xml:space="preserve">so great, thy health not so perfect, thy credit not so much, thou mayest have all those things and yet be a reprobate; now wilt thou be discontent for that that a reprobate may have? I shall give you the example of a couple of godly men meeting together, </w:t>
      </w:r>
      <w:r>
        <w:rPr>
          <w:rStyle w:val="1111"/>
        </w:rPr>
        <w:t xml:space="preserve">Anthony</w:t>
      </w:r>
      <w:r>
        <w:rPr>
          <w:rStyle w:val="1111"/>
        </w:rPr>
        <w:t xml:space="preserve"> and </w:t>
      </w:r>
      <w:r>
        <w:rPr>
          <w:rStyle w:val="1111"/>
        </w:rPr>
        <w:t xml:space="preserve">Diddimus, Diddimus</w:t>
      </w:r>
      <w:r>
        <w:rPr>
          <w:rStyle w:val="1111"/>
        </w:rPr>
        <w:t xml:space="preserve"> was blind, and yet a man of very excellent parts and graces, </w:t>
      </w:r>
      <w:r>
        <w:rPr>
          <w:rStyle w:val="1111"/>
        </w:rPr>
        <w:t xml:space="preserve">Anthony</w:t>
      </w:r>
      <w:r>
        <w:rPr>
          <w:rStyle w:val="1111"/>
        </w:rPr>
        <w:t xml:space="preserve"> askt him if he was not troubled at this his want of sight, he confest he was, but (saith he) shall you be troubled at the want of what flie</w:t>
      </w:r>
      <w:r>
        <w:rPr>
          <w:rStyle w:val="1111"/>
        </w:rPr>
        <w:t xml:space="preserve">s and dogs have, and not rather rejoyce &amp; be thankful that you have what Angels have? God hath given you those good things that makes Angels glorious, is not that enough to you, though you want what thing a fly hath? And so a Christian should reason the </w:t>
      </w:r>
      <w:r>
        <w:rPr>
          <w:rStyle w:val="1111"/>
        </w:rPr>
        <w:t xml:space="preserve">case with himself, what am I discontented for? I am discontented for want of that that a dog may have, that a Devil may have, that a reprobate may have, shall I be discontent for not having that, when as God hath given me that that makes Angels glorious? </w:t>
      </w:r>
      <w:r>
        <w:rPr>
          <w:rStyle w:val="1111"/>
        </w:rPr>
        <w:t xml:space="preserve">Blessed be God</w:t>
      </w:r>
      <w:r>
        <w:rPr>
          <w:rStyle w:val="1111"/>
        </w:rPr>
        <w:t xml:space="preserve"> (saith the Apostle in </w:t>
      </w:r>
      <w:r>
        <w:rPr>
          <w:rStyle w:val="1111"/>
        </w:rPr>
        <w:t xml:space="preserve">Ephe.</w:t>
      </w:r>
      <w:r>
        <w:rPr>
          <w:rStyle w:val="1111"/>
        </w:rPr>
        <w:t xml:space="preserve"> 1.3.) </w:t>
      </w:r>
      <w:r>
        <w:rPr>
          <w:rStyle w:val="1111"/>
        </w:rPr>
        <w:t xml:space="preserve">that hath blessed us with all Spiritual blessings in heavenly places.</w:t>
      </w:r>
      <w:r>
        <w:rPr>
          <w:rStyle w:val="1111"/>
        </w:rPr>
        <w:t xml:space="preserve"> It may be thou hast not so great blessings </w:t>
      </w:r>
      <w:r/>
    </w:p>
    <w:p>
      <w:pPr>
        <w:pStyle w:val="1132"/>
        <w:pBdr/>
        <w:spacing/>
        <w:ind/>
        <w:rPr/>
      </w:pPr>
      <w:r/>
      <w:bookmarkStart w:id="386" w:name="anchor-395"/>
      <w:r/>
      <w:bookmarkEnd w:id="386"/>
      <w:r>
        <w:rPr>
          <w:rStyle w:val="1111"/>
        </w:rPr>
        <w:t xml:space="preserve">Page</w:t>
      </w:r>
      <w:r>
        <w:rPr>
          <w:rStyle w:val="1111"/>
        </w:rPr>
        <w:t xml:space="preserve"> 188</w:t>
      </w:r>
      <w:r/>
    </w:p>
    <w:p>
      <w:pPr>
        <w:pStyle w:val="1132"/>
        <w:pBdr/>
        <w:spacing/>
        <w:ind/>
        <w:rPr/>
      </w:pPr>
      <w:r/>
      <w:bookmarkStart w:id="387" w:name="anchor-396"/>
      <w:r/>
      <w:bookmarkEnd w:id="387"/>
      <w:r>
        <w:rPr>
          <w:rStyle w:val="1111"/>
        </w:rPr>
        <w:t xml:space="preserve">in earthly places as some others have, but if the Lord hath blessed thee in heavenly places that should content thee, there's blessings in heaven, and he hath set thee </w:t>
      </w:r>
      <w:r>
        <w:rPr>
          <w:rStyle w:val="1111"/>
        </w:rPr>
        <w:t xml:space="preserve">here for the present as it were in heaven, in a heavenly place, the consideration of the greatnesse of the mercies that we have, and the littlenesse of the things that God hath denyed us, is a very powerful consideration to work this grace of Contentment.</w:t>
      </w:r>
      <w:r/>
    </w:p>
    <w:p>
      <w:pPr>
        <w:pStyle w:val="1147"/>
        <w:pBdr/>
        <w:spacing/>
        <w:ind/>
        <w:rPr/>
      </w:pPr>
      <w:r/>
      <w:bookmarkStart w:id="388" w:name="W189-189-article_2"/>
      <w:r/>
      <w:bookmarkEnd w:id="388"/>
      <w:r>
        <w:rPr>
          <w:rStyle w:val="1149"/>
        </w:rPr>
        <w:t xml:space="preserve">The Second Consideration.</w:t>
      </w:r>
      <w:r/>
    </w:p>
    <w:p>
      <w:pPr>
        <w:pStyle w:val="1132"/>
        <w:pBdr/>
        <w:spacing/>
        <w:ind/>
        <w:rPr/>
      </w:pPr>
      <w:r/>
      <w:bookmarkStart w:id="388" w:name="W189-189-article_3"/>
      <w:r/>
      <w:bookmarkEnd w:id="388"/>
      <w:r>
        <w:rPr>
          <w:rStyle w:val="1111"/>
        </w:rPr>
        <w:t xml:space="preserve">The consideration that God is beforehand with us with his mercies should content us</w:t>
      </w:r>
      <w:r>
        <w:rPr>
          <w:rStyle w:val="1111"/>
        </w:rPr>
        <w:t xml:space="preserve"> (I spake to this as an aggravation of our discontent, but now I shall use it as a consideration to help us to Contentment) </w:t>
      </w:r>
      <w:r>
        <w:rPr>
          <w:rStyle w:val="1111"/>
        </w:rPr>
        <w:t xml:space="preserve">Thou wantest many comforts now, but hath not God bin beforehand with thee heretofore? Oh thou hast had mercy enough already to make thee spend all the strength thou hast and time thou shalt live, to bless God for what thou hast had already. I remember I h</w:t>
      </w:r>
      <w:r>
        <w:rPr>
          <w:rStyle w:val="1111"/>
        </w:rPr>
        <w:t xml:space="preserve">ave read of a good man that had liv'd to fifty yeers of age and enjoyed his health for eight and forty yeers exceeding well, and liv'd in prosperity, and the two last yeers his body was exceedingly diseased, he had the strangury, and was in great pain; b</w:t>
      </w:r>
      <w:r>
        <w:rPr>
          <w:rStyle w:val="1111"/>
        </w:rPr>
        <w:t xml:space="preserve">ut he reasoned the case with himself thus; Oh Lord thou mightest have made all my life to have been a life of torment and pain, but thou hast let me have eight and forty yeers in health, I wil praise thy mercies for what I have had, and will praise thy jus</w:t>
      </w:r>
      <w:r>
        <w:rPr>
          <w:rStyle w:val="1111"/>
        </w:rPr>
        <w:t xml:space="preserve">tice for what now I feel. Oh it's a good consideration for us to think that God is beforehand with us in the way of mercy: Suppose God should now take away your estates from some of you that have lived comfortably a great while, you will say, That aggrava</w:t>
      </w:r>
      <w:r>
        <w:rPr>
          <w:rStyle w:val="1111"/>
        </w:rPr>
        <w:t xml:space="preserve">tes our misery that we have had estates; but it is through thy unthankfulnesse that it doth so; we should blesse God for what we have had, and not think that we are worse because we have had thus and thus, we might have been alwaies miserable, and certainl</w:t>
      </w:r>
      <w:r>
        <w:rPr>
          <w:rStyle w:val="1111"/>
        </w:rPr>
        <w:t xml:space="preserve">y that mans condition is not very miserable that hath no other great aggravation of his misery but because once he was happy; If there be nothing else to make you miserable, that is no such agravation but that thou mayest bear it, for there is much mercy </w:t>
      </w:r>
      <w:r/>
    </w:p>
    <w:p>
      <w:pPr>
        <w:pStyle w:val="1132"/>
        <w:pBdr/>
        <w:spacing/>
        <w:ind/>
        <w:rPr/>
      </w:pPr>
      <w:r/>
      <w:bookmarkStart w:id="388" w:name="anchor-397"/>
      <w:r/>
      <w:bookmarkEnd w:id="388"/>
      <w:r>
        <w:rPr>
          <w:rStyle w:val="1111"/>
        </w:rPr>
        <w:t xml:space="preserve">Page</w:t>
      </w:r>
      <w:r>
        <w:rPr>
          <w:rStyle w:val="1111"/>
        </w:rPr>
        <w:t xml:space="preserve"> 189</w:t>
      </w:r>
      <w:r/>
    </w:p>
    <w:p>
      <w:pPr>
        <w:pStyle w:val="1132"/>
        <w:pBdr/>
        <w:spacing/>
        <w:ind/>
        <w:rPr/>
      </w:pPr>
      <w:r/>
      <w:bookmarkStart w:id="389" w:name="anchor-398"/>
      <w:r/>
      <w:bookmarkEnd w:id="389"/>
      <w:r>
        <w:rPr>
          <w:rStyle w:val="1111"/>
        </w:rPr>
        <w:t xml:space="preserve">in that that thou hadst once, and therefore let that content thee.</w:t>
      </w:r>
      <w:r/>
    </w:p>
    <w:p>
      <w:pPr>
        <w:pStyle w:val="1147"/>
        <w:pBdr/>
        <w:spacing/>
        <w:ind/>
        <w:rPr/>
      </w:pPr>
      <w:r/>
      <w:bookmarkStart w:id="390" w:name="W190-190-article_2"/>
      <w:r/>
      <w:bookmarkEnd w:id="390"/>
      <w:r>
        <w:rPr>
          <w:rStyle w:val="1149"/>
        </w:rPr>
        <w:t xml:space="preserve">A Third Consideration.</w:t>
      </w:r>
      <w:r/>
    </w:p>
    <w:p>
      <w:pPr>
        <w:pStyle w:val="1132"/>
        <w:pBdr/>
        <w:spacing/>
        <w:ind/>
        <w:rPr/>
      </w:pPr>
      <w:r/>
      <w:bookmarkStart w:id="390" w:name="W190-190-article_3"/>
      <w:r/>
      <w:bookmarkEnd w:id="390"/>
      <w:r>
        <w:rPr>
          <w:rStyle w:val="1111"/>
        </w:rPr>
        <w:t xml:space="preserve">The consideration of the abundance of mercies that God bestows &amp; we enjoy.</w:t>
      </w:r>
      <w:r>
        <w:rPr>
          <w:rStyle w:val="1111"/>
        </w:rPr>
        <w:t xml:space="preserve"> It is a speech of </w:t>
      </w:r>
      <w:r>
        <w:rPr>
          <w:rStyle w:val="1111"/>
        </w:rPr>
        <w:t xml:space="preserve">Luther</w:t>
      </w:r>
      <w:r>
        <w:rPr>
          <w:rStyle w:val="1111"/>
        </w:rPr>
        <w:t xml:space="preserve"> (saith he) the Sea of Gods mercies should swallow up all our particular afflictions, name any affliction that is upon thee, there's a Sea of mercy to swallow it up. If you powre a pail full of water on the flour of your house it makes a great shew, but </w:t>
      </w:r>
      <w:r>
        <w:rPr>
          <w:rStyle w:val="1111"/>
        </w:rPr>
        <w:t xml:space="preserve">if you throw it into the Sea there is no appearance of it; so afflictions considered in themselves we think they are very great, but let them be considered with the Sea of Gods mercies we do enjoy, then they are not so much, they are nothing in comparison.</w:t>
      </w:r>
      <w:r/>
    </w:p>
    <w:p>
      <w:pPr>
        <w:pStyle w:val="1147"/>
        <w:pBdr/>
        <w:spacing/>
        <w:ind/>
        <w:rPr/>
      </w:pPr>
      <w:r/>
      <w:bookmarkStart w:id="390" w:name="W190-190-article_4"/>
      <w:r/>
      <w:bookmarkEnd w:id="390"/>
      <w:r>
        <w:rPr>
          <w:rStyle w:val="1149"/>
        </w:rPr>
        <w:t xml:space="preserve">A Fourth Consideration.</w:t>
      </w:r>
      <w:r/>
    </w:p>
    <w:p>
      <w:pPr>
        <w:pStyle w:val="1132"/>
        <w:pBdr/>
        <w:spacing/>
        <w:ind/>
        <w:rPr/>
      </w:pPr>
      <w:r/>
      <w:bookmarkStart w:id="390" w:name="W190-190-article_5"/>
      <w:r/>
      <w:bookmarkEnd w:id="390"/>
      <w:r>
        <w:rPr>
          <w:rStyle w:val="1111"/>
        </w:rPr>
        <w:t xml:space="preserve">Consider the way of God towards all creatures,</w:t>
      </w:r>
      <w:r>
        <w:rPr>
          <w:rStyle w:val="1111"/>
        </w:rPr>
        <w:t xml:space="preserve"> God carries on all creatures in a visicitude of several conditions; as thus, we have not alwaies summer, but winter succeeds summer, we have not alwaies day, but day and night, we have not alwaies fair weather, but </w:t>
      </w:r>
      <w:r>
        <w:rPr>
          <w:rStyle w:val="1111"/>
        </w:rPr>
        <w:t xml:space="preserve">fair and foul, the vegitive creatures do not alwaies flourish, but the sap is in the root and they seem as if they were dead, there's a visicitude of all things in the world, the Sun doth not shine alwaies to us here, but there is darknesse comes after lig</w:t>
      </w:r>
      <w:r>
        <w:rPr>
          <w:rStyle w:val="1111"/>
        </w:rPr>
        <w:t xml:space="preserve">ht, now seeing God hath so ordered things with all creatures that there is a mixture of conditions; why should we think it much that there should be a visicitude of conditions with us, sometimes in a way of prosperity, and sometimes in a way of affliction.</w:t>
      </w:r>
      <w:r/>
    </w:p>
    <w:p>
      <w:pPr>
        <w:pStyle w:val="1147"/>
        <w:pBdr/>
        <w:spacing/>
        <w:ind/>
        <w:rPr/>
      </w:pPr>
      <w:r/>
      <w:bookmarkStart w:id="390" w:name="W190-190-article_6"/>
      <w:r/>
      <w:bookmarkEnd w:id="390"/>
      <w:r>
        <w:rPr>
          <w:rStyle w:val="1149"/>
        </w:rPr>
        <w:t xml:space="preserve">A Fifth Consideration.</w:t>
      </w:r>
      <w:r/>
    </w:p>
    <w:p>
      <w:pPr>
        <w:pStyle w:val="1132"/>
        <w:pBdr/>
        <w:spacing/>
        <w:ind/>
        <w:rPr/>
      </w:pPr>
      <w:r/>
      <w:bookmarkStart w:id="390" w:name="W190-190-article_7"/>
      <w:r/>
      <w:bookmarkEnd w:id="390"/>
      <w:r>
        <w:rPr>
          <w:rStyle w:val="1111"/>
        </w:rPr>
        <w:t xml:space="preserve">A further consiadertion is this, </w:t>
      </w:r>
      <w:r>
        <w:rPr>
          <w:rStyle w:val="1111"/>
        </w:rPr>
        <w:t xml:space="preserve">The creatures do suffer for us, why should not we be willing to suffer, to be servicable to God?</w:t>
      </w:r>
      <w:r>
        <w:rPr>
          <w:rStyle w:val="1111"/>
        </w:rPr>
        <w:t xml:space="preserve"> God subjects other creatures, they are fain to lose their lives for us, to lose what ever beauty and excellency they have to be serviceable to to us, why should not we be willing to part with any </w:t>
      </w:r>
      <w:r/>
    </w:p>
    <w:p>
      <w:pPr>
        <w:pStyle w:val="1132"/>
        <w:pBdr/>
        <w:spacing/>
        <w:ind/>
        <w:rPr/>
      </w:pPr>
      <w:r/>
      <w:bookmarkStart w:id="390" w:name="anchor-399"/>
      <w:r/>
      <w:bookmarkEnd w:id="390"/>
      <w:r>
        <w:rPr>
          <w:rStyle w:val="1111"/>
        </w:rPr>
        <w:t xml:space="preserve">Page</w:t>
      </w:r>
      <w:r>
        <w:rPr>
          <w:rStyle w:val="1111"/>
        </w:rPr>
        <w:t xml:space="preserve"> 190</w:t>
      </w:r>
      <w:r/>
    </w:p>
    <w:p>
      <w:pPr>
        <w:pStyle w:val="1132"/>
        <w:pBdr/>
        <w:spacing/>
        <w:ind/>
        <w:rPr/>
      </w:pPr>
      <w:r/>
      <w:bookmarkStart w:id="391" w:name="anchor-400"/>
      <w:r/>
      <w:bookmarkEnd w:id="391"/>
      <w:r>
        <w:rPr>
          <w:rStyle w:val="1111"/>
        </w:rPr>
        <w:t xml:space="preserve">thing in way of service for God; certainly there is not so great a distance between other creatures and Man-kind, as there is between Man-kind and God. 'Tis an expression of that Martyr Master </w:t>
      </w:r>
      <w:r>
        <w:rPr>
          <w:rStyle w:val="1111"/>
        </w:rPr>
        <w:t xml:space="preserve">Hooper,</w:t>
      </w:r>
      <w:r>
        <w:rPr>
          <w:rStyle w:val="1111"/>
        </w:rPr>
        <w:t xml:space="preserve"> that we reade of in the Boo</w:t>
      </w:r>
      <w:r>
        <w:rPr>
          <w:rStyle w:val="1111"/>
        </w:rPr>
        <w:t xml:space="preserve">k of Martyrs, in labouring to work his own heart, and the hearts of others to contentedness in the mid'st of his sufferings; he hath this similitude, and you may be put in mind of that every day, (saith he) I look upon the creature, and see what it suffer</w:t>
      </w:r>
      <w:r>
        <w:rPr>
          <w:rStyle w:val="1111"/>
        </w:rPr>
        <w:t xml:space="preserve">s to be useful to me; as thus, The bruit beasts must die, must be rost in the fire, and boyl'd, must come upon the trencher, be hackt all in pieces, must be chewed in the mouth, and in the stomack turn'd to that which is loathsome if one should behold it,</w:t>
      </w:r>
      <w:r>
        <w:rPr>
          <w:rStyle w:val="1111"/>
        </w:rPr>
        <w:t xml:space="preserve"> and all to nourish me, to be useful to my body; and shall not I be willing to be made any thing for God, for his service? what abundance of alterations the creature comes under to be made useful for me, to preserve me: then if God will do so with me for h</w:t>
      </w:r>
      <w:r>
        <w:rPr>
          <w:rStyle w:val="1111"/>
        </w:rPr>
        <w:t xml:space="preserve">is use, as he doth subject the creatures to me for my use, why should not I rest contented? If God will take away my estate, and make me poor, if God will take away my life, hack me in pieces, put me in prison, whatsoever he doth, yet I shall not suffer mo</w:t>
      </w:r>
      <w:r>
        <w:rPr>
          <w:rStyle w:val="1111"/>
        </w:rPr>
        <w:t xml:space="preserve">re for God than the creature doth for me, and surely I am infinitly more bound to God than the creature is to me, and there is not so much difference between me and the creature as between me and God: such considerations as these wrought the heart of that</w:t>
      </w:r>
      <w:r>
        <w:rPr>
          <w:rStyle w:val="1111"/>
        </w:rPr>
        <w:t xml:space="preserve"> Martyr to contentedness in his sufferings; and every time the creature is upon your trenchers you may think, What! doth God make the creature suffer for my use? not only for my nourishment, but for my delight; what am I then in respect of the infinit God?</w:t>
      </w:r>
      <w:r/>
    </w:p>
    <w:p>
      <w:pPr>
        <w:pStyle w:val="1147"/>
        <w:pBdr/>
        <w:spacing/>
        <w:ind/>
        <w:rPr/>
      </w:pPr>
      <w:r/>
      <w:bookmarkStart w:id="392" w:name="W191-191-article_2"/>
      <w:r/>
      <w:bookmarkEnd w:id="392"/>
      <w:r>
        <w:rPr>
          <w:rStyle w:val="1149"/>
        </w:rPr>
        <w:t xml:space="preserve">A Sixth Consideration.</w:t>
      </w:r>
      <w:r/>
    </w:p>
    <w:p>
      <w:pPr>
        <w:pStyle w:val="1132"/>
        <w:pBdr/>
        <w:spacing/>
        <w:ind/>
        <w:rPr/>
      </w:pPr>
      <w:r/>
      <w:bookmarkStart w:id="392" w:name="W191-191-article_3"/>
      <w:r/>
      <w:bookmarkEnd w:id="392"/>
      <w:r>
        <w:rPr>
          <w:rStyle w:val="1111"/>
        </w:rPr>
        <w:t xml:space="preserve">Another Consideration for the working of Contenement, it is, </w:t>
      </w:r>
      <w:r>
        <w:rPr>
          <w:rStyle w:val="1111"/>
        </w:rPr>
        <w:t xml:space="preserve">To consider that we have but a little be time in this world</w:t>
      </w:r>
      <w:r>
        <w:rPr>
          <w:rStyle w:val="1111"/>
        </w:rPr>
        <w:t xml:space="preserve">: If thou</w:t>
      </w:r>
      <w:r>
        <w:rPr>
          <w:rStyle w:val="1111"/>
        </w:rPr>
        <w:t xml:space="preserve"> beest godly thou shalt never suffer but only in this world; why do but shut your eyes and presently another life is come: as that Martyr said to his fellow Martyr, Do but shut your eyes, (saith he) &amp; the next time they are opened you shall be in another </w:t>
      </w:r>
      <w:r/>
    </w:p>
    <w:p>
      <w:pPr>
        <w:pStyle w:val="1132"/>
        <w:pBdr/>
        <w:spacing/>
        <w:ind/>
        <w:rPr/>
      </w:pPr>
      <w:r/>
      <w:bookmarkStart w:id="392" w:name="anchor-401"/>
      <w:r/>
      <w:bookmarkEnd w:id="392"/>
      <w:r>
        <w:rPr>
          <w:rStyle w:val="1111"/>
        </w:rPr>
        <w:t xml:space="preserve">Page</w:t>
      </w:r>
      <w:r>
        <w:rPr>
          <w:rStyle w:val="1111"/>
        </w:rPr>
        <w:t xml:space="preserve"> 191</w:t>
      </w:r>
      <w:r/>
    </w:p>
    <w:p>
      <w:pPr>
        <w:pStyle w:val="1132"/>
        <w:pBdr/>
        <w:spacing/>
        <w:ind/>
        <w:rPr/>
      </w:pPr>
      <w:r/>
      <w:bookmarkStart w:id="393" w:name="anchor-402"/>
      <w:r/>
      <w:bookmarkEnd w:id="393"/>
      <w:r>
        <w:rPr>
          <w:rStyle w:val="1111"/>
        </w:rPr>
        <w:t xml:space="preserve">world. </w:t>
      </w:r>
      <w:r>
        <w:rPr>
          <w:rStyle w:val="1111"/>
        </w:rPr>
        <w:t xml:space="preserve">Athanasius</w:t>
      </w:r>
      <w:r>
        <w:rPr>
          <w:rStyle w:val="1111"/>
        </w:rPr>
        <w:t xml:space="preserve"> saith, i</w:t>
      </w:r>
      <w:r>
        <w:rPr>
          <w:rStyle w:val="1111"/>
        </w:rPr>
        <w:t xml:space="preserve">t is but a little cloud (when he was banished) and it will be over (notwithstanding) presently. These Afflictions they are but for a moment? a Marriner when he is abroad doth not think it much if a storm arises, especially if he can see the Heavens cleer b</w:t>
      </w:r>
      <w:r>
        <w:rPr>
          <w:rStyle w:val="1111"/>
        </w:rPr>
        <w:t xml:space="preserve">eyond it saith he, it will be over presently: Consider we have not long to live, it may be it may be over before our daies be at an end, but suppose it should not, death will put an end to all, all Afflictions and troubles will soon be at an end by death.</w:t>
      </w:r>
      <w:r/>
    </w:p>
    <w:p>
      <w:pPr>
        <w:pStyle w:val="1147"/>
        <w:pBdr/>
        <w:spacing/>
        <w:ind/>
        <w:rPr/>
      </w:pPr>
      <w:r/>
      <w:bookmarkStart w:id="394" w:name="W192-192-article_2"/>
      <w:r/>
      <w:bookmarkEnd w:id="394"/>
      <w:r>
        <w:rPr>
          <w:rStyle w:val="1149"/>
        </w:rPr>
        <w:t xml:space="preserve">A Seventh Consideration is this.</w:t>
      </w:r>
      <w:r/>
    </w:p>
    <w:p>
      <w:pPr>
        <w:pStyle w:val="1132"/>
        <w:pBdr/>
        <w:spacing/>
        <w:ind/>
        <w:rPr/>
      </w:pPr>
      <w:r/>
      <w:bookmarkStart w:id="394" w:name="W192-192-article_3"/>
      <w:r/>
      <w:bookmarkEnd w:id="394"/>
      <w:r>
        <w:rPr>
          <w:rStyle w:val="1111"/>
        </w:rPr>
        <w:t xml:space="preserve">Consider the condition that others have been in that have bin our betters.</w:t>
      </w:r>
      <w:r>
        <w:rPr>
          <w:rStyle w:val="1111"/>
        </w:rPr>
        <w:t xml:space="preserve"> We made some use of that before to shew the evil of discontentment: But further for to work this upon our hearts, it is a mighty Argument to work upon our hearts a contentedness in any condition.</w:t>
      </w:r>
      <w:r/>
    </w:p>
    <w:p>
      <w:pPr>
        <w:pStyle w:val="1132"/>
        <w:pBdr/>
        <w:spacing/>
        <w:ind/>
        <w:rPr/>
      </w:pPr>
      <w:r/>
      <w:bookmarkStart w:id="394" w:name="W192-192-article_4"/>
      <w:r/>
      <w:bookmarkEnd w:id="394"/>
      <w:r>
        <w:rPr>
          <w:rStyle w:val="1111"/>
        </w:rPr>
        <w:t xml:space="preserve">Thou many times doest consider who are above thee, but consider who are under thee.</w:t>
      </w:r>
      <w:r/>
    </w:p>
    <w:p>
      <w:pPr>
        <w:pStyle w:val="1132"/>
        <w:pBdr/>
        <w:spacing/>
        <w:ind/>
        <w:rPr/>
      </w:pPr>
      <w:r/>
      <w:bookmarkStart w:id="394" w:name="W192-192-article_5"/>
      <w:r/>
      <w:bookmarkEnd w:id="394"/>
      <w:r>
        <w:rPr>
          <w:rStyle w:val="1111"/>
        </w:rPr>
        <w:t xml:space="preserve">Jacob</w:t>
      </w:r>
      <w:r>
        <w:rPr>
          <w:rStyle w:val="1111"/>
        </w:rPr>
        <w:t xml:space="preserve"> that was the heir both of </w:t>
      </w:r>
      <w:r>
        <w:rPr>
          <w:rStyle w:val="1111"/>
        </w:rPr>
        <w:t xml:space="preserve">Abraham</w:t>
      </w:r>
      <w:r>
        <w:rPr>
          <w:rStyle w:val="1111"/>
        </w:rPr>
        <w:t xml:space="preserve"> and </w:t>
      </w:r>
      <w:r>
        <w:rPr>
          <w:rStyle w:val="1111"/>
        </w:rPr>
        <w:t xml:space="preserve">Isaac,</w:t>
      </w:r>
      <w:r>
        <w:rPr>
          <w:rStyle w:val="1111"/>
        </w:rPr>
        <w:t xml:space="preserve"> (for the blessing was upon him) and the Promise ran along in him, yet was in a poor mean condition. </w:t>
      </w:r>
      <w:r>
        <w:rPr>
          <w:rStyle w:val="1111"/>
        </w:rPr>
        <w:t xml:space="preserve">Abraham</w:t>
      </w:r>
      <w:r>
        <w:rPr>
          <w:rStyle w:val="1111"/>
        </w:rPr>
        <w:t xml:space="preserve"> that was his Grandfather was able to make a kind of Army of his own houshold, 300. to fight with a King, yet </w:t>
      </w:r>
      <w:r>
        <w:rPr>
          <w:rStyle w:val="1111"/>
        </w:rPr>
        <w:t xml:space="preserve">Jacob</w:t>
      </w:r>
      <w:r>
        <w:rPr>
          <w:rStyle w:val="1111"/>
        </w:rPr>
        <w:t xml:space="preserve"> his Grand-child he goes over Jordan with a staffe, and lives in a very poor and mean condition for a long time: and </w:t>
      </w:r>
      <w:r>
        <w:rPr>
          <w:rStyle w:val="1111"/>
        </w:rPr>
        <w:t xml:space="preserve">Moses</w:t>
      </w:r>
      <w:r>
        <w:rPr>
          <w:rStyle w:val="1111"/>
        </w:rPr>
        <w:t xml:space="preserve"> that might have had all the treasures in </w:t>
      </w:r>
      <w:r>
        <w:rPr>
          <w:rStyle w:val="1111"/>
        </w:rPr>
        <w:t xml:space="preserve">Egypt,</w:t>
      </w:r>
      <w:r>
        <w:rPr>
          <w:rStyle w:val="1111"/>
        </w:rPr>
        <w:t xml:space="preserve"> and as some Historians say of him </w:t>
      </w:r>
      <w:r>
        <w:rPr>
          <w:rStyle w:val="1111"/>
        </w:rPr>
        <w:t xml:space="preserve">Pharoahs</w:t>
      </w:r>
      <w:r>
        <w:rPr>
          <w:rStyle w:val="1111"/>
        </w:rPr>
        <w:t xml:space="preserve"> Daughter adopted him for her son, because </w:t>
      </w:r>
      <w:r>
        <w:rPr>
          <w:rStyle w:val="1111"/>
        </w:rPr>
        <w:t xml:space="preserve">Pharoah</w:t>
      </w:r>
      <w:r>
        <w:rPr>
          <w:rStyle w:val="1111"/>
        </w:rPr>
        <w:t xml:space="preserve"> had no heir for the Crown, and so he was like to have come to the Crown, yet what a low condition did he live in when he went to live with </w:t>
      </w:r>
      <w:r>
        <w:rPr>
          <w:rStyle w:val="1111"/>
        </w:rPr>
        <w:t xml:space="preserve">Jethro</w:t>
      </w:r>
      <w:r>
        <w:rPr>
          <w:rStyle w:val="1111"/>
        </w:rPr>
        <w:t xml:space="preserve"> his Father in law 400. yeers together, afterward when he returned to </w:t>
      </w:r>
      <w:r>
        <w:rPr>
          <w:rStyle w:val="1111"/>
        </w:rPr>
        <w:t xml:space="preserve">Egypt,</w:t>
      </w:r>
      <w:r>
        <w:rPr>
          <w:rStyle w:val="1111"/>
        </w:rPr>
        <w:t xml:space="preserve"> he and his wife and children, and all that he had, and yet he had but one beast to carry him to </w:t>
      </w:r>
      <w:r>
        <w:rPr>
          <w:rStyle w:val="1111"/>
        </w:rPr>
        <w:t xml:space="preserve">Egypt,</w:t>
      </w:r>
      <w:r>
        <w:rPr>
          <w:rStyle w:val="1111"/>
        </w:rPr>
        <w:t xml:space="preserve"> he went in a mean condition when he went from his Father in law to </w:t>
      </w:r>
      <w:r>
        <w:rPr>
          <w:rStyle w:val="1111"/>
        </w:rPr>
        <w:t xml:space="preserve">Egypt</w:t>
      </w:r>
      <w:r>
        <w:rPr>
          <w:rStyle w:val="1111"/>
        </w:rPr>
        <w:t xml:space="preserve"> back again.</w:t>
      </w:r>
      <w:r/>
    </w:p>
    <w:p>
      <w:pPr>
        <w:pStyle w:val="1132"/>
        <w:pBdr/>
        <w:spacing/>
        <w:ind/>
        <w:rPr/>
      </w:pPr>
      <w:r/>
      <w:bookmarkStart w:id="394" w:name="W192-192-article_6"/>
      <w:r/>
      <w:bookmarkEnd w:id="394"/>
      <w:r>
        <w:rPr>
          <w:rStyle w:val="1111"/>
        </w:rPr>
        <w:t xml:space="preserve">And </w:t>
      </w:r>
      <w:r>
        <w:rPr>
          <w:rStyle w:val="1111"/>
        </w:rPr>
        <w:t xml:space="preserve">Elijah</w:t>
      </w:r>
      <w:r>
        <w:rPr>
          <w:rStyle w:val="1111"/>
        </w:rPr>
        <w:t xml:space="preserve"> we know how he was fed with Ravens, and how he was fain to shift for his life from time to time, and run into the wildernesse up and down, and so did </w:t>
      </w:r>
      <w:r>
        <w:rPr>
          <w:rStyle w:val="1111"/>
        </w:rPr>
        <w:t xml:space="preserve">Elisha,</w:t>
      </w:r>
      <w:r>
        <w:rPr>
          <w:rStyle w:val="1111"/>
        </w:rPr>
        <w:t xml:space="preserve"> he was divers </w:t>
      </w:r>
      <w:r/>
    </w:p>
    <w:p>
      <w:pPr>
        <w:pStyle w:val="1132"/>
        <w:pBdr/>
        <w:spacing/>
        <w:ind/>
        <w:rPr/>
      </w:pPr>
      <w:r/>
      <w:bookmarkStart w:id="394" w:name="anchor-403"/>
      <w:r/>
      <w:bookmarkEnd w:id="394"/>
      <w:r>
        <w:rPr>
          <w:rStyle w:val="1111"/>
        </w:rPr>
        <w:t xml:space="preserve">Page</w:t>
      </w:r>
      <w:r>
        <w:rPr>
          <w:rStyle w:val="1111"/>
        </w:rPr>
        <w:t xml:space="preserve"> 192</w:t>
      </w:r>
      <w:r/>
    </w:p>
    <w:p>
      <w:pPr>
        <w:pStyle w:val="1132"/>
        <w:pBdr/>
        <w:spacing/>
        <w:ind/>
        <w:rPr/>
      </w:pPr>
      <w:r/>
      <w:bookmarkStart w:id="395" w:name="anchor-404"/>
      <w:r/>
      <w:bookmarkEnd w:id="395"/>
      <w:r>
        <w:rPr>
          <w:rStyle w:val="1111"/>
        </w:rPr>
        <w:t xml:space="preserve">times in a very low condition, the Prophets of God they were to be hid in a Cave by </w:t>
      </w:r>
      <w:r>
        <w:rPr>
          <w:rStyle w:val="1111"/>
        </w:rPr>
        <w:t xml:space="preserve">Obadiah,</w:t>
      </w:r>
      <w:r>
        <w:rPr>
          <w:rStyle w:val="1111"/>
        </w:rPr>
        <w:t xml:space="preserve"> and there to be fed with bread and water, and the Prophet </w:t>
      </w:r>
      <w:r>
        <w:rPr>
          <w:rStyle w:val="1111"/>
        </w:rPr>
        <w:t xml:space="preserve">Jeremiah</w:t>
      </w:r>
      <w:r>
        <w:rPr>
          <w:rStyle w:val="1111"/>
        </w:rPr>
        <w:t xml:space="preserve"> put into a Dungeon, and oh how was he used! and it were an endless thing to</w:t>
      </w:r>
      <w:r>
        <w:rPr>
          <w:rStyle w:val="1111"/>
        </w:rPr>
        <w:t xml:space="preserve"> name the particulars of the great sufferings of the people of God. In former time we have sometimes made use of this Argument other waies, the great Instruments of God in the first Reformation they lived in great straights, in a very low condition, even </w:t>
      </w:r>
      <w:r>
        <w:rPr>
          <w:rStyle w:val="1111"/>
        </w:rPr>
        <w:t xml:space="preserve">Luther</w:t>
      </w:r>
      <w:r>
        <w:rPr>
          <w:rStyle w:val="1111"/>
        </w:rPr>
        <w:t xml:space="preserve"> himself when he was to die (saith he) Lord (though he were a man of such publick use, and was a great man in the Courts of Princes) Lord I have neither house nor lands, nor estate to leave any thing to wife or children, but I commit them to thee: and so </w:t>
      </w:r>
      <w:r>
        <w:rPr>
          <w:rStyle w:val="1111"/>
        </w:rPr>
        <w:t xml:space="preserve">Musculus</w:t>
      </w:r>
      <w:r>
        <w:rPr>
          <w:rStyle w:val="1111"/>
        </w:rPr>
        <w:t xml:space="preserve"> that was a very choise Instrument of God in his time, th</w:t>
      </w:r>
      <w:r>
        <w:rPr>
          <w:rStyle w:val="1111"/>
        </w:rPr>
        <w:t xml:space="preserve">ough he were a man that was worth even a Kingdom for the excellency of his spirit, and learning, for he was one of the learnedst men of his time, yet sometimes he was put to dig in the common ditch to get bread for his family; what would we do if we were </w:t>
      </w:r>
      <w:r>
        <w:rPr>
          <w:rStyle w:val="1111"/>
        </w:rPr>
        <w:t xml:space="preserve">in such a condition as these men were? But above all set Christ before us, that professes that the birds of the ayr had nests, and the Foxes had holes, yet the Son of man had no place to hide his head in, that low condition he was in; the consideration of</w:t>
      </w:r>
      <w:r>
        <w:rPr>
          <w:rStyle w:val="1111"/>
        </w:rPr>
        <w:t xml:space="preserve"> such things as these are very useful. It is likewise useful for men and women of estates to go to poor peoples houses and see how they live, to go to Hospitals, and to see the wounds of souldiers and others, and to see the lamentable condition that people</w:t>
      </w:r>
      <w:r>
        <w:rPr>
          <w:rStyle w:val="1111"/>
        </w:rPr>
        <w:t xml:space="preserve"> live in that live in some Alms-houses, and what poor fare they have, and what straights they are put to, you hear sometimes of them, but if you went to see them it would not only stir up charity in your selves towards them, but stir up thankfulnesse in yo</w:t>
      </w:r>
      <w:r>
        <w:rPr>
          <w:rStyle w:val="1111"/>
        </w:rPr>
        <w:t xml:space="preserve">ur hearts towards God, it would be a special means to help you against any discontent, you would go away and see cause to blesse God and say, if I were in such a condition as they are in what should I do? how could I bear it? and yet what reason is there t</w:t>
      </w:r>
      <w:r>
        <w:rPr>
          <w:rStyle w:val="1111"/>
        </w:rPr>
        <w:t xml:space="preserve">hat God doth so order and dispose of things that they should be so low in their estates and I so high: I know no reason but free grace, God will have mercy upon whom he will have mercy: These are some good considerations for the furtherance of Contentment.</w:t>
      </w:r>
      <w:r/>
    </w:p>
    <w:p>
      <w:pPr>
        <w:pStyle w:val="1132"/>
        <w:pBdr/>
        <w:spacing/>
        <w:ind/>
        <w:rPr/>
      </w:pPr>
      <w:r/>
      <w:bookmarkStart w:id="396" w:name="anchor-405"/>
      <w:r/>
      <w:bookmarkEnd w:id="396"/>
      <w:r>
        <w:rPr>
          <w:rStyle w:val="1111"/>
        </w:rPr>
        <w:t xml:space="preserve">Page</w:t>
      </w:r>
      <w:r>
        <w:rPr>
          <w:rStyle w:val="1111"/>
        </w:rPr>
        <w:t xml:space="preserve"> 193</w:t>
      </w:r>
      <w:r/>
    </w:p>
    <w:p>
      <w:pPr>
        <w:pStyle w:val="1147"/>
        <w:pBdr/>
        <w:spacing/>
        <w:ind/>
        <w:rPr/>
      </w:pPr>
      <w:r/>
      <w:bookmarkStart w:id="397" w:name="anchor-406"/>
      <w:r/>
      <w:bookmarkEnd w:id="397"/>
      <w:r>
        <w:rPr>
          <w:rStyle w:val="1149"/>
        </w:rPr>
        <w:t xml:space="preserve">The Eighth Consideration.</w:t>
      </w:r>
      <w:r/>
    </w:p>
    <w:p>
      <w:pPr>
        <w:pStyle w:val="1132"/>
        <w:pBdr/>
        <w:spacing/>
        <w:ind/>
        <w:rPr/>
      </w:pPr>
      <w:r/>
      <w:bookmarkStart w:id="398" w:name="W194-194-article_2"/>
      <w:r/>
      <w:bookmarkEnd w:id="398"/>
      <w:r>
        <w:rPr>
          <w:rStyle w:val="1111"/>
        </w:rPr>
        <w:t xml:space="preserve">A further consideration may be this, </w:t>
      </w:r>
      <w:r>
        <w:rPr>
          <w:rStyle w:val="1111"/>
        </w:rPr>
        <w:t xml:space="preserve">That before your conversion, before God wrought upon your souls, you were contented then with the world without grace, though you had no interest in God nor Christ, why cannot you now be contented with grace and Spiritual things without the world?</w:t>
      </w:r>
      <w:r>
        <w:rPr>
          <w:rStyle w:val="1111"/>
        </w:rPr>
        <w:t xml:space="preserve"> If you your selves were content with the world without grace, there's reason you should be content with grace without the world? Certainly there's infinitly more reason. Yea, you see that many men of the world have a kind of contentment, do not murmur</w:t>
      </w:r>
      <w:r>
        <w:rPr>
          <w:rStyle w:val="1111"/>
        </w:rPr>
        <w:t xml:space="preserve"> nor repine when the world comes though they have no interest in God and Christ. Then can'st not thou have as much Contentment with God and Christ without the world, as they can with the world without God and Christ? This is infinite shame it should be so.</w:t>
      </w:r>
      <w:r/>
    </w:p>
    <w:p>
      <w:pPr>
        <w:pStyle w:val="1147"/>
        <w:pBdr/>
        <w:spacing/>
        <w:ind/>
        <w:rPr/>
      </w:pPr>
      <w:r/>
      <w:bookmarkStart w:id="398" w:name="W194-194-article_3"/>
      <w:r/>
      <w:bookmarkEnd w:id="398"/>
      <w:r>
        <w:rPr>
          <w:rStyle w:val="1149"/>
        </w:rPr>
        <w:t xml:space="preserve">The Ninth Consideration.</w:t>
      </w:r>
      <w:r/>
    </w:p>
    <w:p>
      <w:pPr>
        <w:pStyle w:val="1132"/>
        <w:pBdr/>
        <w:spacing/>
        <w:ind/>
        <w:rPr/>
      </w:pPr>
      <w:r/>
      <w:bookmarkStart w:id="398" w:name="W194-194-article_4"/>
      <w:r/>
      <w:bookmarkEnd w:id="398"/>
      <w:r>
        <w:rPr>
          <w:rStyle w:val="1111"/>
        </w:rPr>
        <w:t xml:space="preserve">Yea consider when God hath given thee such contentment, thou hast not given him the glory.</w:t>
      </w:r>
      <w:r>
        <w:rPr>
          <w:rStyle w:val="1111"/>
        </w:rPr>
        <w:t xml:space="preserve"> When God hath let thee have thy hearts desire, what hast thou done with thy hearts desire? thou hast not bin the better for it, it may be thou hast b</w:t>
      </w:r>
      <w:r>
        <w:rPr>
          <w:rStyle w:val="1111"/>
        </w:rPr>
        <w:t xml:space="preserve">in the worse many times and therefore let that satisfie thee: I meet with crosses, but when I had contentment and all things coming in, God had but little or no glory from me, and therefore let that be a means now to quiet me in my discontented thoughts.</w:t>
      </w:r>
      <w:r/>
    </w:p>
    <w:p>
      <w:pPr>
        <w:pStyle w:val="1147"/>
        <w:pBdr/>
        <w:spacing/>
        <w:ind/>
        <w:rPr/>
      </w:pPr>
      <w:r/>
      <w:bookmarkStart w:id="398" w:name="W194-194-article_5"/>
      <w:r/>
      <w:bookmarkEnd w:id="398"/>
      <w:r>
        <w:rPr>
          <w:rStyle w:val="1149"/>
        </w:rPr>
        <w:t xml:space="preserve">The Tenth Consideration.</w:t>
      </w:r>
      <w:r/>
    </w:p>
    <w:p>
      <w:pPr>
        <w:pStyle w:val="1132"/>
        <w:pBdr/>
        <w:spacing/>
        <w:ind/>
        <w:rPr/>
      </w:pPr>
      <w:r/>
      <w:bookmarkStart w:id="398" w:name="W194-194-article_6"/>
      <w:r/>
      <w:bookmarkEnd w:id="398"/>
      <w:r>
        <w:rPr>
          <w:rStyle w:val="1111"/>
        </w:rPr>
        <w:t xml:space="preserve">Yea lastly, Consider all the experience that you have had of Gods doing good unto you in the want of many comforts. When God crosses you, have you never had experience of abundance of good in afflictions, it's true, when </w:t>
      </w:r>
      <w:r>
        <w:rPr>
          <w:rStyle w:val="1111"/>
        </w:rPr>
        <w:t xml:space="preserve">a Minister only tels men that God will work good out of their afflictions, they hear them speak, and think they speak like good men, but they feel little or no good, they feel nothing but pain; but when we cannot only say to you that God hath said he will </w:t>
      </w:r>
      <w:r/>
    </w:p>
    <w:p>
      <w:pPr>
        <w:pStyle w:val="1132"/>
        <w:pBdr/>
        <w:spacing/>
        <w:ind/>
        <w:rPr/>
      </w:pPr>
      <w:r/>
      <w:bookmarkStart w:id="398" w:name="anchor-407"/>
      <w:r/>
      <w:bookmarkEnd w:id="398"/>
      <w:r>
        <w:rPr>
          <w:rStyle w:val="1111"/>
        </w:rPr>
        <w:t xml:space="preserve">Page</w:t>
      </w:r>
      <w:r>
        <w:rPr>
          <w:rStyle w:val="1111"/>
        </w:rPr>
        <w:t xml:space="preserve"> 194</w:t>
      </w:r>
      <w:r/>
    </w:p>
    <w:p>
      <w:pPr>
        <w:pStyle w:val="1132"/>
        <w:pBdr/>
        <w:spacing/>
        <w:ind/>
        <w:rPr/>
      </w:pPr>
      <w:r/>
      <w:bookmarkStart w:id="399" w:name="anchor-408"/>
      <w:r/>
      <w:bookmarkEnd w:id="399"/>
      <w:r>
        <w:rPr>
          <w:rStyle w:val="1111"/>
        </w:rPr>
        <w:t xml:space="preserve">work good out of your afflictions, but we can say to you, that you your selves have found it so by experience, that God hath made former afflictions </w:t>
      </w:r>
      <w:r>
        <w:rPr>
          <w:rStyle w:val="1111"/>
        </w:rPr>
        <w:t xml:space="preserve">to be great benefits to you, and that you would not have been without them, or without the good that came by them for a world; such experiences wil exceedingly quiet the heart and work it to contentment: therfore think thus with thy self, Lord, why may no</w:t>
      </w:r>
      <w:r>
        <w:rPr>
          <w:rStyle w:val="1111"/>
        </w:rPr>
        <w:t xml:space="preserve">t this affliction work as great a good upon mee as afflictions have done heretofore? Perhaps you may find many other considerations besides in your own meditations, these are the principal ones that I have thought upon: I'le one add one word more to this,</w:t>
      </w:r>
      <w:r>
        <w:rPr>
          <w:rStyle w:val="1111"/>
        </w:rPr>
        <w:t xml:space="preserve"> of one that once was a great merchant and trades-man, and it happened one a time that he suffered ship-rack, and saith he, I never made a better voyage and sail'd better than at that time that I suffered ship-rack: this was a strangs speech (his name war </w:t>
      </w:r>
      <w:r>
        <w:rPr>
          <w:rStyle w:val="1111"/>
        </w:rPr>
        <w:t xml:space="preserve">Zeno</w:t>
      </w:r>
      <w:r>
        <w:rPr>
          <w:rStyle w:val="1111"/>
        </w:rPr>
        <w:t xml:space="preserve">) that he should never make a better voyage: it would be a strang parradox to you that are marriners, to say, that thats a good voyage when</w:t>
      </w:r>
      <w:r>
        <w:rPr>
          <w:rStyle w:val="1111"/>
        </w:rPr>
        <w:t xml:space="preserve"> you suffer ship-rack: but he meant because he got so much good by it, God was pleased to blesse it so far to him that he gained so much unto his soul by it, so much soul-riches that he made account it was the best voyage that ever he had: and truly, some</w:t>
      </w:r>
      <w:r>
        <w:rPr>
          <w:rStyle w:val="1111"/>
        </w:rPr>
        <w:t xml:space="preserve">times it is so, yea, to you that are godly I make no question but you find it so, that your worst voyages have proved your best, when you have met with the greatest crosses in a voyage, God hath been pleased to turn them to a greater good to you in some ot</w:t>
      </w:r>
      <w:r>
        <w:rPr>
          <w:rStyle w:val="1111"/>
        </w:rPr>
        <w:t xml:space="preserve">her way. It is true, we may not desire crosses that they may be turned to other advantages; but when God in his providence doth so order things, that you meet with ill voyages, you may expect that God will turn them to a greater good, and those that have </w:t>
      </w:r>
      <w:r>
        <w:rPr>
          <w:rStyle w:val="1111"/>
        </w:rPr>
        <w:t xml:space="preserve">been exercised in the waies of godlinesse any long time, I make no question but they have abundance of experiences that they have gain'd by them: You know sometimes it's better to be in a little ship, for they have advantage of greater ones in storms many </w:t>
      </w:r>
      <w:r>
        <w:rPr>
          <w:rStyle w:val="1111"/>
        </w:rPr>
        <w:t xml:space="preserve">times, in a storm a little ship can thrust into a shallow place and so be safe, but your great ships cannot, they must be abroad and tost up and down in the storm and tempest, and so many times split against the rocks. And so it may be God sees there is a </w:t>
      </w:r>
      <w:r/>
    </w:p>
    <w:p>
      <w:pPr>
        <w:pStyle w:val="1132"/>
        <w:pBdr/>
        <w:spacing/>
        <w:ind/>
        <w:rPr/>
      </w:pPr>
      <w:r/>
      <w:bookmarkStart w:id="400" w:name="anchor-409"/>
      <w:r/>
      <w:bookmarkEnd w:id="400"/>
      <w:r>
        <w:rPr>
          <w:rStyle w:val="1111"/>
        </w:rPr>
        <w:t xml:space="preserve">Page</w:t>
      </w:r>
      <w:r>
        <w:rPr>
          <w:rStyle w:val="1111"/>
        </w:rPr>
        <w:t xml:space="preserve"> 195</w:t>
      </w:r>
      <w:r/>
    </w:p>
    <w:p>
      <w:pPr>
        <w:pStyle w:val="1132"/>
        <w:pBdr/>
        <w:spacing/>
        <w:ind/>
        <w:rPr/>
      </w:pPr>
      <w:r/>
      <w:bookmarkStart w:id="401" w:name="anchor-410"/>
      <w:r/>
      <w:bookmarkEnd w:id="401"/>
      <w:r>
        <w:rPr>
          <w:rStyle w:val="1111"/>
        </w:rPr>
        <w:t xml:space="preserve">storme a coming, and if thou beest in thy great ship thou maist be split upon rocks and sands, God therefore doth put thee into a lesser vessel that thou mayest be more safe. We wil lay aside the speaking of t</w:t>
      </w:r>
      <w:r>
        <w:rPr>
          <w:rStyle w:val="1111"/>
        </w:rPr>
        <w:t xml:space="preserve">hose considerations now, but I would not have you lay them aside and put them out of your thoughts, but labour (those especially that most concern you) to make use of them in the needful time, when you find any discontentednesse of spirit to arise in you.</w:t>
      </w:r>
      <w:r/>
    </w:p>
    <w:p>
      <w:pPr>
        <w:pStyle w:val="1132"/>
        <w:pBdr/>
        <w:spacing/>
        <w:ind/>
        <w:rPr/>
      </w:pPr>
      <w:r/>
      <w:bookmarkStart w:id="402" w:name="W196-196-article_2"/>
      <w:r/>
      <w:bookmarkEnd w:id="402"/>
      <w:r>
        <w:rPr>
          <w:rStyle w:val="1111"/>
        </w:rPr>
        <w:t xml:space="preserve">But the main thing that I intended for this exercise, It is propounding directions what to do for the helping of our hearts to Contentment. For as for any further consider</w:t>
      </w:r>
      <w:r>
        <w:rPr>
          <w:rStyle w:val="1111"/>
        </w:rPr>
        <w:t xml:space="preserve">ations we have prevented the speaking largly of them, because we have opened the most things in shewing what the lessons are that Christ teaches men, when he brings them into his School, to teach them this Art. I say there we have spoken of the special thi</w:t>
      </w:r>
      <w:r>
        <w:rPr>
          <w:rStyle w:val="1111"/>
        </w:rPr>
        <w:t xml:space="preserve">ngs that are most considerable for the helping of us to this grace of Contentment. Therefore now all that I shall further do about this point, shall be the giving of some directions what course to take that we may come to attain this grace of Contentment.</w:t>
      </w:r>
      <w:r/>
    </w:p>
    <w:p>
      <w:pPr>
        <w:pStyle w:val="1147"/>
        <w:pBdr/>
        <w:spacing/>
        <w:ind/>
        <w:rPr/>
      </w:pPr>
      <w:r/>
      <w:bookmarkStart w:id="402" w:name="W196-196-article_3"/>
      <w:r/>
      <w:bookmarkEnd w:id="402"/>
      <w:r>
        <w:rPr>
          <w:rStyle w:val="1149"/>
        </w:rPr>
        <w:t xml:space="preserve">The First Direction.</w:t>
      </w:r>
      <w:r/>
    </w:p>
    <w:p>
      <w:pPr>
        <w:pStyle w:val="1132"/>
        <w:pBdr/>
        <w:spacing/>
        <w:ind/>
        <w:rPr/>
      </w:pPr>
      <w:r/>
      <w:bookmarkStart w:id="402" w:name="W196-196-article_4"/>
      <w:r/>
      <w:bookmarkEnd w:id="402"/>
      <w:r>
        <w:rPr>
          <w:rStyle w:val="1111"/>
        </w:rPr>
        <w:t xml:space="preserve">The first is this, All the rules and helps in the world will do us little good except we get a good temper within in our hearts; you can never make a ship go steady with prop</w:t>
      </w:r>
      <w:r>
        <w:rPr>
          <w:rStyle w:val="1111"/>
        </w:rPr>
        <w:t xml:space="preserve">ping of it without, you know there must be ballast within the ship, that must make it go steady: And so there is nothing without us that can keep our hearts in a steady constant way but that that is within us, grace is within the soul and that will do it.</w:t>
      </w:r>
      <w:r/>
    </w:p>
    <w:p>
      <w:pPr>
        <w:pStyle w:val="1147"/>
        <w:pBdr/>
        <w:spacing/>
        <w:ind/>
        <w:rPr/>
      </w:pPr>
      <w:r/>
      <w:bookmarkStart w:id="402" w:name="W196-196-article_5"/>
      <w:r/>
      <w:bookmarkEnd w:id="402"/>
      <w:r>
        <w:rPr>
          <w:rStyle w:val="1149"/>
        </w:rPr>
        <w:t xml:space="preserve">The Second Direction.</w:t>
      </w:r>
      <w:r/>
    </w:p>
    <w:p>
      <w:pPr>
        <w:pStyle w:val="1132"/>
        <w:pBdr/>
        <w:spacing/>
        <w:ind/>
        <w:rPr/>
      </w:pPr>
      <w:r/>
      <w:bookmarkStart w:id="402" w:name="W196-196-article_6"/>
      <w:r/>
      <w:bookmarkEnd w:id="402"/>
      <w:r>
        <w:rPr>
          <w:rStyle w:val="1111"/>
        </w:rPr>
        <w:t xml:space="preserve">Secondly, If you would get a contented life, do </w:t>
      </w:r>
      <w:r>
        <w:rPr>
          <w:rStyle w:val="1111"/>
        </w:rPr>
        <w:t xml:space="preserve">not gripe too much of the world, do not take in more of the businesse of the world than God calls you to, be not greedy of taking in a great deal of the world, for if a man will go among thorns when he may go in a plainer way, there is no reason that this </w:t>
      </w:r>
      <w:r/>
    </w:p>
    <w:p>
      <w:pPr>
        <w:pStyle w:val="1132"/>
        <w:pBdr/>
        <w:spacing/>
        <w:ind/>
        <w:rPr/>
      </w:pPr>
      <w:r/>
      <w:bookmarkStart w:id="402" w:name="anchor-411"/>
      <w:r/>
      <w:bookmarkEnd w:id="402"/>
      <w:r>
        <w:rPr>
          <w:rStyle w:val="1111"/>
        </w:rPr>
        <w:t xml:space="preserve">Page</w:t>
      </w:r>
      <w:r>
        <w:rPr>
          <w:rStyle w:val="1111"/>
        </w:rPr>
        <w:t xml:space="preserve"> 196</w:t>
      </w:r>
      <w:r/>
    </w:p>
    <w:p>
      <w:pPr>
        <w:pStyle w:val="1132"/>
        <w:pBdr/>
        <w:spacing/>
        <w:ind/>
        <w:rPr/>
      </w:pPr>
      <w:r/>
      <w:bookmarkStart w:id="403" w:name="anchor-412"/>
      <w:r/>
      <w:bookmarkEnd w:id="403"/>
      <w:r>
        <w:rPr>
          <w:rStyle w:val="1111"/>
        </w:rPr>
        <w:t xml:space="preserve">man should complain that he is prickt with the</w:t>
      </w:r>
      <w:r>
        <w:rPr>
          <w:rStyle w:val="1111"/>
        </w:rPr>
        <w:t xml:space="preserve">m; thou goest among thorns, is it thy way? must you of necessity go among them? then it's another matter, but if thou wilt electively chuse that way when thou mayest go another, then thou hast no cause to complain; so for men and women that will put themse</w:t>
      </w:r>
      <w:r>
        <w:rPr>
          <w:rStyle w:val="1111"/>
        </w:rPr>
        <w:t xml:space="preserve">lves upon things of the world that they need not, then no mervail though they be prickt, and meet with that that doth disquiet them? for such is the nature of all things here in the world, that every thing hath some prick or other in it, we are like to mee</w:t>
      </w:r>
      <w:r>
        <w:rPr>
          <w:rStyle w:val="1111"/>
        </w:rPr>
        <w:t xml:space="preserve">t with disappointments, and discontentments in every thing we meddle with, and therefore those that have least to do in the world, (that is, except God cals them to it, we must put in that) they are like to meet with many things that will discontent tehm.</w:t>
      </w:r>
      <w:r/>
    </w:p>
    <w:p>
      <w:pPr>
        <w:pStyle w:val="1147"/>
        <w:pBdr/>
        <w:spacing/>
        <w:ind/>
        <w:rPr/>
      </w:pPr>
      <w:r/>
      <w:bookmarkStart w:id="404" w:name="W197-197-article_2"/>
      <w:r/>
      <w:bookmarkEnd w:id="404"/>
      <w:r>
        <w:rPr>
          <w:rStyle w:val="1149"/>
        </w:rPr>
        <w:t xml:space="preserve">The Third Direction.</w:t>
      </w:r>
      <w:r/>
    </w:p>
    <w:p>
      <w:pPr>
        <w:pStyle w:val="1132"/>
        <w:pBdr/>
        <w:spacing/>
        <w:ind/>
        <w:rPr/>
      </w:pPr>
      <w:r/>
      <w:bookmarkStart w:id="404" w:name="W197-197-article_3"/>
      <w:r/>
      <w:bookmarkEnd w:id="404"/>
      <w:r>
        <w:rPr>
          <w:rStyle w:val="1111"/>
        </w:rPr>
        <w:t xml:space="preserve">Thirdly, Be sure of thy call to every businesse thou goest about, though it be in the lea</w:t>
      </w:r>
      <w:r>
        <w:rPr>
          <w:rStyle w:val="1111"/>
        </w:rPr>
        <w:t xml:space="preserve">•</w:t>
      </w:r>
      <w:r>
        <w:rPr>
          <w:rStyle w:val="1111"/>
        </w:rPr>
        <w:t xml:space="preserve">•</w:t>
      </w:r>
      <w:r>
        <w:rPr>
          <w:rStyle w:val="1111"/>
        </w:rPr>
        <w:t xml:space="preserve">t businesse be sure of thy call to it: then whatever thou meetest withal thou</w:t>
      </w:r>
      <w:r>
        <w:rPr>
          <w:rStyle w:val="1111"/>
        </w:rPr>
        <w:t xml:space="preserve"> mayest quiet thy heart with this, I know I am where God would have me, there's nothing in the world will quiet the heart so much as this; when I meet with any cross, I know I am where God would have me in my place and calling, I am about the work that Go</w:t>
      </w:r>
      <w:r>
        <w:rPr>
          <w:rStyle w:val="1111"/>
        </w:rPr>
        <w:t xml:space="preserve">d hath set me, Oh this will quiet and content thee when thou meetest with trouble: that that God cals a man to with that he may have comfort in whatsoever befals him, God is to look to thee, and to see thee blest if thou beest in the work God cals thee to.</w:t>
      </w:r>
      <w:r/>
    </w:p>
    <w:p>
      <w:pPr>
        <w:pStyle w:val="1147"/>
        <w:pBdr/>
        <w:spacing/>
        <w:ind/>
        <w:rPr/>
      </w:pPr>
      <w:r/>
      <w:bookmarkStart w:id="404" w:name="W197-197-article_4"/>
      <w:r/>
      <w:bookmarkEnd w:id="404"/>
      <w:r>
        <w:rPr>
          <w:rStyle w:val="1149"/>
        </w:rPr>
        <w:t xml:space="preserve">The Fourth Direction.</w:t>
      </w:r>
      <w:r/>
    </w:p>
    <w:p>
      <w:pPr>
        <w:pStyle w:val="1132"/>
        <w:pBdr/>
        <w:spacing/>
        <w:ind/>
        <w:rPr/>
      </w:pPr>
      <w:r/>
      <w:bookmarkStart w:id="404" w:name="W197-197-article_5"/>
      <w:r/>
      <w:bookmarkEnd w:id="404"/>
      <w:r>
        <w:rPr>
          <w:rStyle w:val="1111"/>
        </w:rPr>
        <w:t xml:space="preserve">And especially if I adde a fourth rule, and that is. </w:t>
      </w:r>
      <w:r>
        <w:rPr>
          <w:rStyle w:val="1111"/>
        </w:rPr>
        <w:t xml:space="preserve">That I walk by rule in that work I am call'd to.</w:t>
      </w:r>
      <w:r>
        <w:rPr>
          <w:rStyle w:val="1111"/>
        </w:rPr>
        <w:t xml:space="preserve"> I am call'd to such a businesse, but I must mannage this work that I am call'd to by rule, I must walk by the word, order my self in this</w:t>
      </w:r>
      <w:r>
        <w:rPr>
          <w:rStyle w:val="1111"/>
        </w:rPr>
        <w:t xml:space="preserve"> businesse according to Gods mind so far as I am able, then adde this to the other, and then the quiet and peace of that soul may be made even perfect in a kind, when I know it is not the work I put my self upon but God hath call'd me to it, and I walk by </w:t>
      </w:r>
      <w:r/>
    </w:p>
    <w:p>
      <w:pPr>
        <w:pStyle w:val="1132"/>
        <w:pBdr/>
        <w:spacing/>
        <w:ind/>
        <w:rPr/>
      </w:pPr>
      <w:r/>
      <w:bookmarkStart w:id="404" w:name="anchor-413"/>
      <w:r/>
      <w:bookmarkEnd w:id="404"/>
      <w:r>
        <w:rPr>
          <w:rStyle w:val="1111"/>
        </w:rPr>
        <w:t xml:space="preserve">Page</w:t>
      </w:r>
      <w:r>
        <w:rPr>
          <w:rStyle w:val="1111"/>
        </w:rPr>
        <w:t xml:space="preserve"> 197</w:t>
      </w:r>
      <w:r/>
    </w:p>
    <w:p>
      <w:pPr>
        <w:pStyle w:val="1132"/>
        <w:pBdr/>
        <w:spacing/>
        <w:ind/>
        <w:rPr/>
      </w:pPr>
      <w:r/>
      <w:bookmarkStart w:id="405" w:name="anchor-414"/>
      <w:r/>
      <w:bookmarkEnd w:id="405"/>
      <w:r>
        <w:rPr>
          <w:rStyle w:val="1111"/>
        </w:rPr>
        <w:t xml:space="preserve">the rule of the word in it, then let come what will come God he is to take care</w:t>
      </w:r>
      <w:r>
        <w:rPr>
          <w:rStyle w:val="1111"/>
        </w:rPr>
        <w:t xml:space="preserve"> of me there. It was a spech of a Heathen (saith he) if thou wilt subject all things to thy self, do thou subject thy selfe to reason, and by that thou wilt make all things to be under thee; I may adde a little more to it, if you will subject all things un</w:t>
      </w:r>
      <w:r>
        <w:rPr>
          <w:rStyle w:val="1111"/>
        </w:rPr>
        <w:t xml:space="preserve">der you, subject your selfe to God, and then the truth is all things are under you; It hath been that that many times we have hinted, the reason why many of our Gentry have been so malignant among us is, because they are willing to be slaves themselves und</w:t>
      </w:r>
      <w:r>
        <w:rPr>
          <w:rStyle w:val="1111"/>
        </w:rPr>
        <w:t xml:space="preserve">er some above them at Court, so they may keep their neighbours under to be slaves to them: for you know anyman heretofore that was great at the Court, he could crush any country man that he was angry withal. If there were an Arbitrary-government, then all </w:t>
      </w:r>
      <w:r>
        <w:rPr>
          <w:rStyle w:val="1111"/>
        </w:rPr>
        <w:t xml:space="preserve">those that would be willing to be vassals and slaves to the Prince, they can make all others vassals and slaves to them. Now be thou willing to be a vassal to God, to be absolutely under Gods command, and then I say all things in the world are under thee, </w:t>
      </w:r>
      <w:r>
        <w:rPr>
          <w:rStyle w:val="1111"/>
        </w:rPr>
        <w:t xml:space="preserve">All are yours</w:t>
      </w:r>
      <w:r>
        <w:rPr>
          <w:rStyle w:val="1111"/>
        </w:rPr>
        <w:t xml:space="preserve"> (saith the Apostle) </w:t>
      </w:r>
      <w:r>
        <w:rPr>
          <w:rStyle w:val="1111"/>
        </w:rPr>
        <w:t xml:space="preserve">Life and death,</w:t>
      </w:r>
      <w:r>
        <w:rPr>
          <w:rStyle w:val="1111"/>
        </w:rPr>
        <w:t xml:space="preserve"> every thing is yours, and you are Christs, and Christ is Gods: All things in the world are servicable to that man or</w:t>
      </w:r>
      <w:r>
        <w:rPr>
          <w:rStyle w:val="1111"/>
        </w:rPr>
        <w:t xml:space="preserve"> woman that is servicable to God. It is a mighty commendations of Gods service, be thou willing to be servicable to God and God makes all things in the world to be thy servants, for so they are. You will say, how are they my servants, I cannot command the</w:t>
      </w:r>
      <w:r>
        <w:rPr>
          <w:rStyle w:val="1111"/>
        </w:rPr>
        <w:t xml:space="preserve">m? They are servants in this, that God doth order them all to work for thy good, there's nothing in the world but (saith God) it shall work for thy good, and be servicable to thee, if thou wilt be servicable to me; who would not be now Gods servant? Subjec</w:t>
      </w:r>
      <w:r>
        <w:rPr>
          <w:rStyle w:val="1111"/>
        </w:rPr>
        <w:t xml:space="preserve">t thy self to God, and all things shall be subjected to thee. Now so long as we keep within our bounds we are under protection, but if once we break our bounds we must expect it should be with us as it is with the deer in the Park; while the deer keeps wit</w:t>
      </w:r>
      <w:r>
        <w:rPr>
          <w:rStyle w:val="1111"/>
        </w:rPr>
        <w:t xml:space="preserve">hin the pale, there is no dogs come upon them, but they can feed quietly, but let the deer be got without the pale, and then every dog in the country will be hunting after them; so it is with men, let men and women keep within the bounds of the command of </w:t>
      </w:r>
      <w:r/>
    </w:p>
    <w:p>
      <w:pPr>
        <w:pStyle w:val="1132"/>
        <w:pBdr/>
        <w:spacing/>
        <w:ind/>
        <w:rPr/>
      </w:pPr>
      <w:r/>
      <w:bookmarkStart w:id="406" w:name="anchor-415"/>
      <w:r/>
      <w:bookmarkEnd w:id="406"/>
      <w:r>
        <w:rPr>
          <w:rStyle w:val="1111"/>
        </w:rPr>
        <w:t xml:space="preserve">Page</w:t>
      </w:r>
      <w:r>
        <w:rPr>
          <w:rStyle w:val="1111"/>
        </w:rPr>
        <w:t xml:space="preserve"> 198</w:t>
      </w:r>
      <w:r/>
    </w:p>
    <w:p>
      <w:pPr>
        <w:pStyle w:val="1132"/>
        <w:pBdr/>
        <w:spacing/>
        <w:ind/>
        <w:rPr/>
      </w:pPr>
      <w:r/>
      <w:bookmarkStart w:id="407" w:name="anchor-416"/>
      <w:r/>
      <w:bookmarkEnd w:id="407"/>
      <w:r>
        <w:rPr>
          <w:rStyle w:val="1111"/>
        </w:rPr>
        <w:t xml:space="preserve">God, of the rule that God hath set them in his word, and then they are protected by God, and they may go about their businesse with peace and never be troubled for any thing, </w:t>
      </w:r>
      <w:r>
        <w:rPr>
          <w:rStyle w:val="1111"/>
        </w:rPr>
        <w:t xml:space="preserve">but cast all their care upon God, God provides for them, but if they wil go beyond the pale, if they will pass their bounds then they may expect to meet with troubles, and afflictions, and discontent; and therefore that is a fourth direction. Walk by rule.</w:t>
      </w:r>
      <w:r/>
    </w:p>
    <w:p>
      <w:pPr>
        <w:pStyle w:val="1147"/>
        <w:pBdr/>
        <w:spacing/>
        <w:ind/>
        <w:rPr/>
      </w:pPr>
      <w:r/>
      <w:bookmarkStart w:id="408" w:name="W199-199-article_2"/>
      <w:r/>
      <w:bookmarkEnd w:id="408"/>
      <w:r>
        <w:rPr>
          <w:rStyle w:val="1149"/>
        </w:rPr>
        <w:t xml:space="preserve">The Fifth Direction.</w:t>
      </w:r>
      <w:r/>
    </w:p>
    <w:p>
      <w:pPr>
        <w:pStyle w:val="1132"/>
        <w:pBdr/>
        <w:spacing/>
        <w:ind/>
        <w:rPr/>
      </w:pPr>
      <w:r/>
      <w:bookmarkStart w:id="408" w:name="W199-199-article_3"/>
      <w:r/>
      <w:bookmarkEnd w:id="408"/>
      <w:r>
        <w:rPr>
          <w:rStyle w:val="1111"/>
        </w:rPr>
        <w:t xml:space="preserve">A fift rule is this, </w:t>
      </w:r>
      <w:r>
        <w:rPr>
          <w:rStyle w:val="1111"/>
        </w:rPr>
        <w:t xml:space="preserve">Exercise much faith, that is the way for contentedness.</w:t>
      </w:r>
      <w:r>
        <w:rPr>
          <w:rStyle w:val="1111"/>
        </w:rPr>
        <w:t xml:space="preserve"> After thou hast done with all considerations that reason may suggest to thee,</w:t>
      </w:r>
      <w:r>
        <w:rPr>
          <w:rStyle w:val="1111"/>
        </w:rPr>
        <w:t xml:space="preserve"> if thou findest that these do not do it, Oh then call for grace of faith, a man may go very far with the use of reason alone to help him to contentment, but when reason is at a non-plus then set faith a work. It was a speech of the reverend Divine master </w:t>
      </w:r>
      <w:r>
        <w:rPr>
          <w:rStyle w:val="1111"/>
        </w:rPr>
        <w:t xml:space="preserve">Perkins</w:t>
      </w:r>
      <w:r>
        <w:rPr>
          <w:rStyle w:val="1111"/>
        </w:rPr>
        <w:t xml:space="preserve"> that God made so instrumental in his time, the life of faith (saith he)</w:t>
      </w:r>
      <w:r>
        <w:rPr>
          <w:rStyle w:val="1111"/>
        </w:rPr>
        <w:t xml:space="preserve"> it is a true life indeed, the only life. Exercise faith not only in that promise that all shall work together for good to them that fear God, but likewise exercise faith in God himself, as well as in his word, in the Attributes of God. It was a speech of </w:t>
      </w:r>
      <w:r>
        <w:rPr>
          <w:rStyle w:val="1111"/>
        </w:rPr>
        <w:t xml:space="preserve">Socrates</w:t>
      </w:r>
      <w:r>
        <w:rPr>
          <w:rStyle w:val="1111"/>
        </w:rPr>
        <w:t xml:space="preserve"> a Heathen, (saith he) since God is so careful for you, what need you be careful for any thing your selves? It was a strange speech of a Heathen.</w:t>
      </w:r>
      <w:r/>
    </w:p>
    <w:p>
      <w:pPr>
        <w:pStyle w:val="1132"/>
        <w:pBdr/>
        <w:spacing/>
        <w:ind/>
        <w:rPr/>
      </w:pPr>
      <w:r/>
      <w:bookmarkStart w:id="408" w:name="W199-199-article_4"/>
      <w:r/>
      <w:bookmarkEnd w:id="408"/>
      <w:r>
        <w:rPr>
          <w:rStyle w:val="1111"/>
        </w:rPr>
        <w:t xml:space="preserve">Oh Christian! if thou hast any faith, in the time of extremity think thus, this is the time that God cals for the exercise of faith, what canst thou do with thy faith if thou canst not quiet thy heart in discontent. It was the speech of one </w:t>
      </w:r>
      <w:r>
        <w:rPr>
          <w:rStyle w:val="1111"/>
        </w:rPr>
        <w:t xml:space="preserve">Theodosius</w:t>
      </w:r>
      <w:r>
        <w:rPr>
          <w:rStyle w:val="1111"/>
        </w:rPr>
        <w:t xml:space="preserve"> that had been a King, and afterwards was brought to such a low condition to get his living by being a School-master, one comes and asks him, What have you got by your Phylosophy from </w:t>
      </w:r>
      <w:r>
        <w:rPr>
          <w:rStyle w:val="1111"/>
        </w:rPr>
        <w:t xml:space="preserve">Plato</w:t>
      </w:r>
      <w:r>
        <w:rPr>
          <w:rStyle w:val="1111"/>
        </w:rPr>
        <w:t xml:space="preserve"> and others? what have I got (saith he) I have got this, that though my condition be changed from so high a</w:t>
      </w:r>
      <w:r>
        <w:rPr>
          <w:rStyle w:val="1111"/>
        </w:rPr>
        <w:t xml:space="preserve"> condition to so low, yet I have got this, I can be content. So what doest thou get by being a Beleever, a Christian? what canst thou do by thy faith? I can do this, I can in all estates cast my care upon God, cast my burden upon God, I can cōmit my way </w:t>
      </w:r>
      <w:r/>
    </w:p>
    <w:p>
      <w:pPr>
        <w:pStyle w:val="1132"/>
        <w:pBdr/>
        <w:spacing/>
        <w:ind/>
        <w:rPr/>
      </w:pPr>
      <w:r/>
      <w:bookmarkStart w:id="408" w:name="anchor-417"/>
      <w:r/>
      <w:bookmarkEnd w:id="408"/>
      <w:r>
        <w:rPr>
          <w:rStyle w:val="1111"/>
        </w:rPr>
        <w:t xml:space="preserve">Page</w:t>
      </w:r>
      <w:r>
        <w:rPr>
          <w:rStyle w:val="1111"/>
        </w:rPr>
        <w:t xml:space="preserve"> 199</w:t>
      </w:r>
      <w:r/>
    </w:p>
    <w:p>
      <w:pPr>
        <w:pStyle w:val="1132"/>
        <w:pBdr/>
        <w:spacing/>
        <w:ind/>
        <w:rPr/>
      </w:pPr>
      <w:r/>
      <w:bookmarkStart w:id="409" w:name="anchor-418"/>
      <w:r/>
      <w:bookmarkEnd w:id="409"/>
      <w:r>
        <w:rPr>
          <w:rStyle w:val="1111"/>
        </w:rPr>
        <w:t xml:space="preserve">to God in peace, faith can do this. Therefore when reason can go no higher, let faith get upon the shoulders of reason and say, I see land though reason cannot see it, I see good that will come out of all this evil.</w:t>
      </w:r>
      <w:r/>
    </w:p>
    <w:p>
      <w:pPr>
        <w:pStyle w:val="1132"/>
        <w:pBdr/>
        <w:spacing/>
        <w:ind/>
        <w:rPr/>
      </w:pPr>
      <w:r/>
      <w:bookmarkStart w:id="410" w:name="W200-200-article_2"/>
      <w:r/>
      <w:bookmarkEnd w:id="410"/>
      <w:r>
        <w:rPr>
          <w:rStyle w:val="1111"/>
        </w:rPr>
        <w:t xml:space="preserve">Exercise faith in thy often resignation of thy self to God, in giving of thy self up to God and his waies, the more thou dost in a beleeving way surrender up thy self to God, the more quiet and peace wilt thou have; that's the fift thing.</w:t>
      </w:r>
      <w:r/>
    </w:p>
    <w:p>
      <w:pPr>
        <w:pStyle w:val="1147"/>
        <w:pBdr/>
        <w:spacing/>
        <w:ind/>
        <w:rPr/>
      </w:pPr>
      <w:r/>
      <w:bookmarkStart w:id="410" w:name="W200-200-article_3"/>
      <w:r/>
      <w:bookmarkEnd w:id="410"/>
      <w:r>
        <w:rPr>
          <w:rStyle w:val="1149"/>
        </w:rPr>
        <w:t xml:space="preserve">The Sixth Direction.</w:t>
      </w:r>
      <w:r/>
    </w:p>
    <w:p>
      <w:pPr>
        <w:pStyle w:val="1132"/>
        <w:pBdr/>
        <w:spacing/>
        <w:ind/>
        <w:rPr/>
      </w:pPr>
      <w:r/>
      <w:bookmarkStart w:id="410" w:name="W200-200-article_4"/>
      <w:r/>
      <w:bookmarkEnd w:id="410"/>
      <w:r>
        <w:rPr>
          <w:rStyle w:val="1111"/>
        </w:rPr>
        <w:t xml:space="preserve">The sixth Direction for Contentment is, </w:t>
      </w:r>
      <w:r>
        <w:rPr>
          <w:rStyle w:val="1111"/>
        </w:rPr>
        <w:t xml:space="preserve">To labour to be spiritually minded</w:t>
      </w:r>
      <w:r>
        <w:rPr>
          <w:rStyle w:val="1111"/>
        </w:rPr>
        <w:t xml:space="preserve">; that is, be often in meditation of the things that are above,</w:t>
      </w:r>
      <w:hyperlink w:tooltip="#anchor-419" w:anchor="anchor-419" w:history="1">
        <w:r>
          <w:rPr>
            <w:rStyle w:val="1125"/>
          </w:rPr>
          <w:t xml:space="preserve">* 1.9</w:t>
        </w:r>
        <w:r>
          <w:rPr>
            <w:rStyle w:val="1111"/>
          </w:rPr>
          <w:t xml:space="preserve">If we be risen with Christ</w:t>
        </w:r>
        <w:r>
          <w:rPr>
            <w:rStyle w:val="1111"/>
          </w:rPr>
          <w:t xml:space="preserve"> (saith the Scriptures) </w:t>
        </w:r>
        <w:r>
          <w:rPr>
            <w:rStyle w:val="1111"/>
          </w:rPr>
          <w:t xml:space="preserve">let us seek the things that are above, where Christ is that sits at the right hand of God.</w:t>
        </w:r>
        <w:r>
          <w:rPr>
            <w:rStyle w:val="1111"/>
          </w:rPr>
          <w:t xml:space="preserve"> Be much</w:t>
        </w:r>
        <w:r>
          <w:rPr>
            <w:rStyle w:val="1111"/>
          </w:rPr>
          <w:t xml:space="preserve"> in spiritual thoughts, in conversing with things above; many Christians that have an interest in the things of Heaven yet converse but very little with them, their meditations are not much upon heavenly things. It is that that some give as the reason why </w:t>
        </w:r>
        <w:r>
          <w:rPr>
            <w:rStyle w:val="1111"/>
          </w:rPr>
          <w:t xml:space="preserve">Adam</w:t>
        </w:r>
        <w:r>
          <w:rPr>
            <w:rStyle w:val="1111"/>
          </w:rPr>
          <w:t xml:space="preserve"> did not see his nakednesse, some think that he had so much converse with God and with things above Sence, that he did not so much mind or think of nakednesse what it was, but whether that were so or </w:t>
        </w:r>
        <w:r>
          <w:rPr>
            <w:rStyle w:val="1111"/>
          </w:rPr>
          <w:t xml:space="preserve">no I will not say, but this I say and am certain of, the reason why we are so troubled with our nakednesses with any wants that we have, it's because we converse so little with God, so little with spiritual things, the conversing with spiritual things wou</w:t>
        </w:r>
        <w:r>
          <w:rPr>
            <w:rStyle w:val="1111"/>
          </w:rPr>
          <w:t xml:space="preserve">ld lift us above the things of the world; Those that are bit or stung with a Snake, it is because they tread upon the ground, if they could be lifted up above the earth they need never fear to be stung with the Snakes that are crawling underneath: so I may</w:t>
        </w:r>
        <w:r>
          <w:rPr>
            <w:rStyle w:val="1111"/>
          </w:rPr>
          <w:t xml:space="preserve"> compare the sinful distemper of murmuring, and the temptations and evils that comes from thence to be like Snakes that crawl up and down below, but if we could get higher we should not be stung by them: A heavenly conversation is the way for Contentment.</w:t>
        </w:r>
      </w:hyperlink>
      <w:r/>
      <w:r/>
    </w:p>
    <w:p>
      <w:pPr>
        <w:pStyle w:val="1132"/>
        <w:pBdr/>
        <w:spacing/>
        <w:ind/>
        <w:rPr/>
      </w:pPr>
      <w:r/>
      <w:bookmarkStart w:id="410" w:name="anchor-420"/>
      <w:r/>
      <w:bookmarkEnd w:id="410"/>
      <w:r>
        <w:rPr>
          <w:rStyle w:val="1111"/>
        </w:rPr>
        <w:t xml:space="preserve">Page</w:t>
      </w:r>
      <w:r>
        <w:rPr>
          <w:rStyle w:val="1111"/>
        </w:rPr>
        <w:t xml:space="preserve"> 200</w:t>
      </w:r>
      <w:r/>
    </w:p>
    <w:p>
      <w:pPr>
        <w:pStyle w:val="1147"/>
        <w:pBdr/>
        <w:spacing/>
        <w:ind/>
        <w:rPr/>
      </w:pPr>
      <w:r/>
      <w:bookmarkStart w:id="411" w:name="anchor-421"/>
      <w:r/>
      <w:bookmarkEnd w:id="411"/>
      <w:r>
        <w:rPr>
          <w:rStyle w:val="1149"/>
        </w:rPr>
        <w:t xml:space="preserve">The Seventh Direction.</w:t>
      </w:r>
      <w:r/>
    </w:p>
    <w:p>
      <w:pPr>
        <w:pStyle w:val="1132"/>
        <w:pBdr/>
        <w:spacing/>
        <w:ind/>
        <w:rPr/>
      </w:pPr>
      <w:r/>
      <w:bookmarkStart w:id="412" w:name="W201-201-article_2"/>
      <w:r/>
      <w:bookmarkEnd w:id="412"/>
      <w:r>
        <w:rPr>
          <w:rStyle w:val="1111"/>
        </w:rPr>
        <w:t xml:space="preserve">A seventh rule is, </w:t>
      </w:r>
      <w:r>
        <w:rPr>
          <w:rStyle w:val="1111"/>
        </w:rPr>
        <w:t xml:space="preserve">Do not promise to your selves too much beforehand, do not make account of too great things</w:t>
      </w:r>
      <w:r>
        <w:rPr>
          <w:rStyle w:val="1111"/>
        </w:rPr>
        <w:t xml:space="preserve">: It is good for us to take hold very low and not think to pitch too high, do not soar too high in your thoughts beforehand, to think, oh if I had this and this, and imagine great matters to your selves, but be as good </w:t>
      </w:r>
      <w:r>
        <w:rPr>
          <w:rStyle w:val="1111"/>
        </w:rPr>
        <w:t xml:space="preserve">Jacob,</w:t>
      </w:r>
      <w:r>
        <w:rPr>
          <w:rStyle w:val="1111"/>
        </w:rPr>
        <w:t xml:space="preserve"> you know he was a man that lived a very contented life in a mean condition, (saith he) </w:t>
      </w:r>
      <w:r>
        <w:rPr>
          <w:rStyle w:val="1111"/>
        </w:rPr>
        <w:t xml:space="preserve">Lord if I may but have cloaths to put on, and meat to eat</w:t>
      </w:r>
      <w:r>
        <w:rPr>
          <w:rStyle w:val="1111"/>
        </w:rPr>
        <w:t xml:space="preserve">; he lookt no higher, he was content with that: so if we would not pitch our thoughts high and think that we might have what others have, so much, and so much, when we meet with disappointments we would not be so much troubled: and so </w:t>
      </w:r>
      <w:r>
        <w:rPr>
          <w:rStyle w:val="1111"/>
        </w:rPr>
        <w:t xml:space="preserve">Paul, If we have but meat and drink and cloathing, let us be therewith content</w:t>
      </w:r>
      <w:r>
        <w:rPr>
          <w:rStyle w:val="1111"/>
        </w:rPr>
        <w:t xml:space="preserve">; he did not soar too high aloft, those that look at high things in the world they meet with </w:t>
      </w:r>
      <w:r>
        <w:rPr>
          <w:rStyle w:val="1111"/>
        </w:rPr>
        <w:t xml:space="preserve">disappointments and so they come to be discontent; be as high as you will in Spiritual meditations, God gives liberty there to any one of you to be as high as you will, above Angels, but for your outward estate God would not have you aim at high things, </w:t>
      </w:r>
      <w:r>
        <w:rPr>
          <w:rStyle w:val="1111"/>
        </w:rPr>
        <w:t xml:space="preserve">Seekest thou great things</w:t>
      </w:r>
      <w:r>
        <w:rPr>
          <w:rStyle w:val="1111"/>
        </w:rPr>
        <w:t xml:space="preserve"> (saith the Lord to </w:t>
      </w:r>
      <w:r>
        <w:rPr>
          <w:rStyle w:val="1111"/>
        </w:rPr>
        <w:t xml:space="preserve">Baruch</w:t>
      </w:r>
      <w:r>
        <w:rPr>
          <w:rStyle w:val="1111"/>
        </w:rPr>
        <w:t xml:space="preserve">) </w:t>
      </w:r>
      <w:r>
        <w:rPr>
          <w:rStyle w:val="1111"/>
        </w:rPr>
        <w:t xml:space="preserve">seek them not, you shall have your life for a prey.</w:t>
      </w:r>
      <w:r>
        <w:rPr>
          <w:rStyle w:val="1111"/>
        </w:rPr>
        <w:t xml:space="preserve"> In these times especially, it were a very great evil for any to aim at great things, </w:t>
      </w:r>
      <w:r>
        <w:rPr>
          <w:rStyle w:val="1111"/>
        </w:rPr>
        <w:t xml:space="preserve">Seek them not,</w:t>
      </w:r>
      <w:r>
        <w:rPr>
          <w:rStyle w:val="1111"/>
        </w:rPr>
        <w:t xml:space="preserve"> be willing to take hold low, &amp; to creep low, and if God doth raise thee thou shalt have cause to blesse him, but if thou shouldest no</w:t>
      </w:r>
      <w:r>
        <w:rPr>
          <w:rStyle w:val="1111"/>
        </w:rPr>
        <w:t xml:space="preserve">t be raised there would not be much trouble, one that creeps low cannot fall far, but it is those that are on high whose fall doth bruise them most; that is a good rule, Promise not your selves great matters, neither aime at any great things in the world.</w:t>
      </w:r>
      <w:r/>
    </w:p>
    <w:p>
      <w:pPr>
        <w:pStyle w:val="1147"/>
        <w:pBdr/>
        <w:spacing/>
        <w:ind/>
        <w:rPr/>
      </w:pPr>
      <w:r/>
      <w:bookmarkStart w:id="412" w:name="W201-201-article_3"/>
      <w:r/>
      <w:bookmarkEnd w:id="412"/>
      <w:r>
        <w:rPr>
          <w:rStyle w:val="1149"/>
        </w:rPr>
        <w:t xml:space="preserve">The Eighth Direction.</w:t>
      </w:r>
      <w:r/>
    </w:p>
    <w:p>
      <w:pPr>
        <w:pStyle w:val="1132"/>
        <w:pBdr/>
        <w:spacing/>
        <w:ind/>
        <w:rPr/>
      </w:pPr>
      <w:r/>
      <w:bookmarkStart w:id="412" w:name="W201-201-article_4"/>
      <w:r/>
      <w:bookmarkEnd w:id="412"/>
      <w:r>
        <w:rPr>
          <w:rStyle w:val="1111"/>
        </w:rPr>
        <w:t xml:space="preserve">Labour to get your hearts mortified to the world, dead to the world</w:t>
      </w:r>
      <w:r>
        <w:rPr>
          <w:rStyle w:val="1111"/>
        </w:rPr>
        <w:t xml:space="preserve">: we must not content our selves that we have gotten some reasoning about the vanity of the Creature, and such kind of things as these are, but we must exercise mortification, and be crucified to the world, saith </w:t>
      </w:r>
      <w:r>
        <w:rPr>
          <w:rStyle w:val="1111"/>
        </w:rPr>
        <w:t xml:space="preserve">Paul, I die daily,</w:t>
      </w:r>
      <w:r>
        <w:rPr>
          <w:rStyle w:val="1111"/>
        </w:rPr>
        <w:t xml:space="preserve"> we should die daily to </w:t>
      </w:r>
      <w:r/>
    </w:p>
    <w:p>
      <w:pPr>
        <w:pStyle w:val="1132"/>
        <w:pBdr/>
        <w:spacing/>
        <w:ind/>
        <w:rPr/>
      </w:pPr>
      <w:r/>
      <w:bookmarkStart w:id="412" w:name="anchor-422"/>
      <w:r/>
      <w:bookmarkEnd w:id="412"/>
      <w:r>
        <w:rPr>
          <w:rStyle w:val="1111"/>
        </w:rPr>
        <w:t xml:space="preserve">Page</w:t>
      </w:r>
      <w:r>
        <w:rPr>
          <w:rStyle w:val="1111"/>
        </w:rPr>
        <w:t xml:space="preserve"> 201</w:t>
      </w:r>
      <w:r/>
    </w:p>
    <w:p>
      <w:pPr>
        <w:pStyle w:val="1132"/>
        <w:pBdr/>
        <w:spacing/>
        <w:ind/>
        <w:rPr/>
      </w:pPr>
      <w:r/>
      <w:bookmarkStart w:id="413" w:name="anchor-423"/>
      <w:r/>
      <w:bookmarkEnd w:id="413"/>
      <w:r>
        <w:rPr>
          <w:rStyle w:val="1111"/>
        </w:rPr>
        <w:t xml:space="preserve">the world, </w:t>
      </w:r>
      <w:r>
        <w:rPr>
          <w:rStyle w:val="1111"/>
        </w:rPr>
        <w:t xml:space="preserve">We are baptized into the death of Christ,</w:t>
      </w:r>
      <w:r>
        <w:rPr>
          <w:rStyle w:val="1111"/>
        </w:rPr>
        <w:t xml:space="preserve"> that is to signifie that we have taken such a profession as to professe to be even as dead men to the world, now there's no crosses that fals out in the world that doth trouble those that are</w:t>
      </w:r>
      <w:r>
        <w:rPr>
          <w:rStyle w:val="1111"/>
        </w:rPr>
        <w:t xml:space="preserve"> dead, if our hearts were dead to the world we should not be much troubled with the changes of the world, nor the tossings about of worldly things. As it is very observable in those souldiers that came to break the bones of Christ, they brake the legs of </w:t>
      </w:r>
      <w:r>
        <w:rPr>
          <w:rStyle w:val="1111"/>
        </w:rPr>
        <w:t xml:space="preserve">one that was crucified with him, and of the other, but when they came to Christ they found he was dead, and so they did not break his legs, there was a providence in it, to fulfil a Prophesie, but because they found he was dead they did not break his bones</w:t>
      </w:r>
      <w:r>
        <w:rPr>
          <w:rStyle w:val="1111"/>
        </w:rPr>
        <w:t xml:space="preserve">. Let Afflictions and trouble find thee with a mortified heart to the world and they will not break thy bones; the bones of those that are broken by crosses &amp; afflictions are those that are alive to the world, that are not dead to the world; but one that h</w:t>
      </w:r>
      <w:r>
        <w:rPr>
          <w:rStyle w:val="1111"/>
        </w:rPr>
        <w:t xml:space="preserve">ath a mortified heart and dead to the world, no afflictions or troubles will break the bones of such a one, that is, they will not be very grievous or painful to such a one as is mortified to the world: This I fear is a mystery and riddle to many, for o</w:t>
      </w:r>
      <w:r>
        <w:rPr>
          <w:rStyle w:val="1111"/>
        </w:rPr>
        <w:t xml:space="preserve">ne to be dead to the world, to be mortified to the world. Now it is not my work to open to you what Mortification is, or death to the world is, but only thus, to have our hearts so taken off from the things of the world, as to use them as if one used them </w:t>
      </w:r>
      <w:r>
        <w:rPr>
          <w:rStyle w:val="1111"/>
        </w:rPr>
        <w:t xml:space="preserve">not, not to make account that our lives, our comforts, our happinesse doth consist in these things, they are things that are of another nature that our happinesse doth consist in, and we may be happy without these, this is a kind of deadnesse to the world.</w:t>
      </w:r>
      <w:r/>
    </w:p>
    <w:p>
      <w:pPr>
        <w:pStyle w:val="1147"/>
        <w:pBdr/>
        <w:spacing/>
        <w:ind/>
        <w:rPr/>
      </w:pPr>
      <w:r/>
      <w:bookmarkStart w:id="414" w:name="W202-202-article_2"/>
      <w:r/>
      <w:bookmarkEnd w:id="414"/>
      <w:r>
        <w:rPr>
          <w:rStyle w:val="1149"/>
        </w:rPr>
        <w:t xml:space="preserve">The Ninth Direction.</w:t>
      </w:r>
      <w:r/>
    </w:p>
    <w:p>
      <w:pPr>
        <w:pStyle w:val="1132"/>
        <w:pBdr/>
        <w:spacing/>
        <w:ind/>
        <w:rPr/>
      </w:pPr>
      <w:r/>
      <w:bookmarkStart w:id="414" w:name="W202-202-article_3"/>
      <w:r/>
      <w:bookmarkEnd w:id="414"/>
      <w:r>
        <w:rPr>
          <w:rStyle w:val="1111"/>
        </w:rPr>
        <w:t xml:space="preserve">Let not men and women pore too much upon their Afflictions,</w:t>
      </w:r>
      <w:r>
        <w:rPr>
          <w:rStyle w:val="1111"/>
        </w:rPr>
        <w:t xml:space="preserve"> that is, busie their thoughts too much to look down into the</w:t>
      </w:r>
      <w:r>
        <w:rPr>
          <w:rStyle w:val="1111"/>
        </w:rPr>
        <w:t xml:space="preserve">ir Afflictions; you shall have many people that all their thoughts are taken up about what their crosses and afflictions are, they are altogether thinking and speaking of them, it's just with them as with a child that hath a sore about him, his finger is </w:t>
      </w:r>
      <w:r/>
    </w:p>
    <w:p>
      <w:pPr>
        <w:pStyle w:val="1132"/>
        <w:pBdr/>
        <w:spacing/>
        <w:ind/>
        <w:rPr/>
      </w:pPr>
      <w:r/>
      <w:bookmarkStart w:id="414" w:name="anchor-424"/>
      <w:r/>
      <w:bookmarkEnd w:id="414"/>
      <w:r>
        <w:rPr>
          <w:rStyle w:val="1111"/>
        </w:rPr>
        <w:t xml:space="preserve">Page</w:t>
      </w:r>
      <w:r>
        <w:rPr>
          <w:rStyle w:val="1111"/>
        </w:rPr>
        <w:t xml:space="preserve"> 202</w:t>
      </w:r>
      <w:r/>
    </w:p>
    <w:p>
      <w:pPr>
        <w:pStyle w:val="1132"/>
        <w:pBdr/>
        <w:spacing/>
        <w:ind/>
        <w:rPr/>
      </w:pPr>
      <w:r/>
      <w:bookmarkStart w:id="415" w:name="anchor-425"/>
      <w:r/>
      <w:bookmarkEnd w:id="415"/>
      <w:r>
        <w:rPr>
          <w:rStyle w:val="1111"/>
        </w:rPr>
        <w:t xml:space="preserve">alwaies upon the sore; and so men and women their thoughts are alwaies upon their afflictions, when they awake in the night their thoughts are upon their afflictions, and when t</w:t>
      </w:r>
      <w:r>
        <w:rPr>
          <w:rStyle w:val="1111"/>
        </w:rPr>
        <w:t xml:space="preserve">hey converse with others (nay it may be when they are praying to God) they are thinking of their afflictions. Oh! no mervail though you live a discontented life, if your thoughts be alwaies poring upon such things, you should rather labour to have your th</w:t>
      </w:r>
      <w:r>
        <w:rPr>
          <w:rStyle w:val="1111"/>
        </w:rPr>
        <w:t xml:space="preserve">oughts upon those things that may comfort you: You shall have many that if you propound any rule to them to do them good, they take it well while they are with you, and thank you for it, but when they are gone they soon forget it. It is very observable of </w:t>
      </w:r>
      <w:r>
        <w:rPr>
          <w:rStyle w:val="1111"/>
        </w:rPr>
        <w:t xml:space="preserve">Jacob,</w:t>
      </w:r>
      <w:r>
        <w:rPr>
          <w:rStyle w:val="1111"/>
        </w:rPr>
        <w:t xml:space="preserve"> that when his wife died in child-birth, his wife called the child </w:t>
      </w:r>
      <w:r>
        <w:rPr>
          <w:rStyle w:val="1111"/>
        </w:rPr>
        <w:t xml:space="preserve">Ben-oni,</w:t>
      </w:r>
      <w:r>
        <w:rPr>
          <w:rStyle w:val="1111"/>
        </w:rPr>
        <w:t xml:space="preserve"> that is, a son of sorrows; now </w:t>
      </w:r>
      <w:r>
        <w:rPr>
          <w:rStyle w:val="1111"/>
        </w:rPr>
        <w:t xml:space="preserve">Jacob,</w:t>
      </w:r>
      <w:r>
        <w:rPr>
          <w:rStyle w:val="1111"/>
        </w:rPr>
        <w:t xml:space="preserve"> he thought with himself, if I should call this child </w:t>
      </w:r>
      <w:r>
        <w:rPr>
          <w:rStyle w:val="1111"/>
        </w:rPr>
        <w:t xml:space="preserve">Ben-oni,</w:t>
      </w:r>
      <w:r>
        <w:rPr>
          <w:rStyle w:val="1111"/>
        </w:rPr>
        <w:t xml:space="preserve"> every time that I name him it will put me in mind of the death of my dear wife, and of that affliction, and that will be a continued affliction to me, therefore I will not have my child have that name; and so the text saith, that </w:t>
      </w:r>
      <w:r>
        <w:rPr>
          <w:rStyle w:val="1111"/>
        </w:rPr>
        <w:t xml:space="preserve">Jacob</w:t>
      </w:r>
      <w:r>
        <w:rPr>
          <w:rStyle w:val="1111"/>
        </w:rPr>
        <w:t xml:space="preserve"> called his name </w:t>
      </w:r>
      <w:r>
        <w:rPr>
          <w:rStyle w:val="1111"/>
        </w:rPr>
        <w:t xml:space="preserve">Benjamin,</w:t>
      </w:r>
      <w:r>
        <w:rPr>
          <w:rStyle w:val="1111"/>
        </w:rPr>
        <w:t xml:space="preserve"> and that was, the son of</w:t>
      </w:r>
      <w:r>
        <w:rPr>
          <w:rStyle w:val="1111"/>
        </w:rPr>
        <w:t xml:space="preserve"> my right hand: now this is to shew us thus much, that when afflictions befals us we should not give way to have our thoughts continually upon them, but rather upon those things that may stir up our thankfulness to God for mercies. It it the similitude of </w:t>
      </w:r>
      <w:r>
        <w:rPr>
          <w:rStyle w:val="1111"/>
        </w:rPr>
        <w:t xml:space="preserve">Basil,</w:t>
      </w:r>
      <w:r>
        <w:rPr>
          <w:rStyle w:val="1111"/>
        </w:rPr>
        <w:t xml:space="preserve"> a learned man, faith he, It is in this case as it is with men and women that have sore eyes, now it's not fit for those to be alwaies looking upon the fire, or upon the beams of the Sun; no (saith he) one that hath sore eyes must get things t</w:t>
      </w:r>
      <w:r>
        <w:rPr>
          <w:rStyle w:val="1111"/>
        </w:rPr>
        <w:t xml:space="preserve">hat are sutable to him, and such objects as are fit for one that hath such weak eyes, therefore they will get green colours, as that being a more easie colour and better for weak eyes, and they will hang green sarsnet before their eyes because it is more </w:t>
      </w:r>
      <w:r>
        <w:rPr>
          <w:rStyle w:val="1111"/>
        </w:rPr>
        <w:t xml:space="preserve">sutable to them: So weak spirits it's the very same, a man or woman that hath a weak spirit, they must not be looking upon the fire of their afflictions, upon those things that deject, that cast them down, but they are to be looking rather upon that which</w:t>
      </w:r>
      <w:r>
        <w:rPr>
          <w:rStyle w:val="1111"/>
        </w:rPr>
        <w:t xml:space="preserve"> may be sutable for the healing and helping of them, they should be considering of those things rather than the other. It will be of very great use and benefit to you if you do lay it to heart, not to be poring alwaies upon afflictions, but upon mercies.</w:t>
      </w:r>
      <w:r/>
    </w:p>
    <w:p>
      <w:pPr>
        <w:pStyle w:val="1132"/>
        <w:pBdr/>
        <w:spacing/>
        <w:ind/>
        <w:rPr/>
      </w:pPr>
      <w:r/>
      <w:bookmarkStart w:id="416" w:name="anchor-426"/>
      <w:r/>
      <w:bookmarkEnd w:id="416"/>
      <w:r>
        <w:rPr>
          <w:rStyle w:val="1111"/>
        </w:rPr>
        <w:t xml:space="preserve">Page</w:t>
      </w:r>
      <w:r>
        <w:rPr>
          <w:rStyle w:val="1111"/>
        </w:rPr>
        <w:t xml:space="preserve"> 203</w:t>
      </w:r>
      <w:r/>
    </w:p>
    <w:p>
      <w:pPr>
        <w:pStyle w:val="1147"/>
        <w:pBdr/>
        <w:spacing/>
        <w:ind/>
        <w:rPr/>
      </w:pPr>
      <w:r/>
      <w:bookmarkStart w:id="417" w:name="anchor-427"/>
      <w:r/>
      <w:bookmarkEnd w:id="417"/>
      <w:r>
        <w:rPr>
          <w:rStyle w:val="1149"/>
        </w:rPr>
        <w:t xml:space="preserve">The Tenth Direction.</w:t>
      </w:r>
      <w:r/>
    </w:p>
    <w:p>
      <w:pPr>
        <w:pStyle w:val="1132"/>
        <w:pBdr/>
        <w:spacing/>
        <w:ind/>
        <w:rPr/>
      </w:pPr>
      <w:r/>
      <w:bookmarkStart w:id="418" w:name="W204-204-article_2"/>
      <w:r/>
      <w:bookmarkEnd w:id="418"/>
      <w:r>
        <w:rPr>
          <w:rStyle w:val="1111"/>
        </w:rPr>
        <w:t xml:space="preserve">I beseech you observe this though you should forget many others. </w:t>
      </w:r>
      <w:r>
        <w:rPr>
          <w:rStyle w:val="1111"/>
        </w:rPr>
        <w:t xml:space="preserve">Make a good interpretation of Gods waies towards you,</w:t>
      </w:r>
      <w:r>
        <w:rPr>
          <w:rStyle w:val="1111"/>
        </w:rPr>
        <w:t xml:space="preserve"> if there can be any good interpretation made of Gods waies towards you, make it. Ye think it much if you have a friend that should alwaies make bad interpretations of your waies towards him, you would take that ill: If you should c</w:t>
      </w:r>
      <w:r>
        <w:rPr>
          <w:rStyle w:val="1111"/>
        </w:rPr>
        <w:t xml:space="preserve">onverse with people that you cannot speak a word in their hearing but they are ready to make an ill interpretation of it, and take it in an ill sense, you would think their company to be very tedious to you; it is very tedious to the Spirit of God when we </w:t>
      </w:r>
      <w:r>
        <w:rPr>
          <w:rStyle w:val="1111"/>
        </w:rPr>
        <w:t xml:space="preserve">make</w:t>
      </w:r>
      <w:r>
        <w:rPr>
          <w:rStyle w:val="1111"/>
        </w:rPr>
        <w:t xml:space="preserve"> such ill interpretations of his waies towards us. If God deals with us otherwise than we would have him, if there can be any sense worse than other made of it we will be sure to make it; as thus, when an affliction doth befal you, there may be many goo</w:t>
      </w:r>
      <w:r>
        <w:rPr>
          <w:rStyle w:val="1111"/>
        </w:rPr>
        <w:t xml:space="preserve">d senses made of Gods works towards you, you should think thus, it may be God intends only to try me by this, it may be God saw my heart too much set upon the Creature, and so intends to shew me what there is in my heart, it may be that God saw that if my </w:t>
      </w:r>
      <w:r>
        <w:rPr>
          <w:rStyle w:val="1111"/>
        </w:rPr>
        <w:t xml:space="preserve">estate did continue I should fall into sin, that the better my estate were the worse my soul would be, it may be God intended only to exercise some grace, it may be God intends to prepare me for some great work which he hath for me, thus you should reason.</w:t>
      </w:r>
      <w:r/>
    </w:p>
    <w:p>
      <w:pPr>
        <w:pStyle w:val="1132"/>
        <w:pBdr/>
        <w:spacing/>
        <w:ind/>
        <w:rPr/>
      </w:pPr>
      <w:r/>
      <w:bookmarkStart w:id="418" w:name="W204-204-article_3"/>
      <w:r/>
      <w:bookmarkEnd w:id="418"/>
      <w:r>
        <w:rPr>
          <w:rStyle w:val="1111"/>
        </w:rPr>
        <w:t xml:space="preserve">But we on the contrary make bad interpretations</w:t>
      </w:r>
      <w:r>
        <w:rPr>
          <w:rStyle w:val="1111"/>
        </w:rPr>
        <w:t xml:space="preserve"> of Gods thus dealing with us, and say, God doth not mean this, surely the Lord means by this to manifest his wrath and displeasure against me, and this is but a furtherance of further evils that he intends towards me: Just as they did in the wildernesse; </w:t>
      </w:r>
      <w:r>
        <w:rPr>
          <w:rStyle w:val="1111"/>
        </w:rPr>
        <w:t xml:space="preserve">God hath brought us hither to slay us.</w:t>
      </w:r>
      <w:r>
        <w:rPr>
          <w:rStyle w:val="1111"/>
        </w:rPr>
        <w:t xml:space="preserve"> This is is the worst interpretation that possibly you can make of Gods waies, Oh why will you make these worst interpretations when there may be better? In 1 </w:t>
      </w:r>
      <w:r>
        <w:rPr>
          <w:rStyle w:val="1111"/>
        </w:rPr>
        <w:t xml:space="preserve">Cor.</w:t>
      </w:r>
      <w:r>
        <w:rPr>
          <w:rStyle w:val="1111"/>
        </w:rPr>
        <w:t xml:space="preserve"> 13.5. when the Scripture speaks of love (saith the text) </w:t>
      </w:r>
      <w:r>
        <w:rPr>
          <w:rStyle w:val="1111"/>
        </w:rPr>
        <w:t xml:space="preserve">Love thinketh no evil.</w:t>
      </w:r>
      <w:r>
        <w:rPr>
          <w:rStyle w:val="1111"/>
        </w:rPr>
        <w:t xml:space="preserve"> Love is of that nature that if there may be ten interpretations made of a thing if nine of them be naught and one good, Love will take that which is good </w:t>
      </w:r>
      <w:r/>
    </w:p>
    <w:p>
      <w:pPr>
        <w:pStyle w:val="1132"/>
        <w:pBdr/>
        <w:spacing/>
        <w:ind/>
        <w:rPr/>
      </w:pPr>
      <w:r/>
      <w:bookmarkStart w:id="418" w:name="anchor-428"/>
      <w:r/>
      <w:bookmarkEnd w:id="418"/>
      <w:r>
        <w:rPr>
          <w:rStyle w:val="1111"/>
        </w:rPr>
        <w:t xml:space="preserve">Page</w:t>
      </w:r>
      <w:r>
        <w:rPr>
          <w:rStyle w:val="1111"/>
        </w:rPr>
        <w:t xml:space="preserve"> 204</w:t>
      </w:r>
      <w:r/>
    </w:p>
    <w:p>
      <w:pPr>
        <w:pStyle w:val="1132"/>
        <w:pBdr/>
        <w:spacing/>
        <w:ind/>
        <w:rPr/>
      </w:pPr>
      <w:r/>
      <w:bookmarkStart w:id="419" w:name="anchor-429"/>
      <w:r/>
      <w:bookmarkEnd w:id="419"/>
      <w:r>
        <w:rPr>
          <w:rStyle w:val="1111"/>
        </w:rPr>
        <w:t xml:space="preserve">and leav</w:t>
      </w:r>
      <w:r>
        <w:rPr>
          <w:rStyle w:val="1111"/>
        </w:rPr>
        <w:t xml:space="preserve">e the other nine; and so though there might be ten interpretations presented to thee concerning Gods waies towards thee, and if but one be good and nine naught, thou shouldest take that one that is good and leave the other nine. I beseech you consider, Go</w:t>
      </w:r>
      <w:r>
        <w:rPr>
          <w:rStyle w:val="1111"/>
        </w:rPr>
        <w:t xml:space="preserve">d doth not deal by you as you deal with him, should God make the worst interpretation of all your waies towards him, as you do of his towards you it would be very ill with you, God is pleased to manifest his love thus to us, to make the best interpretatio</w:t>
      </w:r>
      <w:r>
        <w:rPr>
          <w:rStyle w:val="1111"/>
        </w:rPr>
        <w:t xml:space="preserve">ns of what we do, and therefore it is, that God doth put a sense upon the actions of his people that one would think could hardly be, as thus, God is pleased to cal those perfect that have but any uprightnesse of heart in them, he accounteth them perfect, </w:t>
      </w:r>
      <w:r>
        <w:rPr>
          <w:rStyle w:val="1111"/>
        </w:rPr>
        <w:t xml:space="preserve">Be ye perfect as your heavenly father is perfect</w:t>
      </w:r>
      <w:r>
        <w:rPr>
          <w:rStyle w:val="1111"/>
        </w:rPr>
        <w:t xml:space="preserve">; uprightnesse in Gods sense is perfection. Now alas when we look into our own hearts we can s</w:t>
      </w:r>
      <w:r>
        <w:rPr>
          <w:rStyle w:val="1111"/>
        </w:rPr>
        <w:t xml:space="preserve">carce see any good at all there, and yet God is plesed to make such an interpretation as to say, it is perfect: When we look into our own hearts we can see nothing but uncleannesse, God, he calls you his Saints, he calls the meanest Christian that hath th</w:t>
      </w:r>
      <w:r>
        <w:rPr>
          <w:rStyle w:val="1111"/>
        </w:rPr>
        <w:t xml:space="preserve">e least grace under the greatest corruption, his Saint; you say, we cannot be Saints here, but yet in Gods esteem we are Saints: You know the usual title the holy Ghost gives (in several of the Epistles) to those that had any grace, any uprightness, is, </w:t>
      </w:r>
      <w:r>
        <w:rPr>
          <w:rStyle w:val="1111"/>
        </w:rPr>
        <w:t xml:space="preserve">To the Saints</w:t>
      </w:r>
      <w:r>
        <w:rPr>
          <w:rStyle w:val="1111"/>
        </w:rPr>
        <w:t xml:space="preserve"> in such a place; you see what an interpretation God puts upon them, they are Saints to him, and so I might name</w:t>
      </w:r>
      <w:r>
        <w:rPr>
          <w:rStyle w:val="1111"/>
        </w:rPr>
        <w:t xml:space="preserve"> in divers other particulars, God makes the best interpretation of things, if there be abundance of evil and a little good, God rather passes by the evil and takes notice of the good: That somtimes I have made use of, which is a very observable placs in </w:t>
      </w:r>
      <w:r>
        <w:rPr>
          <w:rStyle w:val="1111"/>
        </w:rPr>
        <w:t xml:space="preserve">Peter,</w:t>
      </w:r>
      <w:r>
        <w:rPr>
          <w:rStyle w:val="1111"/>
        </w:rPr>
        <w:t xml:space="preserve"> concerning </w:t>
      </w:r>
      <w:r>
        <w:rPr>
          <w:rStyle w:val="1111"/>
        </w:rPr>
        <w:t xml:space="preserve">Sarah, Sarah</w:t>
      </w:r>
      <w:r>
        <w:rPr>
          <w:rStyle w:val="1111"/>
        </w:rPr>
        <w:t xml:space="preserve"> had a speech to her husband in </w:t>
      </w:r>
      <w:r>
        <w:rPr>
          <w:rStyle w:val="1111"/>
        </w:rPr>
        <w:t xml:space="preserve">Genesis,</w:t>
      </w:r>
      <w:r>
        <w:rPr>
          <w:rStyle w:val="1111"/>
        </w:rPr>
        <w:t xml:space="preserve"> 18.12. she called her husband lord, but there was but that one good word in an ill speech, it was an unbeleeving speech, but yet when the Apostle mentions that speech in 1 </w:t>
      </w:r>
      <w:r>
        <w:rPr>
          <w:rStyle w:val="1111"/>
        </w:rPr>
        <w:t xml:space="preserve">Pet.</w:t>
      </w:r>
      <w:r>
        <w:rPr>
          <w:rStyle w:val="1111"/>
        </w:rPr>
        <w:t xml:space="preserve"> 3.6. the holy Ghost leaves all the ill, and co</w:t>
      </w:r>
      <w:r>
        <w:rPr>
          <w:rStyle w:val="1111"/>
        </w:rPr>
        <w:t xml:space="preserve">mmends her for calling her husband lord, for putting a reverend title upon her husband; thus how graciously doth God deal with us? If there be but one good word among a great many ill, what an interpretation God makes! so should we do, if there be but any </w:t>
      </w:r>
      <w:r/>
    </w:p>
    <w:p>
      <w:pPr>
        <w:pStyle w:val="1132"/>
        <w:pBdr/>
        <w:spacing/>
        <w:ind/>
        <w:rPr/>
      </w:pPr>
      <w:r/>
      <w:bookmarkStart w:id="420" w:name="anchor-430"/>
      <w:r/>
      <w:bookmarkEnd w:id="420"/>
      <w:r>
        <w:rPr>
          <w:rStyle w:val="1111"/>
        </w:rPr>
        <w:t xml:space="preserve">Page</w:t>
      </w:r>
      <w:r>
        <w:rPr>
          <w:rStyle w:val="1111"/>
        </w:rPr>
        <w:t xml:space="preserve"> 205</w:t>
      </w:r>
      <w:r/>
    </w:p>
    <w:p>
      <w:pPr>
        <w:pStyle w:val="1132"/>
        <w:pBdr/>
        <w:spacing/>
        <w:ind/>
        <w:rPr/>
      </w:pPr>
      <w:r/>
      <w:bookmarkStart w:id="421" w:name="anchor-431"/>
      <w:r/>
      <w:bookmarkEnd w:id="421"/>
      <w:r>
        <w:rPr>
          <w:rStyle w:val="1111"/>
        </w:rPr>
        <w:t xml:space="preserve">one good interpretation that we can make of a thing we should rather make use of the good one than of the ill; Oh m</w:t>
      </w:r>
      <w:r>
        <w:rPr>
          <w:rStyle w:val="1111"/>
        </w:rPr>
        <w:t xml:space="preserve">y brethren, (I would I could now speak only to such as are godly) retain good thoughts of God, take heed of judging God to be a hard master, make good interpretations of his waies, and that's a special means to help you to Contentment in all your courses.</w:t>
      </w:r>
      <w:r/>
    </w:p>
    <w:p>
      <w:pPr>
        <w:pStyle w:val="1147"/>
        <w:pBdr/>
        <w:spacing/>
        <w:ind/>
        <w:rPr/>
      </w:pPr>
      <w:r/>
      <w:bookmarkStart w:id="422" w:name="W206-206-article_2"/>
      <w:r/>
      <w:bookmarkEnd w:id="422"/>
      <w:r>
        <w:rPr>
          <w:rStyle w:val="1149"/>
        </w:rPr>
        <w:t xml:space="preserve">The Eleventh Direction.</w:t>
      </w:r>
      <w:r/>
    </w:p>
    <w:p>
      <w:pPr>
        <w:pStyle w:val="1132"/>
        <w:pBdr/>
        <w:spacing/>
        <w:ind/>
        <w:rPr/>
      </w:pPr>
      <w:r/>
      <w:bookmarkStart w:id="422" w:name="W206-206-article_3"/>
      <w:r/>
      <w:bookmarkEnd w:id="422"/>
      <w:r>
        <w:rPr>
          <w:rStyle w:val="1111"/>
        </w:rPr>
        <w:t xml:space="preserve">Do not so much regard the fancies of other men, as what indeed you feel your selves</w:t>
      </w:r>
      <w:r>
        <w:rPr>
          <w:rStyle w:val="1111"/>
        </w:rPr>
        <w:t xml:space="preserve">; for the reason of our discontentment many times, is rather from the fancies of other men than from what we find we want our selves, we think poverty to be such a great evil, why?</w:t>
      </w:r>
      <w:r>
        <w:rPr>
          <w:rStyle w:val="1111"/>
        </w:rPr>
        <w:t xml:space="preserve"> because it is so esteem'd by others, more than what people feel in it themselves except they be in extremity of poverty: I'le give you an evident demonstration that almost all the discontent in the world is rather from the fancies of others than from the</w:t>
      </w:r>
      <w:r>
        <w:rPr>
          <w:rStyle w:val="1111"/>
        </w:rPr>
        <w:t xml:space="preserve"> evil that is upon themselves. You that think your estates to be low and you are thereupon discontent, and it is a greivous affliction to you, but if all men in the world were poorer than you, then you would not be discontent, then you would rejoyce in you</w:t>
      </w:r>
      <w:r>
        <w:rPr>
          <w:rStyle w:val="1111"/>
        </w:rPr>
        <w:t xml:space="preserve">r estates though you had not a pennie more than you have: As take a man that can get but his twelve pence a day, and you will say, this were but a poor thing to maintain a familie? but suppose there were no man in the world that had more than this, yea th</w:t>
      </w:r>
      <w:r>
        <w:rPr>
          <w:rStyle w:val="1111"/>
        </w:rPr>
        <w:t xml:space="preserve">at all other men but your selves had somewhat lesse wages than you, then you would think your condition pretty good, you should have no more then than you have now, therefore it appears by this that it's rather from the fancies of other men than what you f</w:t>
      </w:r>
      <w:r>
        <w:rPr>
          <w:rStyle w:val="1111"/>
        </w:rPr>
        <w:t xml:space="preserve">eel that makes you think your condition to be so greivous, for if all the men in the world lookt upon you as happy, more happy than themselves then you would be contented; Oh let not your happinesse depend upon the fancies of other men. It is a speech of </w:t>
      </w:r>
      <w:r>
        <w:rPr>
          <w:rStyle w:val="1111"/>
        </w:rPr>
        <w:t xml:space="preserve">Chrisostom</w:t>
      </w:r>
      <w:r>
        <w:rPr>
          <w:rStyle w:val="1111"/>
        </w:rPr>
        <w:t xml:space="preserve"> I remember in this very case, Let us not make the people in this case to be our lords, as we must not make men to be the lords of our faith, so not the lords of our comforts; that is, that our comfort should depend more upon their imaginations, </w:t>
      </w:r>
      <w:r/>
    </w:p>
    <w:p>
      <w:pPr>
        <w:pStyle w:val="1132"/>
        <w:pBdr/>
        <w:spacing/>
        <w:ind/>
        <w:rPr/>
      </w:pPr>
      <w:r/>
      <w:bookmarkStart w:id="422" w:name="anchor-432"/>
      <w:r/>
      <w:bookmarkEnd w:id="422"/>
      <w:r>
        <w:rPr>
          <w:rStyle w:val="1111"/>
        </w:rPr>
        <w:t xml:space="preserve">Page</w:t>
      </w:r>
      <w:r>
        <w:rPr>
          <w:rStyle w:val="1111"/>
        </w:rPr>
        <w:t xml:space="preserve"> 206</w:t>
      </w:r>
      <w:r/>
    </w:p>
    <w:p>
      <w:pPr>
        <w:pStyle w:val="1132"/>
        <w:pBdr/>
        <w:spacing/>
        <w:ind/>
        <w:rPr/>
      </w:pPr>
      <w:r/>
      <w:bookmarkStart w:id="423" w:name="anchor-433"/>
      <w:r/>
      <w:bookmarkEnd w:id="423"/>
      <w:r>
        <w:rPr>
          <w:rStyle w:val="1111"/>
        </w:rPr>
        <w:t xml:space="preserve">than upon what we feel in our selves. It may be others think you to be i</w:t>
      </w:r>
      <w:r>
        <w:rPr>
          <w:rStyle w:val="1111"/>
        </w:rPr>
        <w:t xml:space="preserve">n an afflicted condition, yea but I thank God, for my self I do not so apprehend it, were it not for the disgrace, dis-esteem and slightings of other men, my condition would not be so bad to me as now it is, this is that that makes my condition afflictive.</w:t>
      </w:r>
      <w:r/>
    </w:p>
    <w:p>
      <w:pPr>
        <w:pStyle w:val="1147"/>
        <w:pBdr/>
        <w:spacing/>
        <w:ind/>
        <w:rPr/>
      </w:pPr>
      <w:r/>
      <w:bookmarkStart w:id="424" w:name="W207-207-article_2"/>
      <w:r/>
      <w:bookmarkEnd w:id="424"/>
      <w:r>
        <w:rPr>
          <w:rStyle w:val="1149"/>
        </w:rPr>
        <w:t xml:space="preserve">The Twelfth Direction.</w:t>
      </w:r>
      <w:r/>
    </w:p>
    <w:p>
      <w:pPr>
        <w:pStyle w:val="1132"/>
        <w:pBdr/>
        <w:spacing/>
        <w:ind/>
        <w:rPr/>
      </w:pPr>
      <w:r/>
      <w:bookmarkStart w:id="424" w:name="W207-207-article_3"/>
      <w:r/>
      <w:bookmarkEnd w:id="424"/>
      <w:r>
        <w:rPr>
          <w:rStyle w:val="1111"/>
        </w:rPr>
        <w:t xml:space="preserve">Be not inordinately taken up with the comforts of this world when you have them.</w:t>
      </w:r>
      <w:r>
        <w:rPr>
          <w:rStyle w:val="1111"/>
        </w:rPr>
        <w:t xml:space="preserve"> When you have them do not take too much content in them: that's a certain rule that, look how inordinate any man or</w:t>
      </w:r>
      <w:r>
        <w:rPr>
          <w:rStyle w:val="1111"/>
        </w:rPr>
        <w:t xml:space="preserve"> woman is in sorrow when a comfort is taken from them, so much immoderate were they in their rejoycing in the comfort when they had it: as now for instance, God takes away a child and you are inordinately sorrowful, beyond what God allows in a natural or </w:t>
      </w:r>
      <w:r>
        <w:rPr>
          <w:rStyle w:val="1111"/>
        </w:rPr>
        <w:t xml:space="preserve">Christian way, now though I never knew before how your heart was towards the child, yet when I see this, (though you be a meer stranger to me) I may without breach of charity conclude that your heart was immoderately set upon your child or husband, or upon</w:t>
      </w:r>
      <w:r>
        <w:rPr>
          <w:rStyle w:val="1111"/>
        </w:rPr>
        <w:t xml:space="preserve"> any other comfort that I see you greiving for when God hath taken it away; If you hear ill tydings about your estates, and your hearts are dejected immoderately, and you are in a discontented way because of such and such a crosse, certainly your hearts we</w:t>
      </w:r>
      <w:r>
        <w:rPr>
          <w:rStyle w:val="1111"/>
        </w:rPr>
        <w:t xml:space="preserve">re immoderatly set upon the world; and so likewise for your credit, if you hear others report this or that ill of you, and your hearts are dejected because you think you suffer in your name, your hearts were inordinatly set upon your name and credit; now </w:t>
      </w:r>
      <w:r>
        <w:rPr>
          <w:rStyle w:val="1111"/>
        </w:rPr>
        <w:t xml:space="preserve">therefore the way for you not to be immoderate in your sorrows for afflictions, it is not to be immoderate in your love and delights when you have prosperity. And these are the principal Directions for our help that we may live quiet and contented lives.</w:t>
      </w:r>
      <w:r/>
    </w:p>
    <w:p>
      <w:pPr>
        <w:pStyle w:val="1132"/>
        <w:pBdr/>
        <w:spacing/>
        <w:ind/>
        <w:rPr/>
      </w:pPr>
      <w:r/>
      <w:bookmarkStart w:id="424" w:name="W207-207-article_4"/>
      <w:r/>
      <w:bookmarkEnd w:id="424"/>
      <w:r>
        <w:rPr>
          <w:rStyle w:val="1111"/>
        </w:rPr>
        <w:t xml:space="preserve">My brethren, to conclude all for this point, if I could tell you that I knew how to shew you a way never to be in want of any thing, I make no question but then we should have much flocking to such a Sermon, when a man should undertake to </w:t>
      </w:r>
      <w:r/>
    </w:p>
    <w:p>
      <w:pPr>
        <w:pStyle w:val="1132"/>
        <w:pBdr/>
        <w:spacing/>
        <w:ind/>
        <w:rPr/>
      </w:pPr>
      <w:r/>
      <w:bookmarkStart w:id="424" w:name="anchor-434"/>
      <w:r/>
      <w:bookmarkEnd w:id="424"/>
      <w:r>
        <w:rPr>
          <w:rStyle w:val="1111"/>
        </w:rPr>
        <w:t xml:space="preserve">Page</w:t>
      </w:r>
      <w:r>
        <w:rPr>
          <w:rStyle w:val="1111"/>
        </w:rPr>
        <w:t xml:space="preserve"> 207</w:t>
      </w:r>
      <w:r/>
    </w:p>
    <w:p>
      <w:pPr>
        <w:pStyle w:val="1132"/>
        <w:pBdr/>
        <w:spacing/>
        <w:ind/>
        <w:rPr/>
      </w:pPr>
      <w:r/>
      <w:bookmarkStart w:id="425" w:name="anchor-435"/>
      <w:r/>
      <w:bookmarkEnd w:id="425"/>
      <w:r>
        <w:rPr>
          <w:rStyle w:val="1111"/>
        </w:rPr>
        <w:t xml:space="preserve">mann</w:t>
      </w:r>
      <w:r>
        <w:rPr>
          <w:rStyle w:val="1111"/>
        </w:rPr>
        <w:t xml:space="preserve">ifest to people that they should never be in want any more, but I have been now preaching unto you that that comes to as much, that that countervails this, that which is in effect all one. Is it not almost all one, never to be in want, or never to be witho</w:t>
      </w:r>
      <w:r>
        <w:rPr>
          <w:rStyle w:val="1111"/>
        </w:rPr>
        <w:t xml:space="preserve">ut Contentment? that man or woman that is never without a contented spirit, truly, can never be said to want much, Oh! the Word holds forth a way full of comfort and peace to the people of God even in this world, you may live happy lives in the mid'st of </w:t>
      </w:r>
      <w:r>
        <w:rPr>
          <w:rStyle w:val="1111"/>
        </w:rPr>
        <w:t xml:space="preserve">all the storms and tempests in the world, there is an Ark that you may come into, and no men in the world may live such comfortable, cheerful, and contented lives as the Saints of God: Oh that we had learn'd this lesson: I have been many Sermons about this</w:t>
      </w:r>
      <w:r>
        <w:rPr>
          <w:rStyle w:val="1111"/>
        </w:rPr>
        <w:t xml:space="preserve"> lesson of Contentment, but I am affraid that you will be longer in learning of it than I have been preaching of it; it is a harder thing to learn it than it is to speak or preach of it. (I remember) I have read of one man reading of that place in the 39. </w:t>
      </w:r>
      <w:r>
        <w:rPr>
          <w:rStyle w:val="1111"/>
        </w:rPr>
        <w:t xml:space="preserve">Psalm, I will take heed that I offend not with my tongue</w:t>
      </w:r>
      <w:r>
        <w:rPr>
          <w:rStyle w:val="1111"/>
        </w:rPr>
        <w:t xml:space="preserve">: saith he, I have been these 38. yeers a learning this lesson and have not learned it thorowly. The truth is, there are many (I am affraid) that have been professors neer eight and thirty yeers have hardly learn'd this les</w:t>
      </w:r>
      <w:r>
        <w:rPr>
          <w:rStyle w:val="1111"/>
        </w:rPr>
        <w:t xml:space="preserve">son, it were a good lesson for young professors to begin to learn this betimes: But now, this lesson of Christian Contentment it is as hard, and perhaps you may be many yeers in learning it: I am affraid there be some Christians that have not yet learned, </w:t>
      </w:r>
      <w:r>
        <w:rPr>
          <w:rStyle w:val="1111"/>
        </w:rPr>
        <w:t xml:space="preserve">Not to offend grosly with their tongues:</w:t>
      </w:r>
      <w:r>
        <w:rPr>
          <w:rStyle w:val="1111"/>
        </w:rPr>
        <w:t xml:space="preserve"> The Scripture saith, </w:t>
      </w:r>
      <w:r>
        <w:rPr>
          <w:rStyle w:val="1111"/>
        </w:rPr>
        <w:t xml:space="preserve">All a mans Religion is vain, if he cannot bridle his tongue</w:t>
      </w:r>
      <w:r>
        <w:rPr>
          <w:rStyle w:val="1111"/>
        </w:rPr>
        <w:t xml:space="preserve">; therefore, those that make any profession of godliness, one would think they should quickly learn this lesson, such a lesson that except learned, it makes all their Religion vain: But for this lesson of Christi</w:t>
      </w:r>
      <w:r>
        <w:rPr>
          <w:rStyle w:val="1111"/>
        </w:rPr>
        <w:t xml:space="preserve">an Contentment it may take up more time to learn, and there's many that are learning it all the daies of their lives and yet are not Proficients; but God forbid that it should be said of any of us concerning this lesson, as the Apostle saith of Widows in </w:t>
      </w:r>
      <w:r>
        <w:rPr>
          <w:rStyle w:val="1111"/>
        </w:rPr>
        <w:t xml:space="preserve">Timothy, That they were ever learning, and never came to the knowledge of the truth.</w:t>
      </w:r>
      <w:r>
        <w:rPr>
          <w:rStyle w:val="1111"/>
        </w:rPr>
        <w:t xml:space="preserve"> Oh let us not be ever learning this lesson of Contentment and yet never come to have skill in it. You would think it much if you had used the Sea twenty </w:t>
      </w:r>
      <w:r/>
    </w:p>
    <w:p>
      <w:pPr>
        <w:pStyle w:val="1132"/>
        <w:pBdr/>
        <w:spacing/>
        <w:ind/>
        <w:rPr/>
      </w:pPr>
      <w:r/>
      <w:bookmarkStart w:id="426" w:name="anchor-436"/>
      <w:r/>
      <w:bookmarkEnd w:id="426"/>
      <w:r>
        <w:rPr>
          <w:rStyle w:val="1111"/>
        </w:rPr>
        <w:t xml:space="preserve">Page</w:t>
      </w:r>
      <w:r>
        <w:rPr>
          <w:rStyle w:val="1111"/>
        </w:rPr>
        <w:t xml:space="preserve"> 208</w:t>
      </w:r>
      <w:r/>
    </w:p>
    <w:p>
      <w:pPr>
        <w:pStyle w:val="1132"/>
        <w:pBdr/>
        <w:spacing/>
        <w:ind/>
        <w:rPr/>
      </w:pPr>
      <w:r/>
      <w:bookmarkStart w:id="427" w:name="anchor-437"/>
      <w:r/>
      <w:bookmarkEnd w:id="427"/>
      <w:r>
        <w:rPr>
          <w:rStyle w:val="1111"/>
        </w:rPr>
        <w:t xml:space="preserve">years, a</w:t>
      </w:r>
      <w:r>
        <w:rPr>
          <w:rStyle w:val="1111"/>
        </w:rPr>
        <w:t xml:space="preserve">nd yet to have attain'd to no skill in your art of navigation, you will say, I have used the Sea 20. or 30. yeers and I hope I may know by this time what belongs to Sea; Oh that you would but say so in respect of the Art of Christianity! When there is any</w:t>
      </w:r>
      <w:r>
        <w:rPr>
          <w:rStyle w:val="1111"/>
        </w:rPr>
        <w:t xml:space="preserve"> thing that's spoken concerning the duty of a Christian, Oh that Christians could but say I have been a Christian thus long, and I hope I am not to seek in such a thing that is so necessary for a Christian, here is a necessary lesson for a Christian that </w:t>
      </w:r>
      <w:r>
        <w:rPr>
          <w:rStyle w:val="1111"/>
        </w:rPr>
        <w:t xml:space="preserve">Paul</w:t>
      </w:r>
      <w:r>
        <w:rPr>
          <w:rStyle w:val="1111"/>
        </w:rPr>
        <w:t xml:space="preserve"> said, </w:t>
      </w:r>
      <w:r>
        <w:rPr>
          <w:rStyle w:val="1111"/>
        </w:rPr>
        <w:t xml:space="preserve">He had learned in all estates therewith to be content.</w:t>
      </w:r>
      <w:r>
        <w:rPr>
          <w:rStyle w:val="1111"/>
        </w:rPr>
        <w:t xml:space="preserve"> Oh be not content with your selves till you have learned this lesson of Christian Contentment, gotten some better skill in it than heretofore.</w:t>
      </w:r>
      <w:r/>
    </w:p>
    <w:p>
      <w:pPr>
        <w:pStyle w:val="1132"/>
        <w:pBdr/>
        <w:spacing/>
        <w:ind/>
        <w:rPr/>
      </w:pPr>
      <w:r/>
      <w:bookmarkStart w:id="428" w:name="W209-209-article_2"/>
      <w:r/>
      <w:bookmarkEnd w:id="428"/>
      <w:r>
        <w:rPr>
          <w:rStyle w:val="1111"/>
        </w:rPr>
        <w:t xml:space="preserve">Now there is in the text another lesson, which is a hard lesson, </w:t>
      </w:r>
      <w:r>
        <w:rPr>
          <w:rStyle w:val="1111"/>
        </w:rPr>
        <w:t xml:space="preserve">I have learned to Abound,</w:t>
      </w:r>
      <w:r>
        <w:rPr>
          <w:rStyle w:val="1111"/>
        </w:rPr>
        <w:t xml:space="preserve"> that doth not so neerly concern</w:t>
      </w:r>
      <w:r>
        <w:rPr>
          <w:rStyle w:val="1111"/>
        </w:rPr>
        <w:t xml:space="preserve"> us at this time, because the times are afflictive times, and there is now (more than ordinary) an uncertainty in all things in the world, in such times as these are, there is few that have such an abundance that they need to be much taught in that lesson.</w:t>
      </w:r>
      <w:r/>
    </w:p>
    <w:p>
      <w:pPr>
        <w:pStyle w:val="1132"/>
        <w:pBdr/>
        <w:spacing/>
        <w:ind/>
        <w:rPr/>
      </w:pPr>
      <w:r/>
      <w:bookmarkStart w:id="428" w:name="W209-209-article_3"/>
      <w:r/>
      <w:bookmarkEnd w:id="428"/>
      <w:r>
        <w:rPr>
          <w:rStyle w:val="1111"/>
        </w:rPr>
        <w:t xml:space="preserve">FINIS.</w:t>
      </w:r>
      <w:r/>
    </w:p>
    <w:p>
      <w:pPr>
        <w:pStyle w:val="1122"/>
        <w:pBdr/>
        <w:spacing/>
        <w:ind/>
        <w:rPr/>
      </w:pPr>
      <w:r/>
      <w:bookmarkStart w:id="428" w:name="anchor-438"/>
      <w:r/>
      <w:bookmarkEnd w:id="428"/>
      <w:r>
        <w:rPr>
          <w:rStyle w:val="1123"/>
        </w:rPr>
        <w:t xml:space="preserve">Notes</w:t>
      </w:r>
      <w:r/>
    </w:p>
    <w:p>
      <w:pPr>
        <w:pStyle w:val="1150"/>
        <w:numPr>
          <w:ilvl w:val="0"/>
          <w:numId w:val="1"/>
        </w:numPr>
        <w:pBdr/>
        <w:spacing/>
        <w:ind/>
        <w:rPr/>
      </w:pPr>
      <w:r/>
      <w:bookmarkStart w:id="429" w:name="anchor-13"/>
      <w:r/>
      <w:bookmarkEnd w:id="429"/>
      <w:r>
        <w:rPr>
          <w:rStyle w:val="1151"/>
        </w:rPr>
        <w:t xml:space="preserve">* 1.1</w:t>
      </w:r>
      <w:r/>
    </w:p>
    <w:p>
      <w:pPr>
        <w:pStyle w:val="1152"/>
        <w:numPr>
          <w:ilvl w:val="0"/>
          <w:numId w:val="1"/>
        </w:numPr>
        <w:pBdr/>
        <w:spacing/>
        <w:ind/>
        <w:rPr/>
      </w:pPr>
      <w:r/>
      <w:bookmarkStart w:id="430" w:name="fnDLPS4_2"/>
      <w:r/>
      <w:bookmarkEnd w:id="430"/>
      <w:r>
        <w:rPr>
          <w:rStyle w:val="1153"/>
        </w:rPr>
        <w:t xml:space="preserve">〈 in non-Latin alphabet 〉</w:t>
      </w:r>
      <w:r>
        <w:rPr>
          <w:rStyle w:val="1153"/>
        </w:rPr>
        <w:t xml:space="preserve">〈 in non-Latin alphabet 〉</w:t>
      </w:r>
      <w:r/>
    </w:p>
    <w:p>
      <w:pPr>
        <w:pStyle w:val="1154"/>
        <w:numPr>
          <w:ilvl w:val="0"/>
          <w:numId w:val="1"/>
        </w:numPr>
        <w:pBdr/>
        <w:spacing/>
        <w:ind/>
        <w:rPr/>
      </w:pPr>
      <w:r/>
      <w:bookmarkStart w:id="430" w:name="fnDLPS4_3"/>
      <w:r/>
      <w:bookmarkEnd w:id="430"/>
      <w:r/>
      <w:hyperlink w:tooltip="#anchor-439" w:anchor="anchor-439"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0" w:name="anchor-14"/>
      <w:r/>
      <w:bookmarkEnd w:id="430"/>
      <w:r>
        <w:rPr>
          <w:rStyle w:val="1151"/>
        </w:rPr>
        <w:t xml:space="preserve">* 1.2</w:t>
      </w:r>
      <w:r/>
    </w:p>
    <w:p>
      <w:pPr>
        <w:pStyle w:val="1152"/>
        <w:numPr>
          <w:ilvl w:val="0"/>
          <w:numId w:val="1"/>
        </w:numPr>
        <w:pBdr/>
        <w:spacing/>
        <w:ind/>
        <w:rPr/>
      </w:pPr>
      <w:r/>
      <w:bookmarkStart w:id="431" w:name="fnDLPS5_2"/>
      <w:r/>
      <w:bookmarkEnd w:id="431"/>
      <w:r>
        <w:rPr>
          <w:rStyle w:val="1153"/>
        </w:rPr>
        <w:t xml:space="preserve">〈 in non-Latin alphabet 〉</w:t>
      </w:r>
      <w:r>
        <w:rPr>
          <w:rStyle w:val="1153"/>
        </w:rPr>
        <w:t xml:space="preserve">〈 in non-Latin alphabet 〉</w:t>
      </w:r>
      <w:r>
        <w:rPr>
          <w:rStyle w:val="1153"/>
        </w:rPr>
        <w:t xml:space="preserve">.</w:t>
      </w:r>
      <w:r/>
    </w:p>
    <w:p>
      <w:pPr>
        <w:pStyle w:val="1154"/>
        <w:numPr>
          <w:ilvl w:val="0"/>
          <w:numId w:val="1"/>
        </w:numPr>
        <w:pBdr/>
        <w:spacing/>
        <w:ind/>
        <w:rPr/>
      </w:pPr>
      <w:r/>
      <w:bookmarkStart w:id="431" w:name="fnDLPS5_3"/>
      <w:r/>
      <w:bookmarkEnd w:id="431"/>
      <w:r/>
      <w:hyperlink w:tooltip="#anchor-440" w:anchor="anchor-440"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1" w:name="anchor-15"/>
      <w:r/>
      <w:bookmarkEnd w:id="431"/>
      <w:r>
        <w:rPr>
          <w:rStyle w:val="1151"/>
        </w:rPr>
        <w:t xml:space="preserve">* 1.3</w:t>
      </w:r>
      <w:r/>
    </w:p>
    <w:p>
      <w:pPr>
        <w:pStyle w:val="1152"/>
        <w:numPr>
          <w:ilvl w:val="0"/>
          <w:numId w:val="1"/>
        </w:numPr>
        <w:pBdr/>
        <w:spacing/>
        <w:ind/>
        <w:rPr/>
      </w:pPr>
      <w:r/>
      <w:bookmarkStart w:id="432" w:name="fnDLPS6_2"/>
      <w:r/>
      <w:bookmarkEnd w:id="432"/>
      <w:r>
        <w:rPr>
          <w:rStyle w:val="1153"/>
        </w:rPr>
        <w:t xml:space="preserve">〈 in non-Latin alphabet 〉</w:t>
      </w:r>
      <w:r>
        <w:rPr>
          <w:rStyle w:val="1153"/>
        </w:rPr>
        <w:t xml:space="preserve">〈 in non-Latin alphabet 〉</w:t>
      </w:r>
      <w:r>
        <w:rPr>
          <w:rStyle w:val="1153"/>
        </w:rPr>
        <w:t xml:space="preserve">.</w:t>
      </w:r>
      <w:r/>
    </w:p>
    <w:p>
      <w:pPr>
        <w:pStyle w:val="1154"/>
        <w:numPr>
          <w:ilvl w:val="0"/>
          <w:numId w:val="1"/>
        </w:numPr>
        <w:pBdr/>
        <w:spacing/>
        <w:ind/>
        <w:rPr/>
      </w:pPr>
      <w:r/>
      <w:bookmarkStart w:id="432" w:name="fnDLPS6_3"/>
      <w:r/>
      <w:bookmarkEnd w:id="432"/>
      <w:r/>
      <w:hyperlink w:tooltip="#anchor-441" w:anchor="anchor-441"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2" w:name="anchor-16"/>
      <w:r/>
      <w:bookmarkEnd w:id="432"/>
      <w:r>
        <w:rPr>
          <w:rStyle w:val="1151"/>
        </w:rPr>
        <w:t xml:space="preserve">* 1.4</w:t>
      </w:r>
      <w:r/>
    </w:p>
    <w:p>
      <w:pPr>
        <w:pStyle w:val="1152"/>
        <w:numPr>
          <w:ilvl w:val="0"/>
          <w:numId w:val="1"/>
        </w:numPr>
        <w:pBdr/>
        <w:spacing/>
        <w:ind/>
        <w:rPr/>
      </w:pPr>
      <w:r/>
      <w:bookmarkStart w:id="433" w:name="fnDLPS7_2"/>
      <w:r/>
      <w:bookmarkEnd w:id="433"/>
      <w:r>
        <w:rPr>
          <w:rStyle w:val="1153"/>
        </w:rPr>
        <w:t xml:space="preserve">〈 in non-Latin alphabet 〉</w:t>
      </w:r>
      <w:r>
        <w:rPr>
          <w:rStyle w:val="1153"/>
        </w:rPr>
        <w:t xml:space="preserve">〈 in non-Latin alphabet 〉</w:t>
      </w:r>
      <w:r>
        <w:rPr>
          <w:rStyle w:val="1153"/>
        </w:rPr>
        <w:t xml:space="preserve">,</w:t>
      </w:r>
      <w:r/>
    </w:p>
    <w:p>
      <w:pPr>
        <w:pStyle w:val="1154"/>
        <w:numPr>
          <w:ilvl w:val="0"/>
          <w:numId w:val="1"/>
        </w:numPr>
        <w:pBdr/>
        <w:spacing/>
        <w:ind/>
        <w:rPr/>
      </w:pPr>
      <w:r/>
      <w:bookmarkStart w:id="433" w:name="fnDLPS7_3"/>
      <w:r/>
      <w:bookmarkEnd w:id="433"/>
      <w:r/>
      <w:hyperlink w:tooltip="#anchor-442" w:anchor="anchor-442"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3" w:name="anchor-58"/>
      <w:r/>
      <w:bookmarkEnd w:id="433"/>
      <w:r>
        <w:rPr>
          <w:rStyle w:val="1151"/>
        </w:rPr>
        <w:t xml:space="preserve">* 1.5</w:t>
      </w:r>
      <w:r/>
    </w:p>
    <w:p>
      <w:pPr>
        <w:pStyle w:val="1152"/>
        <w:numPr>
          <w:ilvl w:val="0"/>
          <w:numId w:val="1"/>
        </w:numPr>
        <w:pBdr/>
        <w:spacing/>
        <w:ind/>
        <w:rPr/>
      </w:pPr>
      <w:r/>
      <w:bookmarkStart w:id="434" w:name="fnDLPS8_2"/>
      <w:r/>
      <w:bookmarkEnd w:id="434"/>
      <w:r>
        <w:rPr>
          <w:rStyle w:val="1153"/>
        </w:rPr>
        <w:t xml:space="preserve">Stepney. </w:t>
      </w:r>
      <w:r>
        <w:rPr>
          <w:rStyle w:val="1153"/>
        </w:rPr>
        <w:t xml:space="preserve">Aug.</w:t>
      </w:r>
      <w:r>
        <w:rPr>
          <w:rStyle w:val="1153"/>
        </w:rPr>
        <w:t xml:space="preserve"> 3. 1645.</w:t>
      </w:r>
      <w:r/>
    </w:p>
    <w:p>
      <w:pPr>
        <w:pStyle w:val="1154"/>
        <w:numPr>
          <w:ilvl w:val="0"/>
          <w:numId w:val="1"/>
        </w:numPr>
        <w:pBdr/>
        <w:spacing/>
        <w:ind/>
        <w:rPr/>
      </w:pPr>
      <w:r/>
      <w:bookmarkStart w:id="434" w:name="fnDLPS8_3"/>
      <w:r/>
      <w:bookmarkEnd w:id="434"/>
      <w:r/>
      <w:hyperlink w:tooltip="#anchor-57" w:anchor="anchor-57"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4" w:name="anchor-204"/>
      <w:r/>
      <w:bookmarkEnd w:id="434"/>
      <w:r>
        <w:rPr>
          <w:rStyle w:val="1151"/>
        </w:rPr>
        <w:t xml:space="preserve">* 1.6</w:t>
      </w:r>
      <w:r/>
    </w:p>
    <w:p>
      <w:pPr>
        <w:pStyle w:val="1152"/>
        <w:numPr>
          <w:ilvl w:val="0"/>
          <w:numId w:val="1"/>
        </w:numPr>
        <w:pBdr/>
        <w:spacing/>
        <w:ind/>
        <w:rPr/>
      </w:pPr>
      <w:r/>
      <w:bookmarkStart w:id="435" w:name="fnDLPS9_2"/>
      <w:r/>
      <w:bookmarkEnd w:id="435"/>
      <w:r>
        <w:rPr>
          <w:rStyle w:val="1153"/>
        </w:rPr>
        <w:t xml:space="preserve">Aug.</w:t>
      </w:r>
      <w:r>
        <w:rPr>
          <w:rStyle w:val="1153"/>
        </w:rPr>
        <w:t xml:space="preserve"> 31: 1645.</w:t>
      </w:r>
      <w:r/>
    </w:p>
    <w:p>
      <w:pPr>
        <w:pStyle w:val="1154"/>
        <w:numPr>
          <w:ilvl w:val="0"/>
          <w:numId w:val="1"/>
        </w:numPr>
        <w:pBdr/>
        <w:spacing/>
        <w:ind/>
        <w:rPr/>
      </w:pPr>
      <w:r/>
      <w:bookmarkStart w:id="435" w:name="fnDLPS9_3"/>
      <w:r/>
      <w:bookmarkEnd w:id="435"/>
      <w:r/>
      <w:hyperlink w:tooltip="#anchor-203" w:anchor="anchor-203"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5" w:name="anchor-282"/>
      <w:r/>
      <w:bookmarkEnd w:id="435"/>
      <w:r>
        <w:rPr>
          <w:rStyle w:val="1151"/>
        </w:rPr>
        <w:t xml:space="preserve">* 1.7</w:t>
      </w:r>
      <w:r/>
    </w:p>
    <w:p>
      <w:pPr>
        <w:pStyle w:val="1152"/>
        <w:numPr>
          <w:ilvl w:val="0"/>
          <w:numId w:val="1"/>
        </w:numPr>
        <w:pBdr/>
        <w:spacing/>
        <w:ind/>
        <w:rPr/>
      </w:pPr>
      <w:r/>
      <w:bookmarkStart w:id="436" w:name="fnDLPS10_2"/>
      <w:r/>
      <w:bookmarkEnd w:id="436"/>
      <w:r>
        <w:rPr>
          <w:rStyle w:val="1153"/>
        </w:rPr>
        <w:t xml:space="preserve">Sept.</w:t>
      </w:r>
      <w:r>
        <w:rPr>
          <w:rStyle w:val="1153"/>
        </w:rPr>
        <w:t xml:space="preserve"> 21. 1645.</w:t>
      </w:r>
      <w:r/>
    </w:p>
    <w:p>
      <w:pPr>
        <w:pStyle w:val="1154"/>
        <w:numPr>
          <w:ilvl w:val="0"/>
          <w:numId w:val="1"/>
        </w:numPr>
        <w:pBdr/>
        <w:spacing/>
        <w:ind/>
        <w:rPr/>
      </w:pPr>
      <w:r/>
      <w:bookmarkStart w:id="436" w:name="fnDLPS10_3"/>
      <w:r/>
      <w:bookmarkEnd w:id="436"/>
      <w:r/>
      <w:hyperlink w:tooltip="#anchor-281" w:anchor="anchor-281"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6" w:name="anchor-392"/>
      <w:r/>
      <w:bookmarkEnd w:id="436"/>
      <w:r>
        <w:rPr>
          <w:rStyle w:val="1151"/>
        </w:rPr>
        <w:t xml:space="preserve">* 1.8</w:t>
      </w:r>
      <w:r/>
    </w:p>
    <w:p>
      <w:pPr>
        <w:pStyle w:val="1152"/>
        <w:numPr>
          <w:ilvl w:val="0"/>
          <w:numId w:val="1"/>
        </w:numPr>
        <w:pBdr/>
        <w:spacing/>
        <w:ind/>
        <w:rPr/>
      </w:pPr>
      <w:r/>
      <w:bookmarkStart w:id="437" w:name="fnDLPS11_2"/>
      <w:r/>
      <w:bookmarkEnd w:id="437"/>
      <w:r>
        <w:rPr>
          <w:rStyle w:val="1153"/>
        </w:rPr>
        <w:t xml:space="preserve">Oct.</w:t>
      </w:r>
      <w:r>
        <w:rPr>
          <w:rStyle w:val="1153"/>
        </w:rPr>
        <w:t xml:space="preserve"> 12. 1645.</w:t>
      </w:r>
      <w:r/>
    </w:p>
    <w:p>
      <w:pPr>
        <w:pStyle w:val="1154"/>
        <w:numPr>
          <w:ilvl w:val="0"/>
          <w:numId w:val="1"/>
        </w:numPr>
        <w:pBdr/>
        <w:spacing/>
        <w:ind/>
        <w:rPr/>
      </w:pPr>
      <w:r/>
      <w:bookmarkStart w:id="437" w:name="fnDLPS11_3"/>
      <w:r/>
      <w:bookmarkEnd w:id="437"/>
      <w:r/>
      <w:hyperlink w:tooltip="#anchor-391" w:anchor="anchor-391" w:history="1">
        <w:r>
          <w:rPr>
            <w:rStyle w:val="1155"/>
          </w:rPr>
          <w:t xml:space="preserve">keyboard_return</w:t>
        </w:r>
        <w:r>
          <w:rPr>
            <w:rStyle w:val="1155"/>
          </w:rPr>
          <w:t xml:space="preserve">Back to content</w:t>
        </w:r>
      </w:hyperlink>
      <w:r/>
      <w:r/>
    </w:p>
    <w:p>
      <w:pPr>
        <w:pStyle w:val="1150"/>
        <w:numPr>
          <w:ilvl w:val="0"/>
          <w:numId w:val="1"/>
        </w:numPr>
        <w:pBdr/>
        <w:spacing/>
        <w:ind/>
        <w:rPr/>
      </w:pPr>
      <w:r/>
      <w:bookmarkStart w:id="437" w:name="anchor-419"/>
      <w:r/>
      <w:bookmarkEnd w:id="437"/>
      <w:r>
        <w:rPr>
          <w:rStyle w:val="1151"/>
        </w:rPr>
        <w:t xml:space="preserve">* 1.9</w:t>
      </w:r>
      <w:r/>
    </w:p>
    <w:p>
      <w:pPr>
        <w:pStyle w:val="1152"/>
        <w:numPr>
          <w:ilvl w:val="0"/>
          <w:numId w:val="1"/>
        </w:numPr>
        <w:pBdr/>
        <w:spacing/>
        <w:ind/>
        <w:rPr/>
      </w:pPr>
      <w:r/>
      <w:bookmarkStart w:id="438" w:name="fnDLPS12_2"/>
      <w:r/>
      <w:bookmarkEnd w:id="438"/>
      <w:r>
        <w:rPr>
          <w:rStyle w:val="1153"/>
        </w:rPr>
        <w:t xml:space="preserve">Col. </w:t>
      </w:r>
      <w:r>
        <w:rPr>
          <w:rStyle w:val="1153"/>
        </w:rPr>
        <w:t xml:space="preserve">3.1.</w:t>
      </w:r>
      <w:r/>
    </w:p>
    <w:p>
      <w:pPr>
        <w:pStyle w:val="1154"/>
        <w:numPr>
          <w:ilvl w:val="0"/>
          <w:numId w:val="1"/>
        </w:numPr>
        <w:pBdr/>
        <w:spacing/>
        <w:ind/>
        <w:rPr/>
      </w:pPr>
      <w:r/>
      <w:bookmarkStart w:id="438" w:name="fnDLPS12_3"/>
      <w:r/>
      <w:bookmarkEnd w:id="438"/>
      <w:r/>
      <w:hyperlink w:tooltip="#anchor-443" w:anchor="anchor-443" w:history="1">
        <w:r>
          <w:rPr>
            <w:rStyle w:val="1155"/>
          </w:rPr>
          <w:t xml:space="preserve">keyboard_return</w:t>
        </w:r>
        <w:r>
          <w:rPr>
            <w:rStyle w:val="1155"/>
          </w:rPr>
          <w:t xml:space="preserve">Back to content</w:t>
        </w:r>
      </w:hyperlink>
      <w:r/>
      <w:r/>
    </w:p>
    <w:p>
      <w:pPr>
        <w:pStyle w:val="1109"/>
        <w:pBdr/>
        <w:spacing/>
        <w:ind/>
        <w:rPr/>
      </w:pPr>
      <w:r/>
      <w:bookmarkStart w:id="438" w:name="maincontent_24"/>
      <w:r/>
      <w:bookmarkEnd w:id="438"/>
      <w:r/>
      <w:hyperlink r:id="rId9" w:tooltip="https://quod.lib.umich.edu/e/eebo/A30598.0001.001/1:5?c=eebo;c=eebo2;g=eebogroup;rgn=div1;view=fulltext;xc=1;q1=Rare+Jewel+of+Christian+Contentment" w:history="1">
        <w:r>
          <w:rPr>
            <w:rStyle w:val="1110"/>
          </w:rPr>
          <w:t xml:space="preserve">Previous Section</w:t>
        </w:r>
        <w:r>
          <w:rPr>
            <w:rStyle w:val="1111"/>
          </w:rPr>
          <w:t xml:space="preserve">◆</w:t>
        </w:r>
      </w:hyperlink>
      <w:r/>
      <w:hyperlink r:id="rId10" w:tooltip="https://quod.lib.umich.edu/e/eebo/A30598.0001.001/1:7?c=eebo;c=eebo2;g=eebogroup;rgn=div1;view=fulltext;xc=1;q1=Rare+Jewel+of+Christian+Contentment" w:history="1">
        <w:r>
          <w:rPr>
            <w:rStyle w:val="1110"/>
          </w:rPr>
          <w:t xml:space="preserve">Next Section</w:t>
        </w:r>
      </w:hyperlink>
      <w:r/>
      <w:r/>
    </w:p>
    <w:p>
      <w:pPr>
        <w:pStyle w:val="1132"/>
        <w:pBdr/>
        <w:spacing/>
        <w:ind/>
        <w:rPr/>
      </w:pPr>
      <w:r>
        <w:rPr>
          <w:rStyle w:val="1111"/>
        </w:rPr>
        <w:t xml:space="preserve">email</w:t>
      </w:r>
      <w:r>
        <w:rPr>
          <w:rStyle w:val="1111"/>
        </w:rPr>
        <w:t xml:space="preserve"> Do you have questions about this content? Need to report a problem? Please </w:t>
      </w:r>
      <w:hyperlink r:id="rId11" w:tooltip="https://quod.lib.umich.edu/cgi/t/text/feedback-idx?cc=eebo;c=eebo;c=eebo2;idno=A30598.0001.001;node=A30598.0001.001%3A6;g=eebogroup;rgn=div1;view=text;xc=1;q1=Rare%20Jewel%20of%20Christian%20Contentment;page=feedback" w:history="1">
        <w:r>
          <w:rPr>
            <w:rStyle w:val="1110"/>
          </w:rPr>
          <w:t xml:space="preserve">contact us</w:t>
        </w:r>
        <w:r>
          <w:rPr>
            <w:rStyle w:val="1111"/>
          </w:rPr>
          <w:t xml:space="preserve">. </w:t>
        </w:r>
      </w:hyperlink>
      <w:r/>
      <w:r/>
    </w:p>
    <w:p>
      <w:pPr>
        <w:pStyle w:val="1156"/>
        <w:pBdr/>
        <w:spacing/>
        <w:ind/>
        <w:rPr/>
      </w:pPr>
      <w:r>
        <w:rPr>
          <w:rStyle w:val="1157"/>
        </w:rPr>
        <w:t xml:space="preserve">University of Michigan Library</w:t>
      </w:r>
      <w:r/>
    </w:p>
    <w:p>
      <w:pPr>
        <w:pStyle w:val="1158"/>
        <w:numPr>
          <w:ilvl w:val="0"/>
          <w:numId w:val="1"/>
        </w:numPr>
        <w:pBdr/>
        <w:spacing/>
        <w:ind/>
        <w:rPr/>
      </w:pPr>
      <w:r/>
      <w:hyperlink r:id="rId12" w:tooltip="https://lib.umich.edu/" w:history="1">
        <w:r>
          <w:rPr>
            <w:rStyle w:val="1159"/>
          </w:rPr>
          <w:t xml:space="preserve">U-M Library</w:t>
        </w:r>
      </w:hyperlink>
      <w:r/>
      <w:r/>
    </w:p>
    <w:p>
      <w:pPr>
        <w:pStyle w:val="1158"/>
        <w:numPr>
          <w:ilvl w:val="0"/>
          <w:numId w:val="1"/>
        </w:numPr>
        <w:pBdr/>
        <w:spacing/>
        <w:ind/>
        <w:rPr/>
      </w:pPr>
      <w:r/>
      <w:hyperlink w:tooltip="#anchor-444" w:anchor="anchor-444" w:history="1">
        <w:r>
          <w:rPr>
            <w:rStyle w:val="1159"/>
          </w:rPr>
          <w:t xml:space="preserve">Digital Collections Accessibility</w:t>
        </w:r>
      </w:hyperlink>
      <w:r/>
      <w:r/>
    </w:p>
    <w:p>
      <w:pPr>
        <w:pStyle w:val="1158"/>
        <w:numPr>
          <w:ilvl w:val="0"/>
          <w:numId w:val="1"/>
        </w:numPr>
        <w:pBdr/>
        <w:spacing/>
        <w:ind/>
        <w:rPr/>
      </w:pPr>
      <w:r/>
      <w:hyperlink r:id="rId13" w:tooltip="https://www.lib.umich.edu/about-us/policies/library-privacy-statement" w:history="1">
        <w:r>
          <w:rPr>
            <w:rStyle w:val="1159"/>
          </w:rPr>
          <w:t xml:space="preserve">Library Privacy Statement</w:t>
        </w:r>
      </w:hyperlink>
      <w:r/>
      <w:r/>
    </w:p>
    <w:p>
      <w:pPr>
        <w:pStyle w:val="1156"/>
        <w:pBdr/>
        <w:spacing/>
        <w:ind/>
        <w:rPr/>
      </w:pPr>
      <w:r>
        <w:rPr>
          <w:rStyle w:val="1157"/>
        </w:rPr>
        <w:t xml:space="preserve">Digital Collections</w:t>
      </w:r>
      <w:r/>
    </w:p>
    <w:p>
      <w:pPr>
        <w:pStyle w:val="1158"/>
        <w:numPr>
          <w:ilvl w:val="0"/>
          <w:numId w:val="1"/>
        </w:numPr>
        <w:pBdr/>
        <w:spacing/>
        <w:ind/>
        <w:rPr/>
      </w:pPr>
      <w:r/>
      <w:hyperlink r:id="rId14" w:tooltip="https://quod.lib.umich.edu/" w:history="1">
        <w:r>
          <w:rPr>
            <w:rStyle w:val="1159"/>
          </w:rPr>
          <w:t xml:space="preserve">Browse all digital collections</w:t>
        </w:r>
      </w:hyperlink>
      <w:r/>
      <w:r/>
    </w:p>
    <w:p>
      <w:pPr>
        <w:pStyle w:val="1158"/>
        <w:numPr>
          <w:ilvl w:val="0"/>
          <w:numId w:val="1"/>
        </w:numPr>
        <w:pBdr/>
        <w:spacing/>
        <w:ind/>
        <w:rPr/>
      </w:pPr>
      <w:r/>
      <w:hyperlink r:id="rId15" w:tooltip="https://www.lib.umich.edu/collections/digital-collections" w:history="1">
        <w:r>
          <w:rPr>
            <w:rStyle w:val="1159"/>
          </w:rPr>
          <w:t xml:space="preserve">About these digital collections</w:t>
        </w:r>
      </w:hyperlink>
      <w:r/>
      <w:r/>
    </w:p>
    <w:p>
      <w:pPr>
        <w:pStyle w:val="1158"/>
        <w:numPr>
          <w:ilvl w:val="0"/>
          <w:numId w:val="1"/>
        </w:numPr>
        <w:pBdr/>
        <w:spacing/>
        <w:ind/>
        <w:rPr/>
      </w:pPr>
      <w:r/>
      <w:hyperlink r:id="rId16" w:tooltip="https://www.lib.umich.edu/about-us/our-divisions-and-departments/library-information-technology/digital-content-and" w:history="1">
        <w:r>
          <w:rPr>
            <w:rStyle w:val="1159"/>
          </w:rPr>
          <w:t xml:space="preserve">About Digital Content and Collections</w:t>
        </w:r>
      </w:hyperlink>
      <w:r/>
      <w:r/>
    </w:p>
    <w:p>
      <w:pPr>
        <w:pStyle w:val="1158"/>
        <w:numPr>
          <w:ilvl w:val="0"/>
          <w:numId w:val="1"/>
        </w:numPr>
        <w:pBdr/>
        <w:spacing/>
        <w:ind/>
        <w:rPr/>
      </w:pPr>
      <w:r/>
      <w:hyperlink r:id="rId17" w:tooltip="https://quod.lib.umich.edu/e/eebo?c=eebo;c=eebo2;g=eebogroup;page=help" w:history="1">
        <w:r>
          <w:rPr>
            <w:rStyle w:val="1159"/>
          </w:rPr>
          <w:t xml:space="preserve">How to use this site</w:t>
        </w:r>
      </w:hyperlink>
      <w:r/>
      <w:r/>
    </w:p>
    <w:p>
      <w:pPr>
        <w:pStyle w:val="1156"/>
        <w:pBdr/>
        <w:spacing/>
        <w:ind/>
        <w:rPr/>
      </w:pPr>
      <w:r>
        <w:rPr>
          <w:rStyle w:val="1157"/>
        </w:rPr>
        <w:t xml:space="preserve">Policies and Copyright</w:t>
      </w:r>
      <w:r/>
    </w:p>
    <w:p>
      <w:pPr>
        <w:pStyle w:val="1132"/>
        <w:pBdr/>
        <w:spacing/>
        <w:ind/>
        <w:rPr/>
      </w:pPr>
      <w:r>
        <w:rPr>
          <w:rStyle w:val="1111"/>
        </w:rPr>
        <w:t xml:space="preserve">Copyright permissions may be different for each digital collection. Please check the </w:t>
      </w:r>
      <w:hyperlink r:id="rId18" w:tooltip="https://www.lib.umich.edu/about-us/policies/copyright-policy" w:history="1">
        <w:r>
          <w:rPr>
            <w:rStyle w:val="1110"/>
          </w:rPr>
          <w:t xml:space="preserve">Rights and Permissions</w:t>
        </w:r>
        <w:r>
          <w:rPr>
            <w:rStyle w:val="1111"/>
          </w:rPr>
          <w:t xml:space="preserve"> section on a specific collection for information. </w:t>
        </w:r>
      </w:hyperlink>
      <w:r/>
      <w:r/>
    </w:p>
    <w:p>
      <w:pPr>
        <w:pStyle w:val="1109"/>
        <w:pBdr/>
        <w:spacing/>
        <w:ind/>
        <w:rPr/>
      </w:pPr>
      <w:r/>
      <w:hyperlink r:id="rId19" w:tooltip="https://lib.umich.edu/about-us/policies/takedown-policy-private-information-u-m-digital-collections" w:history="1">
        <w:r>
          <w:rPr>
            <w:rStyle w:val="1110"/>
          </w:rPr>
          <w:t xml:space="preserve">Takedown Policy for Private Information in U-M Digital Collections</w:t>
        </w:r>
      </w:hyperlink>
      <w:r/>
      <w:r/>
    </w:p>
    <w:p>
      <w:pPr>
        <w:pStyle w:val="1109"/>
        <w:pBdr/>
        <w:spacing/>
        <w:ind/>
        <w:rPr/>
      </w:pPr>
      <w:r/>
      <w:hyperlink r:id="rId20" w:tooltip="https://www.lib.umich.edu/about-us/policies/takedown-policy-addressing-copyright-concerns" w:history="1">
        <w:r>
          <w:rPr>
            <w:rStyle w:val="1110"/>
          </w:rPr>
          <w:t xml:space="preserve">Takedown Policy for Addressing Copyright Concerns</w:t>
        </w:r>
      </w:hyperlink>
      <w:r/>
      <w:r/>
    </w:p>
    <w:p>
      <w:pPr>
        <w:pStyle w:val="1160"/>
        <w:pBdr/>
        <w:spacing/>
        <w:ind/>
        <w:rPr/>
      </w:pPr>
      <w:r>
        <w:rPr>
          <w:rStyle w:val="1161"/>
        </w:rPr>
        <w:t xml:space="preserve">Contact Us</w:t>
      </w:r>
      <w:r/>
    </w:p>
    <w:p>
      <w:pPr>
        <w:pStyle w:val="1162"/>
        <w:numPr>
          <w:ilvl w:val="0"/>
          <w:numId w:val="1"/>
        </w:numPr>
        <w:pBdr/>
        <w:spacing/>
        <w:ind/>
        <w:rPr/>
      </w:pPr>
      <w:r/>
      <w:hyperlink r:id="rId21" w:tooltip="https://quod.lib.umich.edu/cgi/t/text/feedback-idx?cc=eebo;c=eebo;c=eebo2;idno=A30598.0001.001;node=A30598.0001.001%3A6;g=eebogroup;rgn=div1;view=text;xc=1;q1=Rare%20Jewel%20of%20Christian%20Contentment;page=feedback" w:history="1">
        <w:r>
          <w:rPr>
            <w:rStyle w:val="1163"/>
          </w:rPr>
          <w:t xml:space="preserve">Report problems using this collection</w:t>
        </w:r>
      </w:hyperlink>
      <w:r/>
      <w:r/>
    </w:p>
    <w:p>
      <w:pPr>
        <w:pStyle w:val="1162"/>
        <w:numPr>
          <w:ilvl w:val="0"/>
          <w:numId w:val="1"/>
        </w:numPr>
        <w:pBdr/>
        <w:spacing/>
        <w:ind/>
        <w:rPr/>
      </w:pPr>
      <w:r/>
      <w:hyperlink r:id="rId22" w:tooltip="https://quod.lib.umich.edu/cgi/t/text/feedback-idx?cc=eebo;c=eebo;c=eebo2;idno=A30598.0001.001;node=A30598.0001.001%3A6;g=eebogroup;rgn=div1;view=text;xc=1;q1=Rare%20Jewel%20of%20Christian%20Contentment;page=feedback;to=content" w:history="1">
        <w:r>
          <w:rPr>
            <w:rStyle w:val="1163"/>
          </w:rPr>
          <w:t xml:space="preserve">Ask about this content</w:t>
        </w:r>
      </w:hyperlink>
      <w:r/>
      <w:r/>
    </w:p>
    <w:p>
      <w:pPr>
        <w:pStyle w:val="1162"/>
        <w:numPr>
          <w:ilvl w:val="0"/>
          <w:numId w:val="1"/>
        </w:numPr>
        <w:pBdr/>
        <w:spacing/>
        <w:ind/>
        <w:rPr/>
      </w:pPr>
      <w:r/>
      <w:hyperlink r:id="rId23" w:tooltip="https://www.lib.umich.edu/collections/digital-collections/about-our-digital-collections" w:history="1">
        <w:r>
          <w:rPr>
            <w:rStyle w:val="1163"/>
          </w:rPr>
          <w:t xml:space="preserve">Ask about our digital collections</w:t>
        </w:r>
      </w:hyperlink>
      <w:r/>
      <w:r/>
    </w:p>
    <w:p>
      <w:pPr>
        <w:pStyle w:val="1132"/>
        <w:pBdr/>
        <w:spacing/>
        <w:ind/>
        <w:rPr/>
      </w:pPr>
      <w:r>
        <w:rPr>
          <w:rStyle w:val="1111"/>
        </w:rPr>
        <w:t xml:space="preserve">© 2026, Regents of the University of Michigan</w:t>
      </w:r>
      <w:r/>
    </w:p>
    <w:p>
      <w:pPr>
        <w:pStyle w:val="1132"/>
        <w:pBdr/>
        <w:spacing/>
        <w:ind/>
        <w:rPr>
          <w:ins w:id="3918" w:author="Derek" w:date="2026-09-28T17:05:38Z" oouserid="Derek"/>
          <w:highlight w:val="none"/>
        </w:rPr>
      </w:pPr>
      <w:r>
        <w:rPr>
          <w:rStyle w:val="1111"/>
        </w:rPr>
        <w:t xml:space="preserve">Built with the </w:t>
      </w:r>
      <w:hyperlink r:id="rId24" w:tooltip="https://design-system.lib.umich.edu/" w:history="1">
        <w:r>
          <w:rPr>
            <w:rStyle w:val="1110"/>
          </w:rPr>
          <w:t xml:space="preserve">U-M Library Design System</w:t>
        </w:r>
      </w:hyperlink>
      <w:ins w:id="3919" w:author="Derek" w:date="2026-09-28T17:05:38Z" oouserid="Derek">
        <w:r>
          <w:rPr>
            <w:highlight w:val="none"/>
          </w:rPr>
        </w:r>
      </w:ins>
      <w:ins w:id="3920" w:author="Derek" w:date="2026-09-28T17:05:38Z" oouserid="Derek">
        <w:r>
          <w:rPr>
            <w:highlight w:val="none"/>
          </w:rPr>
        </w:r>
      </w:ins>
    </w:p>
    <w:p w14:paraId="6D3F53A1">
      <w:pPr>
        <w:pStyle w:val="1132"/>
        <w:pBdr/>
        <w:spacing/>
        <w:ind/>
        <w:rPr>
          <w:ins w:id="3921" w:author=""/>
        </w:rPr>
      </w:pPr>
      <w:ins w:id="3922" w:author="Derek" w:date="2026-09-28T17:05:38Z" oouserid="Derek">
        <w:r>
          <w:rPr>
            <w:highlight w:val="none"/>
          </w:rPr>
        </w:r>
      </w:ins>
      <w:ins w:id="3923">
        <w:r>
          <w:rPr>
            <w:highlight w:val="none"/>
          </w:rPr>
        </w:r>
      </w:ins>
      <w:ins w:id="3924">
        <w:r/>
      </w:ins>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Liberation Mono">
    <w:panose1 w:val="02070409020205020404"/>
  </w:font>
  <w:font w:name="Liberation Serif">
    <w:panose1 w:val="02020603050405020304"/>
  </w:font>
  <w:font w:name="NSimSun">
    <w:panose1 w:val="0200050600000002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213F9720">
      <w:pPr>
        <w:pStyle w:val="1096"/>
        <w:pBdr/>
        <w:spacing/>
        <w:ind/>
        <w:rPr>
          <w:ins w:id="3925" w:author="Derek" w:date="2026-09-28T17:19:06Z" oouserid="Derek"/>
        </w:rPr>
        <w:pPrChange w:author="Derek" w:date="2026-09-28T17:19:06Z" w:id="3926" oouserid="Derek">
          <w:pPr>
            <w:pBdr/>
            <w:spacing/>
            <w:ind/>
          </w:pPr>
        </w:pPrChange>
      </w:pPr>
      <w:ins w:id="3927" w:author="Derek" w:date="2026-09-28T17:19:06Z" oouserid="Derek">
        <w:r>
          <w:rPr>
            <w:rStyle w:val="1095"/>
          </w:rPr>
          <w:footnoteRef/>
        </w:r>
      </w:ins>
      <w:ins w:id="3928" w:author="Derek" w:date="2026-09-28T17:19:06Z" oouserid="Derek">
        <w:r>
          <w:t xml:space="preserve"> </w:t>
        </w:r>
      </w:ins>
      <w:ins w:id="3929" w:author="Derek" w:date="2026-09-28T17:19:09Z" oouserid="Derek">
        <w:r>
          <w:t xml:space="preserve">Signification — meaning; sense; what a word signifies.</w:t>
        </w:r>
      </w:ins>
      <w:ins w:id="3930" w:author="Derek" w:date="2026-09-28T17:19:06Z" oouserid="Derek">
        <w:r/>
      </w:ins>
    </w:p>
  </w:footnote>
  <w:footnote w:id="3">
    <w:p w14:paraId="47ADBB0B">
      <w:pPr>
        <w:pStyle w:val="1096"/>
        <w:pBdr/>
        <w:spacing/>
        <w:ind/>
        <w:rPr>
          <w:ins w:id="3931" w:author="Derek" w:date="2026-09-28T17:24:23Z" oouserid="Derek"/>
        </w:rPr>
        <w:pPrChange w:author="Derek" w:date="2026-09-28T17:24:23Z" w:id="3932" oouserid="Derek">
          <w:pPr>
            <w:pBdr/>
            <w:spacing/>
            <w:ind/>
          </w:pPr>
        </w:pPrChange>
      </w:pPr>
      <w:ins w:id="3933" w:author="Derek" w:date="2026-09-28T17:24:23Z" oouserid="Derek">
        <w:r>
          <w:rPr>
            <w:rStyle w:val="1095"/>
          </w:rPr>
          <w:footnoteRef/>
        </w:r>
      </w:ins>
      <w:ins w:id="3934" w:author="Derek" w:date="2026-09-28T17:24:23Z" oouserid="Derek">
        <w:r>
          <w:t xml:space="preserve"> </w:t>
        </w:r>
      </w:ins>
      <w:ins w:id="3935" w:author="Derek" w:date="2026-09-28T17:24:30Z" oouserid="Derek">
        <w:r>
          <w:t xml:space="preserve">Communicate - to impart, give, or share with.</w:t>
        </w:r>
      </w:ins>
      <w:ins w:id="3936" w:author="Derek" w:date="2026-09-28T17:24:23Z" oouserid="Derek">
        <w:r/>
      </w:ins>
    </w:p>
  </w:footnote>
  <w:footnote w:id="4">
    <w:p w14:paraId="0A2E9018">
      <w:pPr>
        <w:pStyle w:val="1096"/>
        <w:pBdr/>
        <w:spacing/>
        <w:ind/>
        <w:rPr>
          <w:ins w:id="3937" w:author="Derek" w:date="2026-09-28T17:25:22Z" oouserid="Derek"/>
        </w:rPr>
        <w:pPrChange w:author="Derek" w:date="2026-09-28T17:25:22Z" w:id="3938" oouserid="Derek">
          <w:pPr>
            <w:pBdr/>
            <w:spacing/>
            <w:ind/>
          </w:pPr>
        </w:pPrChange>
      </w:pPr>
      <w:ins w:id="3939" w:author="Derek" w:date="2026-09-28T17:25:22Z" oouserid="Derek">
        <w:r>
          <w:rPr>
            <w:rStyle w:val="1095"/>
          </w:rPr>
          <w:footnoteRef/>
        </w:r>
      </w:ins>
      <w:ins w:id="3940" w:author="Derek" w:date="2026-09-28T17:25:22Z" oouserid="Derek">
        <w:r>
          <w:t xml:space="preserve"> </w:t>
        </w:r>
      </w:ins>
      <w:ins w:id="3941" w:author="Derek" w:date="2026-09-28T17:25:23Z" oouserid="Derek">
        <w:r>
          <w:t xml:space="preserve">Answerableness - correspondence; conformity; proportionate likeness</w:t>
        </w:r>
      </w:ins>
      <w:ins w:id="3942" w:author="Derek" w:date="2026-09-28T17:25:22Z" oouserid="Derek">
        <w:r/>
      </w:ins>
    </w:p>
  </w:footnote>
  <w:footnote w:id="5">
    <w:p w14:paraId="449F80A2">
      <w:pPr>
        <w:pStyle w:val="1096"/>
        <w:pBdr/>
        <w:spacing/>
        <w:ind/>
        <w:rPr>
          <w:ins w:id="3943" w:author="Derek" w:date="2026-09-28T17:41:51Z" oouserid="Derek"/>
        </w:rPr>
        <w:pPrChange w:author="Derek" w:date="2026-09-28T17:41:51Z" w:id="3944" oouserid="Derek">
          <w:pPr>
            <w:pBdr/>
            <w:spacing/>
            <w:ind/>
          </w:pPr>
        </w:pPrChange>
      </w:pPr>
      <w:ins w:id="3945" w:author="Derek" w:date="2026-09-28T17:41:51Z" oouserid="Derek">
        <w:r>
          <w:rPr>
            <w:rStyle w:val="1095"/>
          </w:rPr>
          <w:footnoteRef/>
        </w:r>
      </w:ins>
      <w:ins w:id="3946" w:author="Derek" w:date="2026-09-28T17:41:58Z" oouserid="Derek">
        <w:r>
          <w:t xml:space="preserve"> Peevish - </w:t>
        </w:r>
      </w:ins>
      <w:ins w:id="3947" w:author="Derek" w:date="2026-09-28T17:41:58Z" oouserid="Derek">
        <w:r>
          <w:t xml:space="preserve">means being irritable or bad-tempered, often marked by a fretful or querulous mood. It describes someone who is easily annoyed or prone to complaining.</w:t>
        </w:r>
      </w:ins>
      <w:ins w:id="3948" w:author="Derek" w:date="2026-09-28T17:41:51Z" oouserid="Derek">
        <w:r/>
      </w:ins>
    </w:p>
  </w:footnote>
  <w:footnote w:id="6">
    <w:p w14:paraId="6636A056">
      <w:pPr>
        <w:pStyle w:val="1096"/>
        <w:pBdr/>
        <w:spacing/>
        <w:ind/>
        <w:rPr>
          <w:ins w:id="3949" w:author="Derek" w:date="2026-09-28T17:44:55Z" oouserid="Derek"/>
        </w:rPr>
        <w:pPrChange w:author="Derek" w:date="2026-09-28T17:44:55Z" w:id="3950" oouserid="Derek">
          <w:pPr>
            <w:pBdr/>
            <w:spacing/>
            <w:ind/>
          </w:pPr>
        </w:pPrChange>
      </w:pPr>
      <w:ins w:id="3951" w:author="Derek" w:date="2026-09-28T17:44:55Z" oouserid="Derek">
        <w:r>
          <w:rPr>
            <w:rStyle w:val="1095"/>
          </w:rPr>
          <w:footnoteRef/>
        </w:r>
      </w:ins>
      <w:ins w:id="3952" w:author="Derek" w:date="2026-09-28T17:45:02Z" oouserid="Derek">
        <w:r>
          <w:t xml:space="preserve"> Cankers - </w:t>
        </w:r>
      </w:ins>
      <w:ins w:id="3953" w:author="Derek" w:date="2026-09-28T17:45:02Z" oouserid="Derek">
        <w:r>
          <w:t xml:space="preserve">Cankers are spreading sores or ulcers that can occur in various tissues, including the mouth, where they are known as canker sores.</w:t>
        </w:r>
      </w:ins>
      <w:ins w:id="3954" w:author="Derek" w:date="2026-09-28T17:44:55Z" oouserid="Derek">
        <w:r/>
      </w:ins>
    </w:p>
  </w:footnote>
  <w:footnote w:id="7">
    <w:p w14:paraId="77F034B5">
      <w:pPr>
        <w:pStyle w:val="1096"/>
        <w:pBdr/>
        <w:spacing/>
        <w:ind/>
        <w:rPr>
          <w:ins w:id="3955" w:author="Derek" w:date="2026-09-28T17:53:27Z" oouserid="Derek"/>
        </w:rPr>
        <w:pPrChange w:author="Derek" w:date="2026-09-28T17:53:27Z" w:id="3956" oouserid="Derek">
          <w:pPr>
            <w:pBdr/>
            <w:spacing/>
            <w:ind/>
          </w:pPr>
        </w:pPrChange>
      </w:pPr>
      <w:ins w:id="3957" w:author="Derek" w:date="2026-09-28T17:53:27Z" oouserid="Derek">
        <w:r>
          <w:rPr>
            <w:rStyle w:val="1095"/>
          </w:rPr>
          <w:footnoteRef/>
        </w:r>
      </w:ins>
      <w:ins w:id="3958" w:author="Derek" w:date="2026-09-28T17:53:27Z" oouserid="Derek">
        <w:r>
          <w:t xml:space="preserve"> </w:t>
        </w:r>
      </w:ins>
      <w:ins w:id="3959" w:author="Derek" w:date="2026-09-28T17:53:38Z" oouserid="Derek">
        <w:r>
          <w:t xml:space="preserve">Physic - </w:t>
        </w:r>
      </w:ins>
      <w:ins w:id="3960" w:author="Derek" w:date="2026-09-28T17:53:38Z" oouserid="Derek">
        <w:r>
          <w:t xml:space="preserve">A medicine or drug, especially a cathartic</w:t>
        </w:r>
      </w:ins>
      <w:ins w:id="3961" w:author="Derek" w:date="2026-09-28T17:53:27Z" oouserid="Derek">
        <w:r/>
      </w:ins>
    </w:p>
  </w:footnote>
  <w:footnote w:id="8">
    <w:p w14:paraId="0F05F32B">
      <w:pPr>
        <w:pStyle w:val="1096"/>
        <w:pBdr/>
        <w:spacing/>
        <w:ind/>
        <w:rPr>
          <w:ins w:id="3962" w:author="Derek" w:date="2026-09-28T17:56:33Z" oouserid="Derek"/>
        </w:rPr>
        <w:pPrChange w:author="Derek" w:date="2026-09-28T17:56:33Z" w:id="3963" oouserid="Derek">
          <w:pPr>
            <w:pBdr/>
            <w:spacing/>
            <w:ind/>
          </w:pPr>
        </w:pPrChange>
      </w:pPr>
      <w:ins w:id="3964" w:author="Derek" w:date="2026-09-28T17:56:33Z" oouserid="Derek">
        <w:r>
          <w:rPr>
            <w:rStyle w:val="1095"/>
          </w:rPr>
          <w:footnoteRef/>
        </w:r>
      </w:ins>
      <w:ins w:id="3965" w:author="Derek" w:date="2026-09-28T17:56:33Z" oouserid="Derek">
        <w:r>
          <w:t xml:space="preserve"> </w:t>
        </w:r>
      </w:ins>
      <w:ins w:id="3966" w:author="Derek" w:date="2026-09-28T17:56:36Z" oouserid="Derek">
        <w:r>
          <w:t xml:space="preserve">Small beer - Small beer is a type of lager or ale with a low alcohol content, typically between 0.5% to 2.8% ABV, that was commonly consumed in Medieval Europe and colonial North America as a safer alternative to water.</w:t>
        </w:r>
      </w:ins>
      <w:ins w:id="3967" w:author="Derek" w:date="2026-09-28T17:56:33Z" oouserid="Derek">
        <w:r/>
      </w:ins>
    </w:p>
  </w:footnote>
  <w:footnote w:id="9">
    <w:p w14:paraId="680393A2">
      <w:pPr>
        <w:pStyle w:val="1096"/>
        <w:pBdr/>
        <w:spacing/>
        <w:ind/>
        <w:rPr>
          <w:ins w:id="3968" w:author="Derek" w:date="2026-09-28T18:59:10Z" oouserid="Derek"/>
        </w:rPr>
        <w:pPrChange w:author="Derek" w:date="2026-09-28T18:59:10Z" w:id="3969" oouserid="Derek">
          <w:pPr>
            <w:pBdr/>
            <w:spacing/>
            <w:ind/>
          </w:pPr>
        </w:pPrChange>
      </w:pPr>
      <w:ins w:id="3970" w:author="Derek" w:date="2026-09-28T18:59:10Z" oouserid="Derek">
        <w:r>
          <w:rPr>
            <w:rStyle w:val="1095"/>
          </w:rPr>
          <w:footnoteRef/>
        </w:r>
      </w:ins>
      <w:ins w:id="3971" w:author="Derek" w:date="2026-09-28T18:59:10Z" oouserid="Derek">
        <w:r>
          <w:t xml:space="preserve"> </w:t>
        </w:r>
      </w:ins>
      <w:ins w:id="3972" w:author="Derek" w:date="2026-09-28T18:59:18Z" oouserid="Derek">
        <w:r>
          <w:t xml:space="preserve">Shifting: Seeking a way, especially by one's own devices or expedients, to escape a difficulty or affliction rather than patiently trusting God and waiting upon His providence.</w:t>
        </w:r>
      </w:ins>
      <w:ins w:id="3973" w:author="Derek" w:date="2026-09-28T18:59:10Z" oouserid="Derek">
        <w:r/>
      </w:ins>
    </w:p>
  </w:footnote>
  <w:footnote w:id="10">
    <w:p w14:paraId="1706094F">
      <w:pPr>
        <w:pStyle w:val="1096"/>
        <w:pBdr/>
        <w:spacing/>
        <w:ind/>
        <w:rPr>
          <w:ins w:id="3974" w:author="Derek" w:date="2026-09-30T14:11:18Z" oouserid="Derek"/>
        </w:rPr>
        <w:pPrChange w:author="Derek" w:date="2026-09-30T14:11:18Z" w:id="3975" oouserid="Derek">
          <w:pPr>
            <w:pBdr/>
            <w:spacing/>
            <w:ind/>
          </w:pPr>
        </w:pPrChange>
      </w:pPr>
      <w:ins w:id="3976" w:author="Derek" w:date="2026-09-30T14:11:18Z" oouserid="Derek">
        <w:r>
          <w:rPr>
            <w:rStyle w:val="1095"/>
          </w:rPr>
          <w:footnoteRef/>
        </w:r>
      </w:ins>
      <w:ins w:id="3977" w:author="Derek" w:date="2026-09-30T14:11:18Z" oouserid="Derek">
        <w:r>
          <w:t xml:space="preserve"> </w:t>
        </w:r>
      </w:ins>
      <w:ins w:id="3978" w:author="Derek" w:date="2026-09-30T14:11:23Z" oouserid="Derek">
        <w:r>
          <w:rPr>
            <w:rFonts w:ascii="Liberation Serif" w:hAnsi="Liberation Serif" w:eastAsia="Liberation Serif" w:cs="Liberation Serif"/>
            <w:sz w:val="20"/>
            <w:szCs w:val="20"/>
            <w:u w:val="none"/>
            <w:cs/>
          </w:rPr>
          <w:t xml:space="preserve">Oils - Burroughs is using an analogy from the preparation of compound or medicinal oils. In his day, certain oils were made by combining numerous valuable ingredients.</w:t>
        </w:r>
      </w:ins>
      <w:ins w:id="3979" w:author="Derek" w:date="2026-09-30T14:11:23Z" oouserid="Derek">
        <w:r>
          <w:rPr>
            <w:rFonts w:ascii="Liberation Serif" w:hAnsi="Liberation Serif" w:eastAsia="Liberation Serif" w:cs="Liberation Serif"/>
            <w:sz w:val="20"/>
            <w:szCs w:val="20"/>
            <w:u w:val="none"/>
            <w:cs/>
          </w:rPr>
          <w:t xml:space="preserve"> (DEREK VERIFY THIS HISTORICALLY)</w:t>
        </w:r>
      </w:ins>
      <w:ins w:id="3980" w:author="Derek" w:date="2026-09-30T14:11:18Z" oouserid="Derek">
        <w:r/>
      </w:ins>
    </w:p>
  </w:footnote>
  <w:footnote w:id="11">
    <w:p w14:paraId="5614D573">
      <w:pPr>
        <w:pStyle w:val="1096"/>
        <w:pBdr/>
        <w:spacing/>
        <w:ind/>
        <w:rPr>
          <w:ins w:id="3981" w:author="Derek" w:date="2026-09-30T15:07:08Z" oouserid="Derek"/>
        </w:rPr>
        <w:pPrChange w:author="Derek" w:date="2026-09-30T15:07:08Z" w:id="3982" oouserid="Derek">
          <w:pPr>
            <w:pBdr/>
            <w:spacing/>
            <w:ind/>
          </w:pPr>
        </w:pPrChange>
      </w:pPr>
      <w:ins w:id="3983" w:author="Derek" w:date="2026-09-30T15:07:08Z" oouserid="Derek">
        <w:r>
          <w:rPr>
            <w:rStyle w:val="1095"/>
          </w:rPr>
          <w:footnoteRef/>
        </w:r>
      </w:ins>
      <w:ins w:id="3984" w:author="Derek" w:date="2026-09-30T15:07:08Z" oouserid="Derek">
        <w:r>
          <w:t xml:space="preserve"> </w:t>
        </w:r>
      </w:ins>
      <w:ins w:id="3985" w:author="Derek" w:date="2026-09-30T15:07:26Z" oouserid="Derek">
        <w:r>
          <w:t xml:space="preserve">Rifled - ransacked or plundered</w:t>
        </w:r>
      </w:ins>
      <w:ins w:id="3986" w:author="Derek" w:date="2026-09-30T15:07:08Z" oouserid="Derek">
        <w:r/>
      </w:ins>
    </w:p>
  </w:footnote>
  <w:footnote w:id="12">
    <w:p w14:paraId="441E878C">
      <w:pPr>
        <w:pStyle w:val="1096"/>
        <w:pBdr/>
        <w:spacing/>
        <w:ind/>
        <w:rPr>
          <w:ins w:id="3987" w:author="derek" w:date="2026-10-09T14:43:16Z" oouserid="derek"/>
        </w:rPr>
        <w:pPrChange w:author="derek" w:date="2026-10-09T14:43:16Z" w:id="3988" oouserid="derek">
          <w:pPr>
            <w:pBdr/>
            <w:spacing/>
            <w:ind/>
          </w:pPr>
        </w:pPrChange>
      </w:pPr>
      <w:ins w:id="3989" w:author="derek" w:date="2026-10-09T14:43:16Z" oouserid="derek">
        <w:r>
          <w:rPr>
            <w:rStyle w:val="1095"/>
          </w:rPr>
          <w:footnoteRef/>
        </w:r>
      </w:ins>
      <w:ins w:id="3990" w:author="derek" w:date="2026-10-09T14:43:16Z" oouserid="derek">
        <w:r>
          <w:t xml:space="preserve"> </w:t>
        </w:r>
      </w:ins>
      <w:ins w:id="3991" w:author="derek" w:date="2026-10-09T14:43:21Z" oouserid="derek">
        <w:r>
          <w:rPr>
            <w:rStyle w:val="1111"/>
          </w:rPr>
          <w:t xml:space="preserve">quintescence </w:t>
        </w:r>
      </w:ins>
      <w:ins w:id="3992" w:author="derek" w:date="2026-10-09T14:43:21Z" oouserid="derek">
        <w:r>
          <w:t xml:space="preserve">- </w:t>
        </w:r>
      </w:ins>
      <w:ins w:id="3993" w:author="derek" w:date="2026-10-09T14:43:21Z" oouserid="derek">
        <w:r>
          <w:t xml:space="preserve">the essence of a thing in its purest and most concentrated form</w:t>
        </w:r>
      </w:ins>
      <w:ins w:id="3994" w:author="derek" w:date="2026-10-09T14:43:16Z" oouserid="derek">
        <w:r/>
      </w:ins>
    </w:p>
  </w:footnote>
  <w:footnote w:id="13">
    <w:p w14:paraId="30014C91">
      <w:pPr>
        <w:pStyle w:val="1096"/>
        <w:pBdr/>
        <w:spacing/>
        <w:ind/>
        <w:rPr>
          <w:ins w:id="3995" w:author="derek" w:date="2026-10-09T15:37:25Z" oouserid="derek"/>
        </w:rPr>
        <w:pPrChange w:author="derek" w:date="2026-10-09T15:37:25Z" w:id="3996" oouserid="derek">
          <w:pPr>
            <w:pBdr/>
            <w:spacing/>
            <w:ind/>
          </w:pPr>
        </w:pPrChange>
      </w:pPr>
      <w:ins w:id="3997" w:author="derek" w:date="2026-10-09T15:37:25Z" oouserid="derek">
        <w:r>
          <w:rPr>
            <w:rStyle w:val="1095"/>
          </w:rPr>
          <w:footnoteRef/>
        </w:r>
      </w:ins>
      <w:ins w:id="3998" w:author="derek" w:date="2026-10-09T15:37:25Z" oouserid="derek">
        <w:r>
          <w:t xml:space="preserve"> </w:t>
        </w:r>
      </w:ins>
      <w:ins w:id="3999" w:author="derek" w:date="2026-10-09T15:37:25Z" oouserid="derek">
        <w:r/>
      </w:ins>
    </w:p>
  </w:footnote>
  <w:footnote w:id="14">
    <w:p w14:paraId="095AFE2B">
      <w:pPr>
        <w:pStyle w:val="1096"/>
        <w:pBdr/>
        <w:spacing/>
        <w:ind/>
        <w:rPr>
          <w:ins w:id="4000" w:author="derek" w:date="2026-10-09T15:37:43Z" oouserid="derek"/>
        </w:rPr>
        <w:pPrChange w:author="derek" w:date="2026-10-09T15:37:43Z" w:id="4001" oouserid="derek">
          <w:pPr>
            <w:pBdr/>
            <w:spacing/>
            <w:ind/>
          </w:pPr>
        </w:pPrChange>
      </w:pPr>
      <w:ins w:id="4002" w:author="derek" w:date="2026-10-09T15:37:43Z" oouserid="derek">
        <w:r>
          <w:rPr>
            <w:rStyle w:val="1095"/>
          </w:rPr>
          <w:footnoteRef/>
        </w:r>
      </w:ins>
      <w:ins w:id="4003" w:author="derek" w:date="2026-10-09T15:37:43Z" oouserid="derek">
        <w:r>
          <w:t xml:space="preserve"> </w:t>
        </w:r>
      </w:ins>
      <w:ins w:id="4004" w:author="derek" w:date="2026-10-09T15:37:47Z" oouserid="derek">
        <w:r>
          <w:rPr>
            <w:rFonts w:ascii="Times New Roman" w:hAnsi="Times New Roman" w:eastAsia="Times New Roman" w:cs="Times New Roman"/>
            <w:color w:val="000000"/>
            <w:sz w:val="24"/>
          </w:rPr>
          <w:t xml:space="preserve">“a russet suit”—a plain garment or outfit made of russet cloth. I would check the original scan before finalizing that word.</w:t>
        </w:r>
      </w:ins>
      <w:ins w:id="4005" w:author="derek" w:date="2026-10-09T15:37:43Z" oouserid="derek">
        <w:r/>
      </w:ins>
    </w:p>
  </w:footnote>
  <w:footnote w:id="15">
    <w:p w14:paraId="031D3949">
      <w:pPr>
        <w:pStyle w:val="1096"/>
        <w:pBdr/>
        <w:spacing/>
        <w:ind/>
        <w:rPr>
          <w:ins w:id="4006" w:author="derek" w:date="2026-10-12T17:54:36Z" oouserid="derek"/>
        </w:rPr>
        <w:pPrChange w:author="derek" w:date="2026-10-12T17:54:36Z" w:id="4007" oouserid="derek">
          <w:pPr>
            <w:pBdr/>
            <w:spacing/>
            <w:ind/>
          </w:pPr>
        </w:pPrChange>
      </w:pPr>
      <w:ins w:id="4008" w:author="derek" w:date="2026-10-12T17:54:36Z" oouserid="derek">
        <w:r>
          <w:rPr>
            <w:rStyle w:val="1095"/>
          </w:rPr>
          <w:footnoteRef/>
        </w:r>
      </w:ins>
      <w:ins w:id="4009" w:author="derek" w:date="2026-10-12T17:54:36Z" oouserid="derek">
        <w:r>
          <w:t xml:space="preserve"> </w:t>
        </w:r>
      </w:ins>
      <w:ins w:id="4010" w:author="derek" w:date="2026-10-12T17:54:57Z" oouserid="derek">
        <w:r>
          <w:t xml:space="preserve">Brabling: Quarreling or bickering; engaging in contentious disputes.</w:t>
        </w:r>
      </w:ins>
      <w:ins w:id="4011" w:author="derek" w:date="2026-10-12T17:54:36Z" oouserid="derek">
        <w:r/>
      </w:ins>
    </w:p>
  </w:footnote>
  <w:footnote w:id="16">
    <w:p w14:paraId="268465FB">
      <w:pPr>
        <w:pStyle w:val="1096"/>
        <w:pBdr/>
        <w:spacing/>
        <w:ind/>
        <w:rPr>
          <w:ins w:id="4012" w:author="derek" w:date="2026-10-14T15:40:19Z" oouserid="derek"/>
        </w:rPr>
        <w:pPrChange w:author="derek" w:date="2026-10-14T15:40:19Z" w:id="4013" oouserid="derek">
          <w:pPr>
            <w:pBdr/>
            <w:spacing/>
            <w:ind/>
          </w:pPr>
        </w:pPrChange>
      </w:pPr>
      <w:ins w:id="4014" w:author="derek" w:date="2026-10-14T15:40:19Z" oouserid="derek">
        <w:r>
          <w:rPr>
            <w:rStyle w:val="1095"/>
          </w:rPr>
          <w:footnoteRef/>
        </w:r>
      </w:ins>
      <w:ins w:id="4015" w:author="derek" w:date="2026-10-14T15:40:19Z" oouserid="derek">
        <w:r>
          <w:t xml:space="preserve"> </w:t>
        </w:r>
      </w:ins>
      <w:ins w:id="4016" w:author="derek" w:date="2026-10-14T15:40:33Z" oouserid="derek">
        <w:r>
          <w:t xml:space="preserve">Ambrose of Milan (c. 340–397) was a bishop, theologian, and one of the most influential leaders of the early Latin Church.</w:t>
        </w:r>
      </w:ins>
      <w:ins w:id="4017" w:author="derek" w:date="2026-10-14T15:40:19Z" oouserid="derek">
        <w:r/>
      </w:ins>
    </w:p>
  </w:footnote>
  <w:footnote w:id="17">
    <w:p w14:paraId="6C9C5202">
      <w:pPr>
        <w:pStyle w:val="1096"/>
        <w:pBdr/>
        <w:spacing/>
        <w:ind/>
        <w:rPr>
          <w:ins w:id="4018" w:author="derek" w:date="2026-10-16T17:57:52Z" oouserid="derek"/>
        </w:rPr>
        <w:pPrChange w:author="derek" w:date="2026-10-16T17:57:52Z" w:id="4019" oouserid="derek">
          <w:pPr>
            <w:pBdr/>
            <w:spacing/>
            <w:ind/>
          </w:pPr>
        </w:pPrChange>
      </w:pPr>
      <w:ins w:id="4020" w:author="derek" w:date="2026-10-16T17:57:52Z" oouserid="derek">
        <w:r>
          <w:rPr>
            <w:rStyle w:val="1095"/>
          </w:rPr>
          <w:footnoteRef/>
        </w:r>
      </w:ins>
      <w:ins w:id="4021" w:author="derek" w:date="2026-10-16T17:57:52Z" oouserid="derek">
        <w:r>
          <w:t xml:space="preserve"> </w:t>
        </w:r>
      </w:ins>
      <w:ins w:id="4022" w:author="derek" w:date="2026-10-16T17:58:03Z" oouserid="derek">
        <w:r>
          <w:t xml:space="preserve">A</w:t>
        </w:r>
      </w:ins>
      <w:ins w:id="4023" w:author="derek" w:date="2026-10-16T17:58:03Z" oouserid="derek">
        <w:r>
          <w:t xml:space="preserve">guish humor: An ague was an intermittent fever, often accompanied by chills. Humour refers to the older medical conception of bodily fluids or conditions whose imbalance could cause illness. Burroughs uses this historical medical illustration to show how i</w:t>
        </w:r>
      </w:ins>
      <w:ins w:id="4024" w:author="derek" w:date="2026-10-16T17:58:03Z" oouserid="derek">
        <w:r>
          <w:t xml:space="preserve">nward corruption can make one's outward circumstances seem bitter.</w:t>
        </w:r>
      </w:ins>
      <w:ins w:id="4025" w:author="derek" w:date="2026-10-16T17:57:52Z" oouserid="derek">
        <w:r/>
      </w:ins>
    </w:p>
  </w:footnote>
  <w:footnote w:id="18">
    <w:p w14:paraId="74A11FB4">
      <w:pPr>
        <w:pStyle w:val="1096"/>
        <w:pBdr/>
        <w:spacing/>
        <w:ind/>
        <w:rPr>
          <w:ins w:id="4026" w:author="derek" w:date="2026-10-16T17:59:36Z" oouserid="derek"/>
        </w:rPr>
        <w:pPrChange w:author="derek" w:date="2026-10-16T17:59:36Z" w:id="4027" oouserid="derek">
          <w:pPr>
            <w:pBdr/>
            <w:spacing/>
            <w:ind/>
          </w:pPr>
        </w:pPrChange>
      </w:pPr>
      <w:ins w:id="4028" w:author="derek" w:date="2026-10-16T17:59:36Z" oouserid="derek">
        <w:r>
          <w:rPr>
            <w:rStyle w:val="1095"/>
          </w:rPr>
          <w:footnoteRef/>
        </w:r>
      </w:ins>
      <w:ins w:id="4029" w:author="derek" w:date="2026-10-16T17:59:36Z" oouserid="derek">
        <w:r>
          <w:t xml:space="preserve"> </w:t>
        </w:r>
      </w:ins>
      <w:ins w:id="4030" w:author="derek" w:date="2026-10-16T17:59:44Z" oouserid="derek">
        <w:r>
          <w:t xml:space="preserve">C</w:t>
        </w:r>
      </w:ins>
      <w:ins w:id="4031" w:author="derek" w:date="2026-10-16T17:59:44Z" oouserid="derek">
        <w:r>
          <w:t xml:space="preserve">holeric humor: In traditional humoral medicine, choler (or yellow bile) was one of the four bodily humors. It was associated with heat, dryness, and a choleric temperament. Here, Burroughs uses the term to describe an inward bodily condition thought to cau</w:t>
        </w:r>
      </w:ins>
      <w:ins w:id="4032" w:author="derek" w:date="2026-10-16T17:59:44Z" oouserid="derek">
        <w:r>
          <w:t xml:space="preserve">se bitterness in the taste of drink.</w:t>
        </w:r>
      </w:ins>
      <w:ins w:id="4033" w:author="derek" w:date="2026-10-16T17:59:36Z" oouserid="derek">
        <w:r/>
      </w:ins>
    </w:p>
  </w:footnote>
  <w:footnote w:id="19">
    <w:p w14:paraId="68EC15CE">
      <w:pPr>
        <w:pStyle w:val="1096"/>
        <w:pBdr/>
        <w:spacing/>
        <w:ind/>
        <w:rPr>
          <w:ins w:id="4034" w:author="derek" w:date="2026-10-16T18:12:50Z" oouserid="derek"/>
        </w:rPr>
        <w:pPrChange w:author="derek" w:date="2026-10-16T18:12:50Z" w:id="4035" oouserid="derek">
          <w:pPr>
            <w:pBdr/>
            <w:spacing/>
            <w:ind/>
          </w:pPr>
        </w:pPrChange>
      </w:pPr>
      <w:ins w:id="4036" w:author="derek" w:date="2026-10-16T18:12:50Z" oouserid="derek">
        <w:r>
          <w:rPr>
            <w:rStyle w:val="1095"/>
          </w:rPr>
          <w:footnoteRef/>
        </w:r>
      </w:ins>
      <w:ins w:id="4037" w:author="derek" w:date="2026-10-16T18:12:50Z" oouserid="derek">
        <w:r>
          <w:t xml:space="preserve"> </w:t>
        </w:r>
      </w:ins>
      <w:ins w:id="4038" w:author="derek" w:date="2026-10-16T18:12:54Z" oouserid="derek">
        <w:r>
          <w:t xml:space="preserve">A</w:t>
        </w:r>
      </w:ins>
      <w:ins w:id="4039" w:author="derek" w:date="2026-10-16T18:12:54Z" oouserid="derek">
        <w:r>
          <w:t xml:space="preserve">drian Junius (1511–1575), also known as Hadrianus Junius or Adriaen de Jonghe, was a Dutch physician and humanist scholar. His Emblemata (1565) includes an emblem titled “Content with little, hoping for better,” depicting a grasshopper and bearing the mott</w:t>
        </w:r>
      </w:ins>
      <w:ins w:id="4040" w:author="derek" w:date="2026-10-16T18:12:54Z" oouserid="derek">
        <w:r>
          <w:t xml:space="preserve">o, “With this I am content, and hope for better.”</w:t>
        </w:r>
      </w:ins>
      <w:ins w:id="4041" w:author="derek" w:date="2026-10-16T18:12:50Z" oouserid="derek">
        <w:r/>
      </w:ins>
    </w:p>
  </w:footnote>
  <w:footnote w:id="20">
    <w:p w14:paraId="169F35B9">
      <w:pPr>
        <w:pStyle w:val="1096"/>
        <w:pBdr/>
        <w:spacing/>
        <w:ind/>
        <w:rPr>
          <w:ins w:id="4042" w:author="derek" w:date="2026-10-19T19:09:30Z" oouserid="derek"/>
        </w:rPr>
        <w:pPrChange w:author="derek" w:date="2026-10-19T19:09:30Z" w:id="4043" oouserid="derek">
          <w:pPr>
            <w:pBdr/>
            <w:spacing/>
            <w:ind/>
          </w:pPr>
        </w:pPrChange>
      </w:pPr>
      <w:ins w:id="4044" w:author="derek" w:date="2026-10-19T19:09:30Z" oouserid="derek">
        <w:r>
          <w:rPr>
            <w:rStyle w:val="1095"/>
          </w:rPr>
          <w:footnoteRef/>
        </w:r>
      </w:ins>
      <w:ins w:id="4045" w:author="derek" w:date="2026-10-19T19:09:30Z" oouserid="derek">
        <w:r>
          <w:t xml:space="preserve"> </w:t>
        </w:r>
      </w:ins>
      <w:ins w:id="4046" w:author="derek" w:date="2026-10-19T19:09:30Z" oouserid="derek">
        <w:r/>
      </w:ins>
      <w:ins w:id="4047" w:author="derek" w:date="2026-10-19T19:10:41Z" oouserid="derek">
        <w:r>
          <w:t xml:space="preserve">Jerome (c. 347–420), an early Christian theologian and translator of the Bible into Latin. Burroughs attributes to him the saying that suffering received as an expression of love may be understood as a blessing.</w:t>
        </w:r>
      </w:ins>
      <w:ins w:id="4048" w:author="derek" w:date="2026-10-19T19:09:30Z" oouserid="derek">
        <w:r/>
      </w:ins>
      <w:ins w:id="4049" w:author="derek" w:date="2026-10-19T19:09:30Z" oouserid="derek">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
    <w:nsid w:val="292ECC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64AA4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7">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8">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9">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60">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61">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2">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3">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0">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1">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2">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3">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4">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5">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13">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14">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15">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16">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17">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18">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19">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0">
    <w:name w:val="Heading 6"/>
    <w:basedOn w:val="1093"/>
    <w:next w:val="1093"/>
    <w:link w:val="105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41">
    <w:name w:val="Heading 7"/>
    <w:basedOn w:val="1093"/>
    <w:next w:val="1093"/>
    <w:link w:val="10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42">
    <w:name w:val="Heading 8"/>
    <w:basedOn w:val="1093"/>
    <w:next w:val="1093"/>
    <w:link w:val="10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43">
    <w:name w:val="Heading 9"/>
    <w:basedOn w:val="1093"/>
    <w:next w:val="1093"/>
    <w:link w:val="10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44" w:default="1">
    <w:name w:val="Default Paragraph Font"/>
    <w:uiPriority w:val="1"/>
    <w:semiHidden/>
    <w:unhideWhenUsed/>
    <w:pPr>
      <w:pBdr/>
      <w:spacing/>
      <w:ind/>
    </w:pPr>
  </w:style>
  <w:style w:type="numbering" w:styleId="1045" w:default="1">
    <w:name w:val="No List"/>
    <w:uiPriority w:val="99"/>
    <w:semiHidden/>
    <w:unhideWhenUsed/>
    <w:pPr>
      <w:pBdr/>
      <w:spacing/>
      <w:ind/>
    </w:pPr>
  </w:style>
  <w:style w:type="character" w:styleId="1046">
    <w:name w:val="Heading 1 Char"/>
    <w:basedOn w:val="1044"/>
    <w:link w:val="1112"/>
    <w:uiPriority w:val="9"/>
    <w:pPr>
      <w:pBdr/>
      <w:spacing/>
      <w:ind/>
    </w:pPr>
    <w:rPr>
      <w:rFonts w:ascii="Arial" w:hAnsi="Arial" w:eastAsia="Arial" w:cs="Arial"/>
      <w:color w:val="0f4761" w:themeColor="accent1" w:themeShade="BF"/>
      <w:sz w:val="40"/>
      <w:szCs w:val="40"/>
    </w:rPr>
  </w:style>
  <w:style w:type="character" w:styleId="1047">
    <w:name w:val="Heading 2 Char"/>
    <w:basedOn w:val="1044"/>
    <w:link w:val="1116"/>
    <w:uiPriority w:val="9"/>
    <w:pPr>
      <w:pBdr/>
      <w:spacing/>
      <w:ind/>
    </w:pPr>
    <w:rPr>
      <w:rFonts w:ascii="Arial" w:hAnsi="Arial" w:eastAsia="Arial" w:cs="Arial"/>
      <w:color w:val="0f4761" w:themeColor="accent1" w:themeShade="BF"/>
      <w:sz w:val="32"/>
      <w:szCs w:val="32"/>
    </w:rPr>
  </w:style>
  <w:style w:type="character" w:styleId="1048">
    <w:name w:val="Heading 3 Char"/>
    <w:basedOn w:val="1044"/>
    <w:link w:val="1133"/>
    <w:uiPriority w:val="9"/>
    <w:pPr>
      <w:pBdr/>
      <w:spacing/>
      <w:ind/>
    </w:pPr>
    <w:rPr>
      <w:rFonts w:ascii="Arial" w:hAnsi="Arial" w:eastAsia="Arial" w:cs="Arial"/>
      <w:color w:val="0f4761" w:themeColor="accent1" w:themeShade="BF"/>
      <w:sz w:val="28"/>
      <w:szCs w:val="28"/>
    </w:rPr>
  </w:style>
  <w:style w:type="character" w:styleId="1049">
    <w:name w:val="Heading 4 Char"/>
    <w:basedOn w:val="1044"/>
    <w:link w:val="1140"/>
    <w:uiPriority w:val="9"/>
    <w:pPr>
      <w:pBdr/>
      <w:spacing/>
      <w:ind/>
    </w:pPr>
    <w:rPr>
      <w:rFonts w:ascii="Arial" w:hAnsi="Arial" w:eastAsia="Arial" w:cs="Arial"/>
      <w:i/>
      <w:iCs/>
      <w:color w:val="0f4761" w:themeColor="accent1" w:themeShade="BF"/>
    </w:rPr>
  </w:style>
  <w:style w:type="character" w:styleId="1050">
    <w:name w:val="Heading 5 Char"/>
    <w:basedOn w:val="1044"/>
    <w:link w:val="1146"/>
    <w:uiPriority w:val="9"/>
    <w:pPr>
      <w:pBdr/>
      <w:spacing/>
      <w:ind/>
    </w:pPr>
    <w:rPr>
      <w:rFonts w:ascii="Arial" w:hAnsi="Arial" w:eastAsia="Arial" w:cs="Arial"/>
      <w:color w:val="0f4761" w:themeColor="accent1" w:themeShade="BF"/>
    </w:rPr>
  </w:style>
  <w:style w:type="character" w:styleId="1051">
    <w:name w:val="Heading 6 Char"/>
    <w:basedOn w:val="1044"/>
    <w:link w:val="1040"/>
    <w:uiPriority w:val="9"/>
    <w:pPr>
      <w:pBdr/>
      <w:spacing/>
      <w:ind/>
    </w:pPr>
    <w:rPr>
      <w:rFonts w:ascii="Arial" w:hAnsi="Arial" w:eastAsia="Arial" w:cs="Arial"/>
      <w:i/>
      <w:iCs/>
      <w:color w:val="595959" w:themeColor="text1" w:themeTint="A6"/>
    </w:rPr>
  </w:style>
  <w:style w:type="character" w:styleId="1052">
    <w:name w:val="Heading 7 Char"/>
    <w:basedOn w:val="1044"/>
    <w:link w:val="1041"/>
    <w:uiPriority w:val="9"/>
    <w:pPr>
      <w:pBdr/>
      <w:spacing/>
      <w:ind/>
    </w:pPr>
    <w:rPr>
      <w:rFonts w:ascii="Arial" w:hAnsi="Arial" w:eastAsia="Arial" w:cs="Arial"/>
      <w:color w:val="595959" w:themeColor="text1" w:themeTint="A6"/>
    </w:rPr>
  </w:style>
  <w:style w:type="character" w:styleId="1053">
    <w:name w:val="Heading 8 Char"/>
    <w:basedOn w:val="1044"/>
    <w:link w:val="1042"/>
    <w:uiPriority w:val="9"/>
    <w:pPr>
      <w:pBdr/>
      <w:spacing/>
      <w:ind/>
    </w:pPr>
    <w:rPr>
      <w:rFonts w:ascii="Arial" w:hAnsi="Arial" w:eastAsia="Arial" w:cs="Arial"/>
      <w:i/>
      <w:iCs/>
      <w:color w:val="272727" w:themeColor="text1" w:themeTint="D8"/>
    </w:rPr>
  </w:style>
  <w:style w:type="character" w:styleId="1054">
    <w:name w:val="Heading 9 Char"/>
    <w:basedOn w:val="1044"/>
    <w:link w:val="1043"/>
    <w:uiPriority w:val="9"/>
    <w:pPr>
      <w:pBdr/>
      <w:spacing/>
      <w:ind/>
    </w:pPr>
    <w:rPr>
      <w:rFonts w:ascii="Arial" w:hAnsi="Arial" w:eastAsia="Arial" w:cs="Arial"/>
      <w:i/>
      <w:iCs/>
      <w:color w:val="272727" w:themeColor="text1" w:themeTint="D8"/>
    </w:rPr>
  </w:style>
  <w:style w:type="paragraph" w:styleId="1055">
    <w:name w:val="Title"/>
    <w:basedOn w:val="1093"/>
    <w:next w:val="1093"/>
    <w:link w:val="1056"/>
    <w:uiPriority w:val="10"/>
    <w:qFormat/>
    <w:pPr>
      <w:pBdr/>
      <w:spacing w:after="80" w:line="240" w:lineRule="auto"/>
      <w:ind/>
      <w:contextualSpacing w:val="true"/>
    </w:pPr>
    <w:rPr>
      <w:rFonts w:ascii="Arial" w:hAnsi="Arial" w:eastAsia="Arial" w:cs="Arial"/>
      <w:spacing w:val="-10"/>
      <w:sz w:val="56"/>
      <w:szCs w:val="56"/>
    </w:rPr>
  </w:style>
  <w:style w:type="character" w:styleId="1056">
    <w:name w:val="Title Char"/>
    <w:basedOn w:val="1044"/>
    <w:link w:val="1055"/>
    <w:uiPriority w:val="10"/>
    <w:pPr>
      <w:pBdr/>
      <w:spacing/>
      <w:ind/>
    </w:pPr>
    <w:rPr>
      <w:rFonts w:ascii="Arial" w:hAnsi="Arial" w:eastAsia="Arial" w:cs="Arial"/>
      <w:spacing w:val="-10"/>
      <w:sz w:val="56"/>
      <w:szCs w:val="56"/>
    </w:rPr>
  </w:style>
  <w:style w:type="paragraph" w:styleId="1057">
    <w:name w:val="Subtitle"/>
    <w:basedOn w:val="1093"/>
    <w:next w:val="1093"/>
    <w:link w:val="1058"/>
    <w:uiPriority w:val="11"/>
    <w:qFormat/>
    <w:pPr>
      <w:numPr>
        <w:ilvl w:val="1"/>
      </w:numPr>
      <w:pBdr/>
      <w:spacing/>
      <w:ind/>
    </w:pPr>
    <w:rPr>
      <w:color w:val="595959" w:themeColor="text1" w:themeTint="A6"/>
      <w:spacing w:val="15"/>
      <w:sz w:val="28"/>
      <w:szCs w:val="28"/>
    </w:rPr>
  </w:style>
  <w:style w:type="character" w:styleId="1058">
    <w:name w:val="Subtitle Char"/>
    <w:basedOn w:val="1044"/>
    <w:link w:val="1057"/>
    <w:uiPriority w:val="11"/>
    <w:pPr>
      <w:pBdr/>
      <w:spacing/>
      <w:ind/>
    </w:pPr>
    <w:rPr>
      <w:color w:val="595959" w:themeColor="text1" w:themeTint="A6"/>
      <w:spacing w:val="15"/>
      <w:sz w:val="28"/>
      <w:szCs w:val="28"/>
    </w:rPr>
  </w:style>
  <w:style w:type="paragraph" w:styleId="1059">
    <w:name w:val="Quote"/>
    <w:basedOn w:val="1093"/>
    <w:next w:val="1093"/>
    <w:link w:val="1060"/>
    <w:uiPriority w:val="29"/>
    <w:qFormat/>
    <w:pPr>
      <w:pBdr/>
      <w:spacing w:before="160"/>
      <w:ind/>
      <w:jc w:val="center"/>
    </w:pPr>
    <w:rPr>
      <w:i/>
      <w:iCs/>
      <w:color w:val="404040" w:themeColor="text1" w:themeTint="BF"/>
    </w:rPr>
  </w:style>
  <w:style w:type="character" w:styleId="1060">
    <w:name w:val="Quote Char"/>
    <w:basedOn w:val="1044"/>
    <w:link w:val="1059"/>
    <w:uiPriority w:val="29"/>
    <w:pPr>
      <w:pBdr/>
      <w:spacing/>
      <w:ind/>
    </w:pPr>
    <w:rPr>
      <w:i/>
      <w:iCs/>
      <w:color w:val="404040" w:themeColor="text1" w:themeTint="BF"/>
    </w:rPr>
  </w:style>
  <w:style w:type="character" w:styleId="1061">
    <w:name w:val="Intense Emphasis"/>
    <w:basedOn w:val="1044"/>
    <w:uiPriority w:val="21"/>
    <w:qFormat/>
    <w:pPr>
      <w:pBdr/>
      <w:spacing/>
      <w:ind/>
    </w:pPr>
    <w:rPr>
      <w:i/>
      <w:iCs/>
      <w:color w:val="0f4761" w:themeColor="accent1" w:themeShade="BF"/>
    </w:rPr>
  </w:style>
  <w:style w:type="paragraph" w:styleId="1062">
    <w:name w:val="Intense Quote"/>
    <w:basedOn w:val="1093"/>
    <w:next w:val="1093"/>
    <w:link w:val="10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63">
    <w:name w:val="Intense Quote Char"/>
    <w:basedOn w:val="1044"/>
    <w:link w:val="1062"/>
    <w:uiPriority w:val="30"/>
    <w:pPr>
      <w:pBdr/>
      <w:spacing/>
      <w:ind/>
    </w:pPr>
    <w:rPr>
      <w:i/>
      <w:iCs/>
      <w:color w:val="0f4761" w:themeColor="accent1" w:themeShade="BF"/>
    </w:rPr>
  </w:style>
  <w:style w:type="character" w:styleId="1064">
    <w:name w:val="Intense Reference"/>
    <w:basedOn w:val="1044"/>
    <w:uiPriority w:val="32"/>
    <w:qFormat/>
    <w:pPr>
      <w:pBdr/>
      <w:spacing/>
      <w:ind/>
    </w:pPr>
    <w:rPr>
      <w:b/>
      <w:bCs/>
      <w:smallCaps/>
      <w:color w:val="0f4761" w:themeColor="accent1" w:themeShade="BF"/>
      <w:spacing w:val="5"/>
    </w:rPr>
  </w:style>
  <w:style w:type="paragraph" w:styleId="1065">
    <w:name w:val="No Spacing"/>
    <w:basedOn w:val="1093"/>
    <w:uiPriority w:val="1"/>
    <w:qFormat/>
    <w:pPr>
      <w:pBdr/>
      <w:spacing w:after="0" w:line="240" w:lineRule="auto"/>
      <w:ind/>
    </w:pPr>
  </w:style>
  <w:style w:type="character" w:styleId="1066">
    <w:name w:val="Subtle Emphasis"/>
    <w:basedOn w:val="1044"/>
    <w:uiPriority w:val="19"/>
    <w:qFormat/>
    <w:pPr>
      <w:pBdr/>
      <w:spacing/>
      <w:ind/>
    </w:pPr>
    <w:rPr>
      <w:i/>
      <w:iCs/>
      <w:color w:val="404040" w:themeColor="text1" w:themeTint="BF"/>
    </w:rPr>
  </w:style>
  <w:style w:type="character" w:styleId="1067">
    <w:name w:val="Emphasis"/>
    <w:basedOn w:val="1044"/>
    <w:uiPriority w:val="20"/>
    <w:qFormat/>
    <w:pPr>
      <w:pBdr/>
      <w:spacing/>
      <w:ind/>
    </w:pPr>
    <w:rPr>
      <w:i/>
      <w:iCs/>
    </w:rPr>
  </w:style>
  <w:style w:type="character" w:styleId="1068">
    <w:name w:val="Strong"/>
    <w:basedOn w:val="1044"/>
    <w:uiPriority w:val="22"/>
    <w:qFormat/>
    <w:pPr>
      <w:pBdr/>
      <w:spacing/>
      <w:ind/>
    </w:pPr>
    <w:rPr>
      <w:b/>
      <w:bCs/>
    </w:rPr>
  </w:style>
  <w:style w:type="character" w:styleId="1069">
    <w:name w:val="Subtle Reference"/>
    <w:basedOn w:val="1044"/>
    <w:uiPriority w:val="31"/>
    <w:qFormat/>
    <w:pPr>
      <w:pBdr/>
      <w:spacing/>
      <w:ind/>
    </w:pPr>
    <w:rPr>
      <w:smallCaps/>
      <w:color w:val="5a5a5a" w:themeColor="text1" w:themeTint="A5"/>
    </w:rPr>
  </w:style>
  <w:style w:type="character" w:styleId="1070">
    <w:name w:val="Book Title"/>
    <w:basedOn w:val="1044"/>
    <w:uiPriority w:val="33"/>
    <w:qFormat/>
    <w:pPr>
      <w:pBdr/>
      <w:spacing/>
      <w:ind/>
    </w:pPr>
    <w:rPr>
      <w:b/>
      <w:bCs/>
      <w:i/>
      <w:iCs/>
      <w:spacing w:val="5"/>
    </w:rPr>
  </w:style>
  <w:style w:type="paragraph" w:styleId="1071">
    <w:name w:val="Header"/>
    <w:basedOn w:val="1093"/>
    <w:link w:val="1072"/>
    <w:uiPriority w:val="99"/>
    <w:unhideWhenUsed/>
    <w:pPr>
      <w:pBdr/>
      <w:tabs>
        <w:tab w:val="center" w:leader="none" w:pos="4844"/>
        <w:tab w:val="right" w:leader="none" w:pos="9689"/>
      </w:tabs>
      <w:spacing w:after="0" w:line="240" w:lineRule="auto"/>
      <w:ind/>
    </w:pPr>
  </w:style>
  <w:style w:type="character" w:styleId="1072">
    <w:name w:val="Header Char"/>
    <w:basedOn w:val="1044"/>
    <w:link w:val="1071"/>
    <w:uiPriority w:val="99"/>
    <w:pPr>
      <w:pBdr/>
      <w:spacing/>
      <w:ind/>
    </w:pPr>
  </w:style>
  <w:style w:type="paragraph" w:styleId="1073">
    <w:name w:val="Footer"/>
    <w:basedOn w:val="1093"/>
    <w:link w:val="1074"/>
    <w:uiPriority w:val="99"/>
    <w:unhideWhenUsed/>
    <w:pPr>
      <w:pBdr/>
      <w:tabs>
        <w:tab w:val="center" w:leader="none" w:pos="4844"/>
        <w:tab w:val="right" w:leader="none" w:pos="9689"/>
      </w:tabs>
      <w:spacing w:after="0" w:line="240" w:lineRule="auto"/>
      <w:ind/>
    </w:pPr>
  </w:style>
  <w:style w:type="character" w:styleId="1074">
    <w:name w:val="Footer Char"/>
    <w:basedOn w:val="1044"/>
    <w:link w:val="1073"/>
    <w:uiPriority w:val="99"/>
    <w:pPr>
      <w:pBdr/>
      <w:spacing/>
      <w:ind/>
    </w:pPr>
  </w:style>
  <w:style w:type="paragraph" w:styleId="1075">
    <w:name w:val="Caption"/>
    <w:basedOn w:val="1093"/>
    <w:next w:val="1093"/>
    <w:uiPriority w:val="35"/>
    <w:unhideWhenUsed/>
    <w:qFormat/>
    <w:pPr>
      <w:pBdr/>
      <w:spacing w:after="200" w:line="240" w:lineRule="auto"/>
      <w:ind/>
    </w:pPr>
    <w:rPr>
      <w:i/>
      <w:iCs/>
      <w:color w:val="0e2841" w:themeColor="text2"/>
      <w:sz w:val="18"/>
      <w:szCs w:val="18"/>
    </w:rPr>
  </w:style>
  <w:style w:type="character" w:styleId="1076">
    <w:name w:val="Footnote Text Char"/>
    <w:basedOn w:val="1044"/>
    <w:link w:val="1096"/>
    <w:uiPriority w:val="99"/>
    <w:semiHidden/>
    <w:pPr>
      <w:pBdr/>
      <w:spacing/>
      <w:ind/>
    </w:pPr>
    <w:rPr>
      <w:sz w:val="20"/>
      <w:szCs w:val="20"/>
    </w:rPr>
  </w:style>
  <w:style w:type="paragraph" w:styleId="1077">
    <w:name w:val="endnote text"/>
    <w:basedOn w:val="1093"/>
    <w:link w:val="1078"/>
    <w:uiPriority w:val="99"/>
    <w:semiHidden/>
    <w:unhideWhenUsed/>
    <w:pPr>
      <w:pBdr/>
      <w:spacing w:after="0" w:line="240" w:lineRule="auto"/>
      <w:ind/>
    </w:pPr>
    <w:rPr>
      <w:sz w:val="20"/>
      <w:szCs w:val="20"/>
    </w:rPr>
  </w:style>
  <w:style w:type="character" w:styleId="1078">
    <w:name w:val="Endnote Text Char"/>
    <w:basedOn w:val="1044"/>
    <w:link w:val="1077"/>
    <w:uiPriority w:val="99"/>
    <w:semiHidden/>
    <w:pPr>
      <w:pBdr/>
      <w:spacing/>
      <w:ind/>
    </w:pPr>
    <w:rPr>
      <w:sz w:val="20"/>
      <w:szCs w:val="20"/>
    </w:rPr>
  </w:style>
  <w:style w:type="character" w:styleId="1079">
    <w:name w:val="endnote reference"/>
    <w:basedOn w:val="1044"/>
    <w:uiPriority w:val="99"/>
    <w:semiHidden/>
    <w:unhideWhenUsed/>
    <w:pPr>
      <w:pBdr/>
      <w:spacing/>
      <w:ind/>
    </w:pPr>
    <w:rPr>
      <w:vertAlign w:val="superscript"/>
    </w:rPr>
  </w:style>
  <w:style w:type="character" w:styleId="1080">
    <w:name w:val="FollowedHyperlink"/>
    <w:basedOn w:val="1044"/>
    <w:uiPriority w:val="99"/>
    <w:semiHidden/>
    <w:unhideWhenUsed/>
    <w:pPr>
      <w:pBdr/>
      <w:spacing/>
      <w:ind/>
    </w:pPr>
    <w:rPr>
      <w:color w:val="954f72" w:themeColor="followedHyperlink"/>
      <w:u w:val="single"/>
    </w:rPr>
  </w:style>
  <w:style w:type="paragraph" w:styleId="1081">
    <w:name w:val="toc 1"/>
    <w:basedOn w:val="1093"/>
    <w:next w:val="1093"/>
    <w:uiPriority w:val="39"/>
    <w:unhideWhenUsed/>
    <w:pPr>
      <w:pBdr/>
      <w:spacing w:after="100"/>
      <w:ind/>
    </w:pPr>
  </w:style>
  <w:style w:type="paragraph" w:styleId="1082">
    <w:name w:val="toc 2"/>
    <w:basedOn w:val="1093"/>
    <w:next w:val="1093"/>
    <w:uiPriority w:val="39"/>
    <w:unhideWhenUsed/>
    <w:pPr>
      <w:pBdr/>
      <w:spacing w:after="100"/>
      <w:ind w:left="220"/>
    </w:pPr>
  </w:style>
  <w:style w:type="paragraph" w:styleId="1083">
    <w:name w:val="toc 3"/>
    <w:basedOn w:val="1093"/>
    <w:next w:val="1093"/>
    <w:uiPriority w:val="39"/>
    <w:unhideWhenUsed/>
    <w:pPr>
      <w:pBdr/>
      <w:spacing w:after="100"/>
      <w:ind w:left="440"/>
    </w:pPr>
  </w:style>
  <w:style w:type="paragraph" w:styleId="1084">
    <w:name w:val="toc 4"/>
    <w:basedOn w:val="1093"/>
    <w:next w:val="1093"/>
    <w:uiPriority w:val="39"/>
    <w:unhideWhenUsed/>
    <w:pPr>
      <w:pBdr/>
      <w:spacing w:after="100"/>
      <w:ind w:left="660"/>
    </w:pPr>
  </w:style>
  <w:style w:type="paragraph" w:styleId="1085">
    <w:name w:val="toc 5"/>
    <w:basedOn w:val="1093"/>
    <w:next w:val="1093"/>
    <w:uiPriority w:val="39"/>
    <w:unhideWhenUsed/>
    <w:pPr>
      <w:pBdr/>
      <w:spacing w:after="100"/>
      <w:ind w:left="880"/>
    </w:pPr>
  </w:style>
  <w:style w:type="paragraph" w:styleId="1086">
    <w:name w:val="toc 6"/>
    <w:basedOn w:val="1093"/>
    <w:next w:val="1093"/>
    <w:uiPriority w:val="39"/>
    <w:unhideWhenUsed/>
    <w:pPr>
      <w:pBdr/>
      <w:spacing w:after="100"/>
      <w:ind w:left="1100"/>
    </w:pPr>
  </w:style>
  <w:style w:type="paragraph" w:styleId="1087">
    <w:name w:val="toc 7"/>
    <w:basedOn w:val="1093"/>
    <w:next w:val="1093"/>
    <w:uiPriority w:val="39"/>
    <w:unhideWhenUsed/>
    <w:pPr>
      <w:pBdr/>
      <w:spacing w:after="100"/>
      <w:ind w:left="1320"/>
    </w:pPr>
  </w:style>
  <w:style w:type="paragraph" w:styleId="1088">
    <w:name w:val="toc 8"/>
    <w:basedOn w:val="1093"/>
    <w:next w:val="1093"/>
    <w:uiPriority w:val="39"/>
    <w:unhideWhenUsed/>
    <w:pPr>
      <w:pBdr/>
      <w:spacing w:after="100"/>
      <w:ind w:left="1540"/>
    </w:pPr>
  </w:style>
  <w:style w:type="paragraph" w:styleId="1089">
    <w:name w:val="toc 9"/>
    <w:basedOn w:val="1093"/>
    <w:next w:val="1093"/>
    <w:uiPriority w:val="39"/>
    <w:unhideWhenUsed/>
    <w:pPr>
      <w:pBdr/>
      <w:spacing w:after="100"/>
      <w:ind w:left="1760"/>
    </w:pPr>
  </w:style>
  <w:style w:type="character" w:styleId="1090">
    <w:name w:val="Placeholder Text"/>
    <w:basedOn w:val="1044"/>
    <w:uiPriority w:val="99"/>
    <w:semiHidden/>
    <w:pPr>
      <w:pBdr/>
      <w:spacing/>
      <w:ind/>
    </w:pPr>
    <w:rPr>
      <w:color w:val="666666"/>
    </w:rPr>
  </w:style>
  <w:style w:type="paragraph" w:styleId="1091">
    <w:name w:val="TOC Heading"/>
    <w:uiPriority w:val="39"/>
    <w:unhideWhenUsed/>
    <w:pPr>
      <w:pBdr/>
      <w:spacing/>
      <w:ind/>
    </w:pPr>
  </w:style>
  <w:style w:type="paragraph" w:styleId="1092">
    <w:name w:val="table of figures"/>
    <w:basedOn w:val="1093"/>
    <w:next w:val="1093"/>
    <w:uiPriority w:val="99"/>
    <w:unhideWhenUsed/>
    <w:pPr>
      <w:pBdr/>
      <w:spacing w:after="0" w:afterAutospacing="0"/>
      <w:ind/>
    </w:pPr>
  </w:style>
  <w:style w:type="paragraph" w:styleId="1093" w:default="1">
    <w:name w:val="Normal"/>
    <w:qFormat/>
    <w:pPr>
      <w:pBdr/>
      <w:spacing/>
      <w:ind/>
    </w:pPr>
    <w:rPr>
      <w:rFonts w:eastAsiaTheme="minorEastAsia"/>
      <w:sz w:val="24"/>
      <w:szCs w:val="24"/>
    </w:rPr>
  </w:style>
  <w:style w:type="paragraph" w:styleId="1094">
    <w:name w:val="List Paragraph"/>
    <w:basedOn w:val="1093"/>
    <w:uiPriority w:val="34"/>
    <w:qFormat/>
    <w:pPr>
      <w:pBdr/>
      <w:spacing/>
      <w:ind w:left="720"/>
      <w:contextualSpacing w:val="true"/>
    </w:pPr>
  </w:style>
  <w:style w:type="character" w:styleId="1095">
    <w:name w:val="footnote reference"/>
    <w:uiPriority w:val="99"/>
    <w:unhideWhenUsed/>
    <w:pPr>
      <w:pBdr/>
      <w:spacing/>
      <w:ind/>
    </w:pPr>
    <w:rPr>
      <w:vertAlign w:val="superscript"/>
    </w:rPr>
  </w:style>
  <w:style w:type="paragraph" w:styleId="1096">
    <w:name w:val="footnote text"/>
    <w:basedOn w:val="1093"/>
    <w:link w:val="1097"/>
    <w:uiPriority w:val="99"/>
    <w:semiHidden/>
    <w:unhideWhenUsed/>
    <w:pPr>
      <w:pBdr/>
      <w:spacing w:after="40" w:line="240" w:lineRule="auto"/>
      <w:ind/>
    </w:pPr>
    <w:rPr>
      <w:sz w:val="18"/>
    </w:rPr>
  </w:style>
  <w:style w:type="character" w:styleId="1097" w:customStyle="1">
    <w:name w:val="footnote text character"/>
    <w:link w:val="1096"/>
    <w:uiPriority w:val="99"/>
    <w:pPr>
      <w:pBdr/>
      <w:spacing/>
      <w:ind/>
    </w:pPr>
    <w:rPr>
      <w:sz w:val="18"/>
    </w:rPr>
  </w:style>
  <w:style w:type="paragraph" w:styleId="1098">
    <w:name w:val="Normal (Web)"/>
    <w:basedOn w:val="1093"/>
    <w:uiPriority w:val="99"/>
    <w:semiHidden/>
    <w:unhideWhenUsed/>
    <w:pPr>
      <w:pBdr/>
      <w:spacing w:after="100" w:afterAutospacing="1" w:before="100" w:beforeAutospacing="1"/>
      <w:ind/>
    </w:pPr>
  </w:style>
  <w:style w:type="character" w:styleId="1099">
    <w:name w:val="Hyperlink"/>
    <w:basedOn w:val="1101"/>
    <w:pPr>
      <w:pBdr/>
      <w:spacing/>
      <w:ind/>
    </w:pPr>
  </w:style>
  <w:style w:type="paragraph" w:styleId="1100" w:customStyle="1">
    <w:name w:val="text-9"/>
    <w:basedOn w:val="1099"/>
    <w:qFormat/>
    <w:pPr>
      <w:pBdr/>
      <w:spacing w:after="100" w:afterAutospacing="1" w:before="100" w:beforeAutospacing="1" w:line="2" w:lineRule="atLeast"/>
      <w:ind/>
    </w:pPr>
  </w:style>
  <w:style w:type="character" w:styleId="1101">
    <w:name w:val="Hyperlink character"/>
    <w:uiPriority w:val="99"/>
    <w:unhideWhenUsed/>
    <w:pPr>
      <w:pBdr/>
      <w:spacing/>
      <w:ind/>
    </w:pPr>
    <w:rPr>
      <w:color w:val="0000ff"/>
      <w:sz w:val="24"/>
      <w:szCs w:val="24"/>
      <w:u w:val="single"/>
    </w:rPr>
  </w:style>
  <w:style w:type="character" w:styleId="1102" w:customStyle="1">
    <w:name w:val="text-9-c"/>
    <w:basedOn w:val="1101"/>
    <w:pPr>
      <w:pBdr/>
      <w:spacing/>
      <w:ind/>
    </w:pPr>
    <w:rPr>
      <w:sz w:val="24"/>
      <w:szCs w:val="24"/>
      <w:u w:val="single"/>
    </w:rPr>
  </w:style>
  <w:style w:type="paragraph" w:styleId="1103" w:customStyle="1">
    <w:name w:val="text-15"/>
    <w:qFormat/>
    <w:pPr>
      <w:pBdr/>
      <w:spacing w:after="0" w:afterAutospacing="1" w:before="0" w:beforeAutospacing="1" w:line="2" w:lineRule="atLeast"/>
      <w:ind/>
    </w:pPr>
  </w:style>
  <w:style w:type="character" w:styleId="1104" w:customStyle="1">
    <w:name w:val="text-15-c"/>
    <w:pPr>
      <w:pBdr/>
      <w:spacing/>
      <w:ind/>
    </w:pPr>
    <w:rPr>
      <w:sz w:val="24"/>
      <w:szCs w:val="24"/>
      <w:u w:val="single"/>
    </w:rPr>
  </w:style>
  <w:style w:type="paragraph" w:styleId="1105" w:customStyle="1">
    <w:name w:val="text-51"/>
    <w:qFormat/>
    <w:pPr>
      <w:pBdr/>
      <w:spacing w:after="100" w:afterAutospacing="1" w:before="100" w:beforeAutospacing="1" w:line="2" w:lineRule="atLeast"/>
      <w:ind/>
    </w:pPr>
  </w:style>
  <w:style w:type="character" w:styleId="1106" w:customStyle="1">
    <w:name w:val="text-51-c"/>
    <w:pPr>
      <w:pBdr/>
      <w:spacing/>
      <w:ind/>
    </w:pPr>
    <w:rPr>
      <w:sz w:val="24"/>
      <w:szCs w:val="24"/>
      <w:u w:val="single"/>
    </w:rPr>
  </w:style>
  <w:style w:type="paragraph" w:styleId="1107" w:customStyle="1">
    <w:name w:val="text-84"/>
    <w:qFormat/>
    <w:pPr>
      <w:pBdr/>
      <w:spacing w:after="0" w:afterAutospacing="1" w:before="0" w:beforeAutospacing="1" w:line="2" w:lineRule="atLeast"/>
      <w:ind/>
    </w:pPr>
  </w:style>
  <w:style w:type="character" w:styleId="1108" w:customStyle="1">
    <w:name w:val="text-84-c"/>
    <w:pPr>
      <w:pBdr/>
      <w:spacing/>
      <w:ind/>
    </w:pPr>
    <w:rPr>
      <w:sz w:val="24"/>
      <w:szCs w:val="24"/>
      <w:u w:val="single"/>
    </w:rPr>
  </w:style>
  <w:style w:type="paragraph" w:styleId="1109" w:customStyle="1">
    <w:name w:val="text-105"/>
    <w:basedOn w:val="1099"/>
    <w:qFormat/>
    <w:pPr>
      <w:pBdr/>
      <w:spacing w:after="0" w:afterAutospacing="1" w:before="0" w:beforeAutospacing="1" w:line="2" w:lineRule="atLeast"/>
      <w:ind/>
    </w:pPr>
  </w:style>
  <w:style w:type="character" w:styleId="1110" w:customStyle="1">
    <w:name w:val="text-105-c"/>
    <w:basedOn w:val="1101"/>
    <w:pPr>
      <w:pBdr/>
      <w:spacing/>
      <w:ind/>
    </w:pPr>
    <w:rPr>
      <w:sz w:val="24"/>
      <w:szCs w:val="24"/>
      <w:u w:val="single"/>
    </w:rPr>
  </w:style>
  <w:style w:type="character" w:styleId="1111" w:customStyle="1">
    <w:name w:val="text-108-c"/>
    <w:pPr>
      <w:pBdr/>
      <w:spacing/>
      <w:ind/>
    </w:pPr>
    <w:rPr>
      <w:sz w:val="24"/>
      <w:szCs w:val="24"/>
    </w:rPr>
  </w:style>
  <w:style w:type="paragraph" w:styleId="1112">
    <w:name w:val="Heading 1"/>
    <w:basedOn w:val="1093"/>
    <w:link w:val="1114"/>
    <w:pPr>
      <w:pBdr/>
      <w:spacing w:after="100" w:afterAutospacing="1" w:before="100" w:beforeAutospacing="1"/>
      <w:ind/>
      <w:outlineLvl w:val="0"/>
    </w:pPr>
  </w:style>
  <w:style w:type="paragraph" w:styleId="1113" w:customStyle="1">
    <w:name w:val="text-116"/>
    <w:basedOn w:val="1112"/>
    <w:qFormat/>
    <w:pPr>
      <w:pBdr/>
      <w:spacing w:after="0" w:afterAutospacing="1" w:before="0" w:beforeAutospacing="1" w:line="2" w:lineRule="atLeast"/>
      <w:ind/>
    </w:pPr>
  </w:style>
  <w:style w:type="character" w:styleId="1114" w:customStyle="1">
    <w:name w:val="Heading 1 Sign"/>
    <w:link w:val="1112"/>
    <w:uiPriority w:val="9"/>
    <w:pPr>
      <w:pBdr/>
      <w:spacing/>
      <w:ind/>
    </w:pPr>
    <w:rPr>
      <w:b/>
      <w:bCs/>
      <w:sz w:val="48"/>
      <w:szCs w:val="48"/>
    </w:rPr>
  </w:style>
  <w:style w:type="character" w:styleId="1115" w:customStyle="1">
    <w:name w:val="text-116-c"/>
    <w:basedOn w:val="1114"/>
    <w:pPr>
      <w:pBdr/>
      <w:spacing/>
      <w:ind/>
    </w:pPr>
    <w:rPr>
      <w:sz w:val="24"/>
      <w:szCs w:val="24"/>
    </w:rPr>
  </w:style>
  <w:style w:type="paragraph" w:styleId="1116">
    <w:name w:val="Heading 2"/>
    <w:basedOn w:val="1093"/>
    <w:link w:val="1118"/>
    <w:pPr>
      <w:pBdr/>
      <w:spacing w:after="100" w:afterAutospacing="1" w:before="100" w:beforeAutospacing="1"/>
      <w:ind/>
      <w:outlineLvl w:val="1"/>
    </w:pPr>
  </w:style>
  <w:style w:type="paragraph" w:styleId="1117" w:customStyle="1">
    <w:name w:val="text-122"/>
    <w:basedOn w:val="1116"/>
    <w:qFormat/>
    <w:pPr>
      <w:pBdr/>
      <w:spacing w:after="0" w:afterAutospacing="1" w:before="0" w:beforeAutospacing="1" w:line="2" w:lineRule="atLeast"/>
      <w:ind/>
    </w:pPr>
  </w:style>
  <w:style w:type="character" w:styleId="1118" w:customStyle="1">
    <w:name w:val="Heading 2 Sign"/>
    <w:link w:val="1116"/>
    <w:uiPriority w:val="9"/>
    <w:unhideWhenUsed/>
    <w:pPr>
      <w:pBdr/>
      <w:spacing/>
      <w:ind/>
    </w:pPr>
    <w:rPr>
      <w:b/>
      <w:bCs/>
      <w:sz w:val="36"/>
      <w:szCs w:val="36"/>
    </w:rPr>
  </w:style>
  <w:style w:type="character" w:styleId="1119" w:customStyle="1">
    <w:name w:val="text-122-c"/>
    <w:basedOn w:val="1118"/>
    <w:pPr>
      <w:pBdr/>
      <w:spacing/>
      <w:ind/>
    </w:pPr>
    <w:rPr>
      <w:vanish/>
      <w:sz w:val="21"/>
      <w:szCs w:val="21"/>
    </w:rPr>
  </w:style>
  <w:style w:type="paragraph" w:styleId="1120" w:customStyle="1">
    <w:name w:val="text-126"/>
    <w:qFormat/>
    <w:pPr>
      <w:pBdr>
        <w:top w:val="single" w:color="ffffff" w:sz="2" w:space="0"/>
        <w:left w:val="single" w:color="ffffff" w:sz="2" w:space="0"/>
        <w:bottom w:val="single" w:color="ffffff" w:sz="2" w:space="0"/>
        <w:right w:val="single" w:color="ffffff" w:sz="2" w:space="0"/>
      </w:pBdr>
      <w:spacing w:after="0" w:afterAutospacing="1" w:before="0" w:beforeAutospacing="1" w:line="2" w:lineRule="atLeast"/>
      <w:ind/>
    </w:pPr>
  </w:style>
  <w:style w:type="character" w:styleId="1121" w:customStyle="1">
    <w:name w:val="text-126-c"/>
    <w:pPr>
      <w:pBdr/>
      <w:spacing/>
      <w:ind/>
    </w:pPr>
    <w:rPr>
      <w:b/>
      <w:bCs/>
      <w:sz w:val="24"/>
      <w:szCs w:val="24"/>
    </w:rPr>
  </w:style>
  <w:style w:type="paragraph" w:styleId="1122" w:customStyle="1">
    <w:name w:val="text-130"/>
    <w:basedOn w:val="1116"/>
    <w:qFormat/>
    <w:pPr>
      <w:pBdr/>
      <w:spacing w:after="0" w:afterAutospacing="1" w:before="0" w:beforeAutospacing="1" w:line="2" w:lineRule="atLeast"/>
      <w:ind/>
    </w:pPr>
  </w:style>
  <w:style w:type="character" w:styleId="1123" w:customStyle="1">
    <w:name w:val="text-130-c"/>
    <w:basedOn w:val="1118"/>
    <w:pPr>
      <w:pBdr/>
      <w:spacing/>
      <w:ind/>
    </w:pPr>
    <w:rPr>
      <w:sz w:val="21"/>
      <w:szCs w:val="21"/>
    </w:rPr>
  </w:style>
  <w:style w:type="paragraph" w:styleId="1124" w:customStyle="1">
    <w:name w:val="text-133"/>
    <w:basedOn w:val="1099"/>
    <w:qFormat/>
    <w:pPr>
      <w:pBdr>
        <w:top w:val="single" w:color="ffffff" w:sz="2" w:space="0"/>
        <w:left w:val="single" w:color="ffffff" w:sz="2" w:space="0"/>
        <w:bottom w:val="single" w:color="ffffff" w:sz="2" w:space="0"/>
        <w:right w:val="single" w:color="ffffff" w:sz="2" w:space="0"/>
      </w:pBdr>
      <w:spacing w:after="0" w:afterAutospacing="1" w:before="0" w:beforeAutospacing="1" w:line="2" w:lineRule="atLeast"/>
      <w:ind/>
    </w:pPr>
  </w:style>
  <w:style w:type="character" w:styleId="1125" w:customStyle="1">
    <w:name w:val="text-133-c"/>
    <w:basedOn w:val="1101"/>
    <w:pPr>
      <w:pBdr/>
      <w:spacing/>
      <w:ind/>
    </w:pPr>
    <w:rPr>
      <w:b/>
      <w:bCs/>
      <w:sz w:val="24"/>
      <w:szCs w:val="24"/>
      <w:u w:val="single"/>
    </w:rPr>
  </w:style>
  <w:style w:type="paragraph" w:styleId="1126" w:customStyle="1">
    <w:name w:val="text-145"/>
    <w:qFormat/>
    <w:pPr>
      <w:pBdr/>
      <w:spacing w:after="0" w:afterAutospacing="1" w:before="0" w:beforeAutospacing="1" w:line="2" w:lineRule="atLeast"/>
      <w:ind/>
    </w:pPr>
  </w:style>
  <w:style w:type="character" w:styleId="1127" w:customStyle="1">
    <w:name w:val="text-145-c"/>
    <w:pPr>
      <w:pBdr/>
      <w:spacing/>
      <w:ind/>
    </w:pPr>
    <w:rPr>
      <w:sz w:val="24"/>
      <w:szCs w:val="24"/>
    </w:rPr>
  </w:style>
  <w:style w:type="paragraph" w:styleId="1128" w:customStyle="1">
    <w:name w:val="text-147"/>
    <w:qFormat/>
    <w:pPr>
      <w:pBdr/>
      <w:spacing w:after="0" w:afterAutospacing="1" w:before="0" w:beforeAutospacing="1" w:line="2" w:lineRule="atLeast"/>
      <w:ind w:left="720"/>
    </w:pPr>
  </w:style>
  <w:style w:type="character" w:styleId="1129" w:customStyle="1">
    <w:name w:val="text-147-c"/>
    <w:pPr>
      <w:pBdr/>
      <w:spacing/>
      <w:ind/>
    </w:pPr>
    <w:rPr>
      <w:sz w:val="24"/>
      <w:szCs w:val="24"/>
    </w:rPr>
  </w:style>
  <w:style w:type="character" w:styleId="1130" w:customStyle="1">
    <w:name w:val="text-180-c"/>
    <w:pPr>
      <w:pBdr/>
      <w:spacing/>
      <w:ind/>
    </w:pPr>
    <w:rPr>
      <w:b/>
      <w:bCs/>
      <w:sz w:val="24"/>
      <w:szCs w:val="24"/>
    </w:rPr>
  </w:style>
  <w:style w:type="character" w:styleId="1131" w:customStyle="1">
    <w:name w:val="text-186-c"/>
    <w:pPr>
      <w:pBdr/>
      <w:spacing/>
      <w:ind/>
    </w:pPr>
    <w:rPr>
      <w:i/>
      <w:iCs/>
      <w:sz w:val="24"/>
      <w:szCs w:val="24"/>
    </w:rPr>
  </w:style>
  <w:style w:type="paragraph" w:styleId="1132" w:customStyle="1">
    <w:name w:val="text-196"/>
    <w:qFormat/>
    <w:pPr>
      <w:pBdr/>
      <w:spacing w:after="0" w:afterAutospacing="1" w:before="0" w:beforeAutospacing="1" w:line="2" w:lineRule="atLeast"/>
      <w:ind/>
    </w:pPr>
  </w:style>
  <w:style w:type="paragraph" w:styleId="1133">
    <w:name w:val="Heading 3"/>
    <w:basedOn w:val="1093"/>
    <w:link w:val="1135"/>
    <w:pPr>
      <w:pBdr/>
      <w:spacing w:after="100" w:afterAutospacing="1" w:before="100" w:beforeAutospacing="1"/>
      <w:ind/>
      <w:outlineLvl w:val="2"/>
    </w:pPr>
  </w:style>
  <w:style w:type="paragraph" w:styleId="1134" w:customStyle="1">
    <w:name w:val="text-204"/>
    <w:basedOn w:val="1133"/>
    <w:qFormat/>
    <w:pPr>
      <w:pBdr/>
      <w:spacing w:after="0" w:afterAutospacing="1" w:before="0" w:beforeAutospacing="1" w:line="2" w:lineRule="atLeast"/>
      <w:ind/>
    </w:pPr>
  </w:style>
  <w:style w:type="character" w:styleId="1135" w:customStyle="1">
    <w:name w:val="Heading 3 Sign"/>
    <w:link w:val="1133"/>
    <w:uiPriority w:val="9"/>
    <w:unhideWhenUsed/>
    <w:pPr>
      <w:pBdr/>
      <w:spacing/>
      <w:ind/>
    </w:pPr>
    <w:rPr>
      <w:b/>
      <w:bCs/>
      <w:sz w:val="27"/>
      <w:szCs w:val="27"/>
    </w:rPr>
  </w:style>
  <w:style w:type="character" w:styleId="1136" w:customStyle="1">
    <w:name w:val="text-204-c"/>
    <w:basedOn w:val="1135"/>
    <w:pPr>
      <w:pBdr/>
      <w:spacing/>
      <w:ind/>
    </w:pPr>
    <w:rPr>
      <w:sz w:val="24"/>
      <w:szCs w:val="24"/>
    </w:rPr>
  </w:style>
  <w:style w:type="character" w:styleId="1137" w:customStyle="1">
    <w:name w:val="text-207-c"/>
    <w:pPr>
      <w:pBdr/>
      <w:spacing/>
      <w:ind/>
    </w:pPr>
    <w:rPr>
      <w:sz w:val="24"/>
      <w:szCs w:val="24"/>
      <w:shd w:val="clear" w:color="auto" w:fill="ffff00"/>
    </w:rPr>
  </w:style>
  <w:style w:type="paragraph" w:styleId="1138" w:customStyle="1">
    <w:name w:val="text-212"/>
    <w:qFormat/>
    <w:pPr>
      <w:pBdr/>
      <w:spacing w:after="0" w:afterAutospacing="1" w:before="0" w:beforeAutospacing="1" w:line="2" w:lineRule="atLeast"/>
      <w:ind/>
    </w:pPr>
  </w:style>
  <w:style w:type="character" w:styleId="1139" w:customStyle="1">
    <w:name w:val="text-212-c"/>
    <w:pPr>
      <w:pBdr/>
      <w:spacing/>
      <w:ind/>
    </w:pPr>
    <w:rPr>
      <w:sz w:val="24"/>
      <w:szCs w:val="24"/>
    </w:rPr>
  </w:style>
  <w:style w:type="paragraph" w:styleId="1140">
    <w:name w:val="Heading 4"/>
    <w:basedOn w:val="1093"/>
    <w:link w:val="1142"/>
    <w:pPr>
      <w:pBdr/>
      <w:spacing w:after="100" w:afterAutospacing="1" w:before="100" w:beforeAutospacing="1"/>
      <w:ind/>
      <w:outlineLvl w:val="3"/>
    </w:pPr>
  </w:style>
  <w:style w:type="paragraph" w:styleId="1141" w:customStyle="1">
    <w:name w:val="text-715"/>
    <w:basedOn w:val="1140"/>
    <w:qFormat/>
    <w:pPr>
      <w:pBdr/>
      <w:spacing w:after="0" w:afterAutospacing="1" w:before="0" w:beforeAutospacing="1" w:line="2" w:lineRule="atLeast"/>
      <w:ind/>
    </w:pPr>
  </w:style>
  <w:style w:type="character" w:styleId="1142" w:customStyle="1">
    <w:name w:val="Heading 4 Sign"/>
    <w:link w:val="1140"/>
    <w:uiPriority w:val="9"/>
    <w:unhideWhenUsed/>
    <w:pPr>
      <w:pBdr/>
      <w:spacing/>
      <w:ind/>
    </w:pPr>
    <w:rPr>
      <w:b/>
      <w:bCs/>
      <w:sz w:val="24"/>
      <w:szCs w:val="24"/>
    </w:rPr>
  </w:style>
  <w:style w:type="character" w:styleId="1143" w:customStyle="1">
    <w:name w:val="text-715-c"/>
    <w:basedOn w:val="1142"/>
    <w:pPr>
      <w:pBdr/>
      <w:spacing/>
      <w:ind/>
    </w:pPr>
    <w:rPr>
      <w:sz w:val="24"/>
      <w:szCs w:val="24"/>
    </w:rPr>
  </w:style>
  <w:style w:type="paragraph" w:styleId="1144" w:customStyle="1">
    <w:name w:val="text-722"/>
    <w:basedOn w:val="1099"/>
    <w:qFormat/>
    <w:pPr>
      <w:pBdr>
        <w:top w:val="single" w:color="ffffff" w:sz="2" w:space="0"/>
        <w:left w:val="single" w:color="ffffff" w:sz="2" w:space="0"/>
        <w:bottom w:val="single" w:color="ffffff" w:sz="2" w:space="0"/>
        <w:right w:val="single" w:color="ffffff" w:sz="2" w:space="0"/>
      </w:pBdr>
      <w:spacing w:after="0" w:afterAutospacing="1" w:before="0" w:beforeAutospacing="1" w:line="2" w:lineRule="atLeast"/>
      <w:ind/>
    </w:pPr>
  </w:style>
  <w:style w:type="character" w:styleId="1145" w:customStyle="1">
    <w:name w:val="text-722-c"/>
    <w:basedOn w:val="1101"/>
    <w:pPr>
      <w:pBdr/>
      <w:spacing/>
      <w:ind/>
    </w:pPr>
    <w:rPr>
      <w:b/>
      <w:bCs/>
      <w:sz w:val="24"/>
      <w:szCs w:val="24"/>
      <w:u w:val="single"/>
    </w:rPr>
  </w:style>
  <w:style w:type="paragraph" w:styleId="1146">
    <w:name w:val="Heading 5"/>
    <w:basedOn w:val="1093"/>
    <w:link w:val="1148"/>
    <w:pPr>
      <w:pBdr/>
      <w:spacing w:after="100" w:afterAutospacing="1" w:before="100" w:beforeAutospacing="1"/>
      <w:ind/>
      <w:outlineLvl w:val="4"/>
    </w:pPr>
  </w:style>
  <w:style w:type="paragraph" w:styleId="1147" w:customStyle="1">
    <w:name w:val="text-1996"/>
    <w:basedOn w:val="1146"/>
    <w:qFormat/>
    <w:pPr>
      <w:pBdr/>
      <w:spacing w:after="0" w:afterAutospacing="1" w:before="0" w:beforeAutospacing="1" w:line="2" w:lineRule="atLeast"/>
      <w:ind/>
    </w:pPr>
  </w:style>
  <w:style w:type="character" w:styleId="1148" w:customStyle="1">
    <w:name w:val="Heading 5 Sign"/>
    <w:link w:val="1146"/>
    <w:uiPriority w:val="9"/>
    <w:unhideWhenUsed/>
    <w:pPr>
      <w:pBdr/>
      <w:spacing/>
      <w:ind/>
    </w:pPr>
    <w:rPr>
      <w:b/>
      <w:bCs/>
      <w:sz w:val="20"/>
      <w:szCs w:val="20"/>
    </w:rPr>
  </w:style>
  <w:style w:type="character" w:styleId="1149" w:customStyle="1">
    <w:name w:val="text-1996-c"/>
    <w:basedOn w:val="1148"/>
    <w:pPr>
      <w:pBdr/>
      <w:spacing/>
      <w:ind/>
    </w:pPr>
    <w:rPr>
      <w:sz w:val="24"/>
      <w:szCs w:val="24"/>
    </w:rPr>
  </w:style>
  <w:style w:type="paragraph" w:styleId="1150" w:customStyle="1">
    <w:name w:val="text-3879"/>
    <w:qFormat/>
    <w:pPr>
      <w:pBdr/>
      <w:spacing w:after="100" w:afterAutospacing="1" w:before="100" w:beforeAutospacing="1" w:line="2" w:lineRule="atLeast"/>
      <w:ind/>
    </w:pPr>
  </w:style>
  <w:style w:type="character" w:styleId="1151" w:customStyle="1">
    <w:name w:val="text-3879-c"/>
    <w:pPr>
      <w:pBdr/>
      <w:spacing/>
      <w:ind/>
    </w:pPr>
    <w:rPr>
      <w:sz w:val="24"/>
      <w:szCs w:val="24"/>
    </w:rPr>
  </w:style>
  <w:style w:type="paragraph" w:styleId="1152" w:customStyle="1">
    <w:name w:val="text-3884"/>
    <w:qFormat/>
    <w:pPr>
      <w:pBdr/>
      <w:spacing w:after="100" w:afterAutospacing="1" w:before="100" w:beforeAutospacing="1" w:line="2" w:lineRule="atLeast"/>
      <w:ind/>
    </w:pPr>
  </w:style>
  <w:style w:type="character" w:styleId="1153" w:customStyle="1">
    <w:name w:val="text-3884-c"/>
    <w:pPr>
      <w:pBdr/>
      <w:spacing/>
      <w:ind/>
    </w:pPr>
    <w:rPr>
      <w:sz w:val="24"/>
      <w:szCs w:val="24"/>
    </w:rPr>
  </w:style>
  <w:style w:type="paragraph" w:styleId="1154" w:customStyle="1">
    <w:name w:val="text-3892"/>
    <w:qFormat/>
    <w:pPr>
      <w:pBdr>
        <w:top w:val="single" w:color="ffffff" w:sz="2" w:space="0"/>
        <w:left w:val="single" w:color="ffffff" w:sz="2" w:space="0"/>
        <w:bottom w:val="single" w:color="ffffff" w:sz="2" w:space="0"/>
        <w:right w:val="single" w:color="ffffff" w:sz="2" w:space="0"/>
      </w:pBdr>
      <w:spacing w:after="100" w:afterAutospacing="1" w:before="100" w:beforeAutospacing="1" w:line="2" w:lineRule="atLeast"/>
      <w:ind/>
    </w:pPr>
  </w:style>
  <w:style w:type="character" w:styleId="1155" w:customStyle="1">
    <w:name w:val="text-3892-c"/>
    <w:pPr>
      <w:pBdr/>
      <w:spacing/>
      <w:ind/>
    </w:pPr>
    <w:rPr>
      <w:b/>
      <w:bCs/>
      <w:sz w:val="24"/>
      <w:szCs w:val="24"/>
      <w:u w:val="single"/>
    </w:rPr>
  </w:style>
  <w:style w:type="paragraph" w:styleId="1156" w:customStyle="1">
    <w:name w:val="text-4080"/>
    <w:basedOn w:val="1116"/>
    <w:qFormat/>
    <w:pPr>
      <w:pBdr/>
      <w:spacing w:after="0" w:afterAutospacing="1" w:before="0" w:beforeAutospacing="1" w:line="2" w:lineRule="atLeast"/>
      <w:ind/>
    </w:pPr>
  </w:style>
  <w:style w:type="character" w:styleId="1157" w:customStyle="1">
    <w:name w:val="text-4080-c"/>
    <w:basedOn w:val="1118"/>
    <w:pPr>
      <w:pBdr/>
      <w:spacing/>
      <w:ind/>
    </w:pPr>
    <w:rPr>
      <w:sz w:val="24"/>
      <w:szCs w:val="24"/>
    </w:rPr>
  </w:style>
  <w:style w:type="paragraph" w:styleId="1158" w:customStyle="1">
    <w:name w:val="text-4088"/>
    <w:qFormat/>
    <w:pPr>
      <w:pBdr/>
      <w:spacing w:after="100" w:afterAutospacing="1" w:before="100" w:beforeAutospacing="1" w:line="2" w:lineRule="atLeast"/>
      <w:ind/>
    </w:pPr>
  </w:style>
  <w:style w:type="character" w:styleId="1159" w:customStyle="1">
    <w:name w:val="text-4088-c"/>
    <w:pPr>
      <w:pBdr/>
      <w:spacing/>
      <w:ind/>
    </w:pPr>
    <w:rPr>
      <w:sz w:val="24"/>
      <w:szCs w:val="24"/>
      <w:u w:val="single"/>
    </w:rPr>
  </w:style>
  <w:style w:type="paragraph" w:styleId="1160" w:customStyle="1">
    <w:name w:val="text-4151"/>
    <w:basedOn w:val="1116"/>
    <w:qFormat/>
    <w:pPr>
      <w:pBdr/>
      <w:spacing w:after="0" w:afterAutospacing="1" w:before="0" w:beforeAutospacing="1" w:line="2" w:lineRule="atLeast"/>
      <w:ind/>
    </w:pPr>
  </w:style>
  <w:style w:type="character" w:styleId="1161" w:customStyle="1">
    <w:name w:val="text-4151-c"/>
    <w:basedOn w:val="1118"/>
    <w:pPr>
      <w:pBdr/>
      <w:spacing/>
      <w:ind/>
    </w:pPr>
    <w:rPr>
      <w:vanish/>
      <w:sz w:val="24"/>
      <w:szCs w:val="24"/>
    </w:rPr>
  </w:style>
  <w:style w:type="paragraph" w:styleId="1162" w:customStyle="1">
    <w:name w:val="text-4159"/>
    <w:qFormat/>
    <w:pPr>
      <w:pBdr/>
      <w:spacing w:after="100" w:afterAutospacing="1" w:before="100" w:beforeAutospacing="1" w:line="2" w:lineRule="atLeast"/>
      <w:ind/>
    </w:pPr>
  </w:style>
  <w:style w:type="character" w:styleId="1163" w:customStyle="1">
    <w:name w:val="text-4159-c"/>
    <w:pPr>
      <w:pBdr/>
      <w:spacing/>
      <w:ind/>
    </w:pPr>
    <w:rPr>
      <w:vanish/>
      <w:sz w:val="24"/>
      <w:szCs w:val="24"/>
      <w:u w:val="single"/>
    </w:rPr>
  </w:style>
  <w:style w:type="paragraph" w:styleId="1164" w:customStyle="1">
    <w:name w:val="Table Heading"/>
    <w:basedOn w:val="1165"/>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center"/>
    </w:pPr>
    <w:rPr>
      <w:rFonts w:ascii="Liberation Serif" w:hAnsi="Liberation Serif" w:eastAsia="Liberation Serif" w:cs="Liberation Serif"/>
      <w:b/>
      <w:bCs/>
      <w:i w:val="0"/>
      <w:iCs w:val="0"/>
      <w:caps w:val="0"/>
      <w:smallCaps w:val="0"/>
      <w:strike w:val="0"/>
      <w:vanish w:val="0"/>
      <w:color w:val="000000"/>
      <w:spacing w:val="0"/>
      <w:position w:val="0"/>
      <w:sz w:val="24"/>
      <w:szCs w:val="24"/>
      <w:highlight w:val="none"/>
      <w:u w:val="none"/>
      <w:vertAlign w:val="baseline"/>
      <w:rtl w:val="0"/>
      <w:cs/>
      <w:lang w:val="en-US" w:eastAsia="zh-CN" w:bidi="zh-CN"/>
      <w14:ligatures w14:val="none"/>
    </w:rPr>
  </w:style>
  <w:style w:type="paragraph" w:styleId="1165" w:customStyle="1">
    <w:name w:val="Table Contents"/>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ascii="Liberation Serif" w:hAnsi="Liberation Serif" w:eastAsia="Liberation Serif" w:cs="Liberation Serif"/>
      <w:b w:val="0"/>
      <w:bCs w:val="0"/>
      <w:i w:val="0"/>
      <w:iCs w:val="0"/>
      <w:caps w:val="0"/>
      <w:smallCaps w:val="0"/>
      <w:strike w:val="0"/>
      <w:vanish w:val="0"/>
      <w:color w:val="000000"/>
      <w:spacing w:val="0"/>
      <w:position w:val="0"/>
      <w:sz w:val="24"/>
      <w:szCs w:val="24"/>
      <w:highlight w:val="none"/>
      <w:u w:val="none"/>
      <w:vertAlign w:val="baseline"/>
      <w:rtl w:val="0"/>
      <w:cs/>
      <w:lang w:val="en-US" w:eastAsia="zh-CN" w:bidi="zh-CN"/>
      <w14:ligatures w14:val="none"/>
    </w:rPr>
  </w:style>
  <w:style w:type="character" w:styleId="1166" w:customStyle="1">
    <w:name w:val="Source Text"/>
    <w:pPr>
      <w:pBdr/>
      <w:spacing/>
      <w:ind/>
    </w:pPr>
    <w:rPr>
      <w:rFonts w:ascii="Liberation Mono" w:hAnsi="Liberation Mono" w:eastAsia="Liberation Mono" w:cs="Liberation Mono"/>
      <w:sz w:val="24"/>
      <w:szCs w:val="24"/>
      <w:u w:val="none"/>
      <w: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quod.lib.umich.edu/e/eebo/A30598.0001.001/1:5?c=eebo;c=eebo2;g=eebogroup;rgn=div1;view=fulltext;xc=1;q1=Rare+Jewel+of+Christian+Contentment" TargetMode="External"/><Relationship Id="rId10" Type="http://schemas.openxmlformats.org/officeDocument/2006/relationships/hyperlink" Target="https://quod.lib.umich.edu/e/eebo/A30598.0001.001/1:7?c=eebo;c=eebo2;g=eebogroup;rgn=div1;view=fulltext;xc=1;q1=Rare+Jewel+of+Christian+Contentment" TargetMode="External"/><Relationship Id="rId11" Type="http://schemas.openxmlformats.org/officeDocument/2006/relationships/hyperlink" Target="https://quod.lib.umich.edu/cgi/t/text/feedback-idx?cc=eebo;c=eebo;c=eebo2;idno=A30598.0001.001;node=A30598.0001.001%3A6;g=eebogroup;rgn=div1;view=text;xc=1;q1=Rare%20Jewel%20of%20Christian%20Contentment;page=feedback" TargetMode="External"/><Relationship Id="rId12" Type="http://schemas.openxmlformats.org/officeDocument/2006/relationships/hyperlink" Target="https://lib.umich.edu/" TargetMode="External"/><Relationship Id="rId13" Type="http://schemas.openxmlformats.org/officeDocument/2006/relationships/hyperlink" Target="https://www.lib.umich.edu/about-us/policies/library-privacy-statement" TargetMode="External"/><Relationship Id="rId14" Type="http://schemas.openxmlformats.org/officeDocument/2006/relationships/hyperlink" Target="https://quod.lib.umich.edu/" TargetMode="External"/><Relationship Id="rId15" Type="http://schemas.openxmlformats.org/officeDocument/2006/relationships/hyperlink" Target="https://www.lib.umich.edu/collections/digital-collections" TargetMode="External"/><Relationship Id="rId16" Type="http://schemas.openxmlformats.org/officeDocument/2006/relationships/hyperlink" Target="https://www.lib.umich.edu/about-us/our-divisions-and-departments/library-information-technology/digital-content-and" TargetMode="External"/><Relationship Id="rId17" Type="http://schemas.openxmlformats.org/officeDocument/2006/relationships/hyperlink" Target="https://quod.lib.umich.edu/e/eebo?c=eebo;c=eebo2;g=eebogroup;page=help" TargetMode="External"/><Relationship Id="rId18" Type="http://schemas.openxmlformats.org/officeDocument/2006/relationships/hyperlink" Target="https://www.lib.umich.edu/about-us/policies/copyright-policy" TargetMode="External"/><Relationship Id="rId19" Type="http://schemas.openxmlformats.org/officeDocument/2006/relationships/hyperlink" Target="https://lib.umich.edu/about-us/policies/takedown-policy-private-information-u-m-digital-collections" TargetMode="External"/><Relationship Id="rId20" Type="http://schemas.openxmlformats.org/officeDocument/2006/relationships/hyperlink" Target="https://www.lib.umich.edu/about-us/policies/takedown-policy-addressing-copyright-concerns" TargetMode="External"/><Relationship Id="rId21" Type="http://schemas.openxmlformats.org/officeDocument/2006/relationships/hyperlink" Target="https://quod.lib.umich.edu/cgi/t/text/feedback-idx?cc=eebo;c=eebo;c=eebo2;idno=A30598.0001.001;node=A30598.0001.001%3A6;g=eebogroup;rgn=div1;view=text;xc=1;q1=Rare%20Jewel%20of%20Christian%20Contentment;page=feedback" TargetMode="External"/><Relationship Id="rId22" Type="http://schemas.openxmlformats.org/officeDocument/2006/relationships/hyperlink" Target="https://quod.lib.umich.edu/cgi/t/text/feedback-idx?cc=eebo;c=eebo;c=eebo2;idno=A30598.0001.001;node=A30598.0001.001%3A6;g=eebogroup;rgn=div1;view=text;xc=1;q1=Rare%20Jewel%20of%20Christian%20Contentment;page=feedback;to=content" TargetMode="External"/><Relationship Id="rId23" Type="http://schemas.openxmlformats.org/officeDocument/2006/relationships/hyperlink" Target="https://www.lib.umich.edu/collections/digital-collections/about-our-digital-collections" TargetMode="External"/><Relationship Id="rId24" Type="http://schemas.openxmlformats.org/officeDocument/2006/relationships/hyperlink" Target="https://design-system.lib.umich.edu/"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modified xsi:type="dcterms:W3CDTF">2026-10-19T20:23:19Z</dcterms:modified>
</cp:coreProperties>
</file>